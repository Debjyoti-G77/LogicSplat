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F8770" w14:textId="77777777" w:rsidR="00B07B0D" w:rsidRPr="006446FF" w:rsidRDefault="00B07B0D" w:rsidP="00B07B0D">
      <w:pPr>
        <w:spacing w:line="360" w:lineRule="auto"/>
        <w:jc w:val="center"/>
        <w:rPr>
          <w:rFonts w:ascii="Times New Roman" w:hAnsi="Times New Roman" w:cs="Times New Roman"/>
          <w:b/>
          <w:bCs/>
          <w:sz w:val="32"/>
          <w:szCs w:val="32"/>
        </w:rPr>
      </w:pPr>
      <w:proofErr w:type="spellStart"/>
      <w:r w:rsidRPr="006446FF">
        <w:rPr>
          <w:rFonts w:ascii="Times New Roman" w:hAnsi="Times New Roman" w:cs="Times New Roman"/>
          <w:b/>
          <w:bCs/>
          <w:sz w:val="32"/>
          <w:szCs w:val="32"/>
        </w:rPr>
        <w:t>LogicSplat</w:t>
      </w:r>
      <w:proofErr w:type="spellEnd"/>
      <w:r w:rsidRPr="006446FF">
        <w:rPr>
          <w:rFonts w:ascii="Times New Roman" w:hAnsi="Times New Roman" w:cs="Times New Roman"/>
          <w:b/>
          <w:bCs/>
          <w:sz w:val="32"/>
          <w:szCs w:val="32"/>
        </w:rPr>
        <w:t>: Neuro-Symbolic 3D Scene Graph Generation via Geometric Kolmogorov–Arnold Networks</w:t>
      </w:r>
    </w:p>
    <w:p w14:paraId="3FBBAB94" w14:textId="77777777" w:rsidR="00E22F04" w:rsidRPr="006446FF" w:rsidRDefault="00B07B0D" w:rsidP="00B07B0D">
      <w:pPr>
        <w:spacing w:line="360" w:lineRule="auto"/>
        <w:jc w:val="center"/>
        <w:rPr>
          <w:rFonts w:ascii="Times New Roman" w:hAnsi="Times New Roman" w:cs="Times New Roman"/>
          <w:b/>
          <w:bCs/>
          <w:noProof/>
        </w:rPr>
      </w:pPr>
      <w:r w:rsidRPr="006446FF">
        <w:rPr>
          <w:rFonts w:ascii="Times New Roman" w:hAnsi="Times New Roman" w:cs="Times New Roman"/>
          <w:b/>
          <w:bCs/>
          <w:noProof/>
        </w:rPr>
        <w:drawing>
          <wp:inline distT="0" distB="0" distL="0" distR="0" wp14:anchorId="625FD347" wp14:editId="180B43A0">
            <wp:extent cx="1790855" cy="1501270"/>
            <wp:effectExtent l="0" t="0" r="0" b="3810"/>
            <wp:docPr id="59042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26065" name="Picture 590426065"/>
                    <pic:cNvPicPr/>
                  </pic:nvPicPr>
                  <pic:blipFill>
                    <a:blip r:embed="rId7">
                      <a:extLst>
                        <a:ext uri="{28A0092B-C50C-407E-A947-70E740481C1C}">
                          <a14:useLocalDpi xmlns:a14="http://schemas.microsoft.com/office/drawing/2010/main" val="0"/>
                        </a:ext>
                      </a:extLst>
                    </a:blip>
                    <a:stretch>
                      <a:fillRect/>
                    </a:stretch>
                  </pic:blipFill>
                  <pic:spPr>
                    <a:xfrm>
                      <a:off x="0" y="0"/>
                      <a:ext cx="1790855" cy="1501270"/>
                    </a:xfrm>
                    <a:prstGeom prst="rect">
                      <a:avLst/>
                    </a:prstGeom>
                  </pic:spPr>
                </pic:pic>
              </a:graphicData>
            </a:graphic>
          </wp:inline>
        </w:drawing>
      </w:r>
    </w:p>
    <w:p w14:paraId="1DB22914" w14:textId="77777777" w:rsidR="00B07B0D" w:rsidRPr="006446FF" w:rsidRDefault="00B07B0D" w:rsidP="00B07B0D">
      <w:pPr>
        <w:rPr>
          <w:rFonts w:ascii="Times New Roman" w:hAnsi="Times New Roman" w:cs="Times New Roman"/>
          <w:b/>
          <w:bCs/>
          <w:noProof/>
        </w:rPr>
      </w:pPr>
    </w:p>
    <w:p w14:paraId="56DEB5B6" w14:textId="77777777" w:rsidR="00B07B0D" w:rsidRPr="006446FF" w:rsidRDefault="00B07B0D" w:rsidP="00B07B0D">
      <w:pPr>
        <w:tabs>
          <w:tab w:val="left" w:pos="5072"/>
        </w:tabs>
        <w:jc w:val="center"/>
        <w:rPr>
          <w:rFonts w:ascii="Times New Roman" w:hAnsi="Times New Roman" w:cs="Times New Roman"/>
          <w:b/>
          <w:bCs/>
        </w:rPr>
      </w:pPr>
      <w:r w:rsidRPr="006446FF">
        <w:rPr>
          <w:rFonts w:ascii="Times New Roman" w:hAnsi="Times New Roman" w:cs="Times New Roman"/>
          <w:b/>
          <w:bCs/>
        </w:rPr>
        <w:t>THESIS SUBMITTED TO</w:t>
      </w:r>
    </w:p>
    <w:p w14:paraId="38EDF1F7" w14:textId="77777777" w:rsidR="00B07B0D" w:rsidRPr="006446FF" w:rsidRDefault="00B07B0D" w:rsidP="00B07B0D">
      <w:pPr>
        <w:tabs>
          <w:tab w:val="left" w:pos="5072"/>
        </w:tabs>
        <w:jc w:val="center"/>
        <w:rPr>
          <w:rFonts w:ascii="Times New Roman" w:hAnsi="Times New Roman" w:cs="Times New Roman"/>
          <w:b/>
          <w:bCs/>
        </w:rPr>
      </w:pPr>
      <w:r w:rsidRPr="006446FF">
        <w:rPr>
          <w:rFonts w:ascii="Times New Roman" w:hAnsi="Times New Roman" w:cs="Times New Roman"/>
          <w:b/>
          <w:bCs/>
        </w:rPr>
        <w:t>SYMBIOSIS INSTITUTE OF GEOINFORMATICS</w:t>
      </w:r>
    </w:p>
    <w:p w14:paraId="1B686B52" w14:textId="77777777" w:rsidR="00B07B0D" w:rsidRPr="006446FF" w:rsidRDefault="00B07B0D" w:rsidP="00B07B0D">
      <w:pPr>
        <w:tabs>
          <w:tab w:val="left" w:pos="5072"/>
        </w:tabs>
        <w:jc w:val="center"/>
        <w:rPr>
          <w:rFonts w:ascii="Times New Roman" w:hAnsi="Times New Roman" w:cs="Times New Roman"/>
          <w:b/>
          <w:bCs/>
        </w:rPr>
      </w:pPr>
    </w:p>
    <w:p w14:paraId="0FE9F36C" w14:textId="77777777" w:rsidR="00B07B0D" w:rsidRPr="006446FF" w:rsidRDefault="00B07B0D" w:rsidP="00B07B0D">
      <w:pPr>
        <w:tabs>
          <w:tab w:val="left" w:pos="5072"/>
        </w:tabs>
        <w:jc w:val="center"/>
        <w:rPr>
          <w:rFonts w:ascii="Times New Roman" w:hAnsi="Times New Roman" w:cs="Times New Roman"/>
          <w:b/>
          <w:bCs/>
        </w:rPr>
      </w:pPr>
      <w:r w:rsidRPr="006446FF">
        <w:rPr>
          <w:rFonts w:ascii="Times New Roman" w:hAnsi="Times New Roman" w:cs="Times New Roman"/>
          <w:b/>
          <w:bCs/>
        </w:rPr>
        <w:t>FOR PARTIAL FULFILLMENT OF THE M. Sc. DEGREE</w:t>
      </w:r>
    </w:p>
    <w:p w14:paraId="1D2C266A" w14:textId="77777777" w:rsidR="00B07B0D" w:rsidRPr="006446FF" w:rsidRDefault="00B07B0D" w:rsidP="00B07B0D">
      <w:pPr>
        <w:tabs>
          <w:tab w:val="left" w:pos="5072"/>
        </w:tabs>
        <w:jc w:val="center"/>
        <w:rPr>
          <w:rFonts w:ascii="Times New Roman" w:hAnsi="Times New Roman" w:cs="Times New Roman"/>
          <w:b/>
          <w:bCs/>
        </w:rPr>
      </w:pPr>
    </w:p>
    <w:p w14:paraId="41CA827B" w14:textId="77777777" w:rsidR="00B07B0D" w:rsidRPr="006446FF" w:rsidRDefault="00B07B0D" w:rsidP="00B07B0D">
      <w:pPr>
        <w:tabs>
          <w:tab w:val="left" w:pos="5072"/>
        </w:tabs>
        <w:jc w:val="center"/>
        <w:rPr>
          <w:rFonts w:ascii="Times New Roman" w:hAnsi="Times New Roman" w:cs="Times New Roman"/>
          <w:b/>
          <w:bCs/>
        </w:rPr>
      </w:pPr>
      <w:r w:rsidRPr="006446FF">
        <w:rPr>
          <w:rFonts w:ascii="Times New Roman" w:hAnsi="Times New Roman" w:cs="Times New Roman"/>
          <w:b/>
          <w:bCs/>
        </w:rPr>
        <w:t>By</w:t>
      </w:r>
    </w:p>
    <w:p w14:paraId="10FC7796" w14:textId="77777777" w:rsidR="00B07B0D" w:rsidRPr="006446FF" w:rsidRDefault="00B07B0D" w:rsidP="00B07B0D">
      <w:pPr>
        <w:tabs>
          <w:tab w:val="left" w:pos="5072"/>
        </w:tabs>
        <w:jc w:val="center"/>
        <w:rPr>
          <w:rFonts w:ascii="Times New Roman" w:hAnsi="Times New Roman" w:cs="Times New Roman"/>
          <w:b/>
          <w:bCs/>
        </w:rPr>
      </w:pPr>
    </w:p>
    <w:p w14:paraId="4084733C" w14:textId="77777777" w:rsidR="00B07B0D" w:rsidRPr="006446FF" w:rsidRDefault="00B07B0D" w:rsidP="00B07B0D">
      <w:pPr>
        <w:tabs>
          <w:tab w:val="left" w:pos="5072"/>
        </w:tabs>
        <w:jc w:val="center"/>
        <w:rPr>
          <w:rFonts w:ascii="Times New Roman" w:hAnsi="Times New Roman" w:cs="Times New Roman"/>
          <w:b/>
          <w:bCs/>
        </w:rPr>
      </w:pPr>
      <w:r w:rsidRPr="006446FF">
        <w:rPr>
          <w:rFonts w:ascii="Times New Roman" w:hAnsi="Times New Roman" w:cs="Times New Roman"/>
          <w:b/>
          <w:bCs/>
        </w:rPr>
        <w:t>Debjyoti Sengupta</w:t>
      </w:r>
    </w:p>
    <w:p w14:paraId="3445920D" w14:textId="77777777" w:rsidR="00B07B0D" w:rsidRPr="006446FF" w:rsidRDefault="00B07B0D" w:rsidP="00B07B0D">
      <w:pPr>
        <w:tabs>
          <w:tab w:val="left" w:pos="5072"/>
        </w:tabs>
        <w:jc w:val="center"/>
        <w:rPr>
          <w:rFonts w:ascii="Times New Roman" w:hAnsi="Times New Roman" w:cs="Times New Roman"/>
          <w:b/>
          <w:bCs/>
        </w:rPr>
      </w:pPr>
    </w:p>
    <w:p w14:paraId="6C00BA9C" w14:textId="77777777" w:rsidR="00B07B0D" w:rsidRPr="006446FF" w:rsidRDefault="00B07B0D" w:rsidP="00B07B0D">
      <w:pPr>
        <w:tabs>
          <w:tab w:val="left" w:pos="5072"/>
        </w:tabs>
        <w:jc w:val="center"/>
        <w:rPr>
          <w:rFonts w:ascii="Times New Roman" w:hAnsi="Times New Roman" w:cs="Times New Roman"/>
          <w:b/>
          <w:bCs/>
        </w:rPr>
      </w:pPr>
      <w:r w:rsidRPr="006446FF">
        <w:rPr>
          <w:rFonts w:ascii="Times New Roman" w:hAnsi="Times New Roman" w:cs="Times New Roman"/>
          <w:b/>
          <w:bCs/>
        </w:rPr>
        <w:t>Batch of 2024-2026</w:t>
      </w:r>
    </w:p>
    <w:p w14:paraId="7303F438" w14:textId="77777777" w:rsidR="00B07B0D" w:rsidRPr="006446FF" w:rsidRDefault="00B07B0D" w:rsidP="00B07B0D">
      <w:pPr>
        <w:tabs>
          <w:tab w:val="left" w:pos="5072"/>
        </w:tabs>
        <w:jc w:val="center"/>
        <w:rPr>
          <w:rFonts w:ascii="Times New Roman" w:hAnsi="Times New Roman" w:cs="Times New Roman"/>
          <w:b/>
          <w:bCs/>
        </w:rPr>
      </w:pPr>
    </w:p>
    <w:p w14:paraId="79BD0ACA" w14:textId="77777777" w:rsidR="00B07B0D" w:rsidRPr="006446FF" w:rsidRDefault="00B07B0D" w:rsidP="00B07B0D">
      <w:pPr>
        <w:tabs>
          <w:tab w:val="left" w:pos="5072"/>
        </w:tabs>
        <w:jc w:val="center"/>
        <w:rPr>
          <w:rFonts w:ascii="Times New Roman" w:hAnsi="Times New Roman" w:cs="Times New Roman"/>
          <w:b/>
          <w:bCs/>
        </w:rPr>
      </w:pPr>
      <w:r w:rsidRPr="006446FF">
        <w:rPr>
          <w:rFonts w:ascii="Times New Roman" w:hAnsi="Times New Roman" w:cs="Times New Roman"/>
          <w:b/>
          <w:bCs/>
        </w:rPr>
        <w:t>PRN: 24070243013</w:t>
      </w:r>
    </w:p>
    <w:p w14:paraId="6453F0B9" w14:textId="77777777" w:rsidR="00B07B0D" w:rsidRPr="006446FF" w:rsidRDefault="00B07B0D" w:rsidP="00B07B0D">
      <w:pPr>
        <w:tabs>
          <w:tab w:val="left" w:pos="5072"/>
        </w:tabs>
        <w:jc w:val="center"/>
        <w:rPr>
          <w:rFonts w:ascii="Times New Roman" w:hAnsi="Times New Roman" w:cs="Times New Roman"/>
          <w:b/>
          <w:bCs/>
        </w:rPr>
      </w:pPr>
    </w:p>
    <w:p w14:paraId="0346E777" w14:textId="77777777" w:rsidR="00B07B0D" w:rsidRPr="006446FF" w:rsidRDefault="00B07B0D" w:rsidP="00B07B0D">
      <w:pPr>
        <w:tabs>
          <w:tab w:val="left" w:pos="5072"/>
        </w:tabs>
        <w:jc w:val="center"/>
        <w:rPr>
          <w:rFonts w:ascii="Times New Roman" w:hAnsi="Times New Roman" w:cs="Times New Roman"/>
          <w:b/>
          <w:bCs/>
        </w:rPr>
      </w:pPr>
      <w:r w:rsidRPr="006446FF">
        <w:rPr>
          <w:rFonts w:ascii="Times New Roman" w:hAnsi="Times New Roman" w:cs="Times New Roman"/>
          <w:b/>
          <w:bCs/>
        </w:rPr>
        <w:t>Symbiosis Institute of Geoinformatics</w:t>
      </w:r>
    </w:p>
    <w:p w14:paraId="522A762E" w14:textId="77777777" w:rsidR="00B07B0D" w:rsidRPr="006446FF" w:rsidRDefault="00B07B0D" w:rsidP="00B07B0D">
      <w:pPr>
        <w:tabs>
          <w:tab w:val="left" w:pos="5072"/>
        </w:tabs>
        <w:jc w:val="center"/>
        <w:rPr>
          <w:rFonts w:ascii="Times New Roman" w:hAnsi="Times New Roman" w:cs="Times New Roman"/>
          <w:b/>
          <w:bCs/>
        </w:rPr>
      </w:pPr>
    </w:p>
    <w:p w14:paraId="42049429" w14:textId="77777777" w:rsidR="00B07B0D" w:rsidRPr="006446FF" w:rsidRDefault="00B07B0D" w:rsidP="00B07B0D">
      <w:pPr>
        <w:tabs>
          <w:tab w:val="left" w:pos="5072"/>
        </w:tabs>
        <w:jc w:val="center"/>
        <w:rPr>
          <w:rFonts w:ascii="Times New Roman" w:hAnsi="Times New Roman" w:cs="Times New Roman"/>
          <w:b/>
          <w:bCs/>
        </w:rPr>
      </w:pPr>
      <w:r w:rsidRPr="006446FF">
        <w:rPr>
          <w:rFonts w:ascii="Times New Roman" w:hAnsi="Times New Roman" w:cs="Times New Roman"/>
          <w:b/>
          <w:bCs/>
        </w:rPr>
        <w:t>Symbiosis International (Deemed University)</w:t>
      </w:r>
    </w:p>
    <w:p w14:paraId="44B4C462" w14:textId="77777777" w:rsidR="00B07B0D" w:rsidRPr="006446FF" w:rsidRDefault="00B07B0D" w:rsidP="00B07B0D">
      <w:pPr>
        <w:tabs>
          <w:tab w:val="left" w:pos="5072"/>
        </w:tabs>
        <w:jc w:val="center"/>
        <w:rPr>
          <w:rFonts w:ascii="Times New Roman" w:hAnsi="Times New Roman" w:cs="Times New Roman"/>
          <w:b/>
          <w:bCs/>
        </w:rPr>
      </w:pPr>
    </w:p>
    <w:p w14:paraId="65DEB51F" w14:textId="77777777" w:rsidR="00B07B0D" w:rsidRPr="006446FF" w:rsidRDefault="00B07B0D" w:rsidP="00B07B0D">
      <w:pPr>
        <w:tabs>
          <w:tab w:val="left" w:pos="5072"/>
        </w:tabs>
        <w:jc w:val="center"/>
        <w:rPr>
          <w:rFonts w:ascii="Times New Roman" w:hAnsi="Times New Roman" w:cs="Times New Roman"/>
          <w:b/>
          <w:bCs/>
        </w:rPr>
      </w:pPr>
      <w:r w:rsidRPr="006446FF">
        <w:rPr>
          <w:rFonts w:ascii="Times New Roman" w:hAnsi="Times New Roman" w:cs="Times New Roman"/>
          <w:b/>
          <w:bCs/>
        </w:rPr>
        <w:t>5th Floor, Atur Centre, Gokhale Cross Road, Model Colony, Pune – 411016</w:t>
      </w:r>
    </w:p>
    <w:p w14:paraId="2BD75814" w14:textId="77777777" w:rsidR="00B07B0D" w:rsidRPr="006446FF" w:rsidRDefault="00B07B0D" w:rsidP="00B07B0D">
      <w:pPr>
        <w:tabs>
          <w:tab w:val="left" w:pos="5072"/>
        </w:tabs>
        <w:jc w:val="center"/>
        <w:rPr>
          <w:rFonts w:ascii="Times New Roman" w:hAnsi="Times New Roman" w:cs="Times New Roman"/>
          <w:b/>
          <w:bCs/>
        </w:rPr>
      </w:pPr>
    </w:p>
    <w:p w14:paraId="7F5ACDBB" w14:textId="77777777" w:rsidR="00B07B0D" w:rsidRPr="006446FF" w:rsidRDefault="00B07B0D" w:rsidP="00B07B0D">
      <w:pPr>
        <w:tabs>
          <w:tab w:val="left" w:pos="5072"/>
        </w:tabs>
        <w:jc w:val="center"/>
        <w:rPr>
          <w:rFonts w:ascii="Times New Roman" w:hAnsi="Times New Roman" w:cs="Times New Roman"/>
          <w:b/>
          <w:bCs/>
        </w:rPr>
      </w:pPr>
    </w:p>
    <w:p w14:paraId="5993704D" w14:textId="77777777" w:rsidR="00DF7509" w:rsidRDefault="007456FF" w:rsidP="00425B24">
      <w:pPr>
        <w:jc w:val="center"/>
      </w:pPr>
      <w:r>
        <w:br w:type="page"/>
      </w:r>
      <w:r>
        <w:rPr>
          <w:rFonts w:ascii="Times New Roman" w:hAnsi="Times New Roman" w:cs="Times New Roman"/>
          <w:b/>
          <w:sz w:val="28"/>
        </w:rPr>
        <w:lastRenderedPageBreak/>
        <w:t>Index</w:t>
      </w:r>
    </w:p>
    <w:p w14:paraId="08480D12" w14:textId="77777777" w:rsidR="00DF7509" w:rsidRDefault="00DF750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6768"/>
        <w:gridCol w:w="1728"/>
      </w:tblGrid>
      <w:tr w:rsidR="00EE258B" w14:paraId="7099744C" w14:textId="77777777" w:rsidTr="0000064F">
        <w:trPr>
          <w:jc w:val="center"/>
        </w:trPr>
        <w:tc>
          <w:tcPr>
            <w:tcW w:w="1152" w:type="dxa"/>
          </w:tcPr>
          <w:p w14:paraId="4F2A2FE0" w14:textId="77777777" w:rsidR="00EE258B" w:rsidRDefault="001739DD">
            <w:pPr>
              <w:jc w:val="center"/>
            </w:pPr>
            <w:r>
              <w:rPr>
                <w:rFonts w:ascii="Times New Roman" w:hAnsi="Times New Roman" w:cs="Times New Roman"/>
                <w:b/>
                <w:sz w:val="22"/>
              </w:rPr>
              <w:t>S. No.</w:t>
            </w:r>
          </w:p>
        </w:tc>
        <w:tc>
          <w:tcPr>
            <w:tcW w:w="6768" w:type="dxa"/>
          </w:tcPr>
          <w:p w14:paraId="207B7107" w14:textId="77777777" w:rsidR="00EE258B" w:rsidRDefault="001739DD">
            <w:pPr>
              <w:jc w:val="center"/>
            </w:pPr>
            <w:r>
              <w:rPr>
                <w:rFonts w:ascii="Times New Roman" w:hAnsi="Times New Roman" w:cs="Times New Roman"/>
                <w:b/>
                <w:sz w:val="22"/>
              </w:rPr>
              <w:t>Content</w:t>
            </w:r>
          </w:p>
        </w:tc>
        <w:tc>
          <w:tcPr>
            <w:tcW w:w="1728" w:type="dxa"/>
          </w:tcPr>
          <w:p w14:paraId="3AABEC6A" w14:textId="77777777" w:rsidR="00EE258B" w:rsidRDefault="001739DD">
            <w:pPr>
              <w:jc w:val="center"/>
            </w:pPr>
            <w:r>
              <w:rPr>
                <w:rFonts w:ascii="Times New Roman" w:hAnsi="Times New Roman" w:cs="Times New Roman"/>
                <w:b/>
                <w:sz w:val="22"/>
              </w:rPr>
              <w:t>Page Number</w:t>
            </w:r>
          </w:p>
        </w:tc>
      </w:tr>
      <w:tr w:rsidR="00EE258B" w14:paraId="76BDF06E" w14:textId="77777777" w:rsidTr="0000064F">
        <w:trPr>
          <w:jc w:val="center"/>
        </w:trPr>
        <w:tc>
          <w:tcPr>
            <w:tcW w:w="1152" w:type="dxa"/>
          </w:tcPr>
          <w:p w14:paraId="4A0F86FD" w14:textId="77777777" w:rsidR="00EE258B" w:rsidRDefault="00EE258B">
            <w:pPr>
              <w:jc w:val="center"/>
            </w:pPr>
          </w:p>
        </w:tc>
        <w:tc>
          <w:tcPr>
            <w:tcW w:w="6768" w:type="dxa"/>
          </w:tcPr>
          <w:p w14:paraId="50BA69A8" w14:textId="77777777" w:rsidR="00EE258B" w:rsidRDefault="001739DD">
            <w:r>
              <w:rPr>
                <w:rFonts w:ascii="Times New Roman" w:hAnsi="Times New Roman" w:cs="Times New Roman"/>
                <w:b/>
                <w:sz w:val="22"/>
              </w:rPr>
              <w:t>Certificate</w:t>
            </w:r>
          </w:p>
        </w:tc>
        <w:tc>
          <w:tcPr>
            <w:tcW w:w="1728" w:type="dxa"/>
          </w:tcPr>
          <w:p w14:paraId="1A743264" w14:textId="03A03184"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idxbm1000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w:t>
            </w:r>
            <w:r>
              <w:rPr>
                <w:rFonts w:ascii="Times New Roman" w:hAnsi="Times New Roman" w:cs="Times New Roman"/>
                <w:sz w:val="22"/>
              </w:rPr>
              <w:fldChar w:fldCharType="end"/>
            </w:r>
          </w:p>
        </w:tc>
      </w:tr>
      <w:tr w:rsidR="00EE258B" w14:paraId="3675F330" w14:textId="77777777" w:rsidTr="0000064F">
        <w:trPr>
          <w:jc w:val="center"/>
        </w:trPr>
        <w:tc>
          <w:tcPr>
            <w:tcW w:w="1152" w:type="dxa"/>
          </w:tcPr>
          <w:p w14:paraId="6FBD9E73" w14:textId="77777777" w:rsidR="00EE258B" w:rsidRDefault="00EE258B">
            <w:pPr>
              <w:jc w:val="center"/>
            </w:pPr>
          </w:p>
        </w:tc>
        <w:tc>
          <w:tcPr>
            <w:tcW w:w="6768" w:type="dxa"/>
          </w:tcPr>
          <w:p w14:paraId="58749098" w14:textId="77777777" w:rsidR="00EE258B" w:rsidRDefault="001739DD">
            <w:r>
              <w:rPr>
                <w:rFonts w:ascii="Times New Roman" w:hAnsi="Times New Roman" w:cs="Times New Roman"/>
                <w:b/>
                <w:sz w:val="22"/>
              </w:rPr>
              <w:t>Undertaking</w:t>
            </w:r>
          </w:p>
        </w:tc>
        <w:tc>
          <w:tcPr>
            <w:tcW w:w="1728" w:type="dxa"/>
          </w:tcPr>
          <w:p w14:paraId="0ADC09F0" w14:textId="764D1C8A"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idxbm1001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w:t>
            </w:r>
            <w:r>
              <w:rPr>
                <w:rFonts w:ascii="Times New Roman" w:hAnsi="Times New Roman" w:cs="Times New Roman"/>
                <w:sz w:val="22"/>
              </w:rPr>
              <w:fldChar w:fldCharType="end"/>
            </w:r>
          </w:p>
        </w:tc>
      </w:tr>
      <w:tr w:rsidR="00EE258B" w14:paraId="7BD1E8D4" w14:textId="77777777" w:rsidTr="0000064F">
        <w:trPr>
          <w:jc w:val="center"/>
        </w:trPr>
        <w:tc>
          <w:tcPr>
            <w:tcW w:w="1152" w:type="dxa"/>
          </w:tcPr>
          <w:p w14:paraId="65FF3859" w14:textId="77777777" w:rsidR="00EE258B" w:rsidRDefault="00EE258B">
            <w:pPr>
              <w:jc w:val="center"/>
            </w:pPr>
          </w:p>
        </w:tc>
        <w:tc>
          <w:tcPr>
            <w:tcW w:w="6768" w:type="dxa"/>
          </w:tcPr>
          <w:p w14:paraId="0B21AC37" w14:textId="77777777" w:rsidR="00EE258B" w:rsidRDefault="001739DD">
            <w:r>
              <w:rPr>
                <w:rFonts w:ascii="Times New Roman" w:hAnsi="Times New Roman" w:cs="Times New Roman"/>
                <w:b/>
                <w:sz w:val="22"/>
              </w:rPr>
              <w:t>Acknowledgement</w:t>
            </w:r>
          </w:p>
        </w:tc>
        <w:tc>
          <w:tcPr>
            <w:tcW w:w="1728" w:type="dxa"/>
          </w:tcPr>
          <w:p w14:paraId="25D87374" w14:textId="2B3B5D29"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idxbm1002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7</w:t>
            </w:r>
            <w:r>
              <w:rPr>
                <w:rFonts w:ascii="Times New Roman" w:hAnsi="Times New Roman" w:cs="Times New Roman"/>
                <w:sz w:val="22"/>
              </w:rPr>
              <w:fldChar w:fldCharType="end"/>
            </w:r>
          </w:p>
        </w:tc>
      </w:tr>
      <w:tr w:rsidR="00EE258B" w14:paraId="7FDC88B9" w14:textId="77777777" w:rsidTr="0000064F">
        <w:trPr>
          <w:jc w:val="center"/>
        </w:trPr>
        <w:tc>
          <w:tcPr>
            <w:tcW w:w="1152" w:type="dxa"/>
          </w:tcPr>
          <w:p w14:paraId="3EDDF5FE" w14:textId="77777777" w:rsidR="00EE258B" w:rsidRDefault="00EE258B">
            <w:pPr>
              <w:jc w:val="center"/>
            </w:pPr>
          </w:p>
        </w:tc>
        <w:tc>
          <w:tcPr>
            <w:tcW w:w="6768" w:type="dxa"/>
          </w:tcPr>
          <w:p w14:paraId="6432D72E" w14:textId="77777777" w:rsidR="00EE258B" w:rsidRDefault="001739DD">
            <w:r>
              <w:rPr>
                <w:rFonts w:ascii="Times New Roman" w:hAnsi="Times New Roman" w:cs="Times New Roman"/>
                <w:b/>
                <w:sz w:val="22"/>
              </w:rPr>
              <w:t>Abbreviation List</w:t>
            </w:r>
          </w:p>
        </w:tc>
        <w:tc>
          <w:tcPr>
            <w:tcW w:w="1728" w:type="dxa"/>
          </w:tcPr>
          <w:p w14:paraId="0D75EB9C" w14:textId="6B10E894"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idxbm1003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9</w:t>
            </w:r>
            <w:r>
              <w:rPr>
                <w:rFonts w:ascii="Times New Roman" w:hAnsi="Times New Roman" w:cs="Times New Roman"/>
                <w:sz w:val="22"/>
              </w:rPr>
              <w:fldChar w:fldCharType="end"/>
            </w:r>
          </w:p>
        </w:tc>
      </w:tr>
      <w:tr w:rsidR="00EE258B" w14:paraId="0EE1B8C7" w14:textId="77777777" w:rsidTr="0000064F">
        <w:trPr>
          <w:jc w:val="center"/>
        </w:trPr>
        <w:tc>
          <w:tcPr>
            <w:tcW w:w="1152" w:type="dxa"/>
          </w:tcPr>
          <w:p w14:paraId="4A76253B" w14:textId="77777777" w:rsidR="00EE258B" w:rsidRDefault="00EE258B">
            <w:pPr>
              <w:jc w:val="center"/>
            </w:pPr>
          </w:p>
        </w:tc>
        <w:tc>
          <w:tcPr>
            <w:tcW w:w="6768" w:type="dxa"/>
          </w:tcPr>
          <w:p w14:paraId="317F245F" w14:textId="77777777" w:rsidR="00EE258B" w:rsidRDefault="001739DD">
            <w:r>
              <w:rPr>
                <w:rFonts w:ascii="Times New Roman" w:hAnsi="Times New Roman" w:cs="Times New Roman"/>
                <w:b/>
                <w:sz w:val="22"/>
              </w:rPr>
              <w:t>Preface</w:t>
            </w:r>
          </w:p>
        </w:tc>
        <w:tc>
          <w:tcPr>
            <w:tcW w:w="1728" w:type="dxa"/>
          </w:tcPr>
          <w:p w14:paraId="75A3257A" w14:textId="5149F2E1"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idxbm1004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10</w:t>
            </w:r>
            <w:r>
              <w:rPr>
                <w:rFonts w:ascii="Times New Roman" w:hAnsi="Times New Roman" w:cs="Times New Roman"/>
                <w:sz w:val="22"/>
              </w:rPr>
              <w:fldChar w:fldCharType="end"/>
            </w:r>
          </w:p>
        </w:tc>
      </w:tr>
      <w:tr w:rsidR="00EE258B" w14:paraId="5D05959C" w14:textId="77777777" w:rsidTr="0000064F">
        <w:trPr>
          <w:jc w:val="center"/>
        </w:trPr>
        <w:tc>
          <w:tcPr>
            <w:tcW w:w="1152" w:type="dxa"/>
          </w:tcPr>
          <w:p w14:paraId="047A5CB9" w14:textId="77777777" w:rsidR="00EE258B" w:rsidRDefault="00EE258B">
            <w:pPr>
              <w:jc w:val="center"/>
            </w:pPr>
          </w:p>
        </w:tc>
        <w:tc>
          <w:tcPr>
            <w:tcW w:w="6768" w:type="dxa"/>
          </w:tcPr>
          <w:p w14:paraId="6543E20C" w14:textId="77777777" w:rsidR="00EE258B" w:rsidRDefault="001739DD">
            <w:r>
              <w:rPr>
                <w:rFonts w:ascii="Times New Roman" w:hAnsi="Times New Roman" w:cs="Times New Roman"/>
                <w:b/>
                <w:sz w:val="22"/>
              </w:rPr>
              <w:t>Abstract</w:t>
            </w:r>
          </w:p>
        </w:tc>
        <w:tc>
          <w:tcPr>
            <w:tcW w:w="1728" w:type="dxa"/>
          </w:tcPr>
          <w:p w14:paraId="7843D314" w14:textId="5F5ACDC6"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idxbm1005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11</w:t>
            </w:r>
            <w:r>
              <w:rPr>
                <w:rFonts w:ascii="Times New Roman" w:hAnsi="Times New Roman" w:cs="Times New Roman"/>
                <w:sz w:val="22"/>
              </w:rPr>
              <w:fldChar w:fldCharType="end"/>
            </w:r>
          </w:p>
        </w:tc>
      </w:tr>
      <w:tr w:rsidR="00EE258B" w14:paraId="5626D50C" w14:textId="77777777" w:rsidTr="0000064F">
        <w:trPr>
          <w:jc w:val="center"/>
        </w:trPr>
        <w:tc>
          <w:tcPr>
            <w:tcW w:w="1152" w:type="dxa"/>
          </w:tcPr>
          <w:p w14:paraId="3A495884" w14:textId="77777777" w:rsidR="00EE258B" w:rsidRDefault="001739DD">
            <w:pPr>
              <w:jc w:val="center"/>
            </w:pPr>
            <w:r>
              <w:rPr>
                <w:rFonts w:ascii="Times New Roman" w:hAnsi="Times New Roman" w:cs="Times New Roman"/>
                <w:b/>
                <w:sz w:val="22"/>
              </w:rPr>
              <w:t>1</w:t>
            </w:r>
          </w:p>
        </w:tc>
        <w:tc>
          <w:tcPr>
            <w:tcW w:w="6768" w:type="dxa"/>
          </w:tcPr>
          <w:p w14:paraId="2AD58770" w14:textId="77777777" w:rsidR="00EE258B" w:rsidRDefault="001739DD">
            <w:r>
              <w:rPr>
                <w:rFonts w:ascii="Times New Roman" w:hAnsi="Times New Roman" w:cs="Times New Roman"/>
                <w:b/>
                <w:sz w:val="22"/>
              </w:rPr>
              <w:t>Introduction</w:t>
            </w:r>
          </w:p>
        </w:tc>
        <w:tc>
          <w:tcPr>
            <w:tcW w:w="1728" w:type="dxa"/>
          </w:tcPr>
          <w:p w14:paraId="5CB9921A" w14:textId="24889708"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idxbm1006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12</w:t>
            </w:r>
            <w:r>
              <w:rPr>
                <w:rFonts w:ascii="Times New Roman" w:hAnsi="Times New Roman" w:cs="Times New Roman"/>
                <w:sz w:val="22"/>
              </w:rPr>
              <w:fldChar w:fldCharType="end"/>
            </w:r>
          </w:p>
        </w:tc>
      </w:tr>
      <w:tr w:rsidR="00EE258B" w14:paraId="473F173A" w14:textId="77777777" w:rsidTr="0000064F">
        <w:trPr>
          <w:jc w:val="center"/>
        </w:trPr>
        <w:tc>
          <w:tcPr>
            <w:tcW w:w="1152" w:type="dxa"/>
          </w:tcPr>
          <w:p w14:paraId="2AC812E4" w14:textId="77777777" w:rsidR="00EE258B" w:rsidRDefault="001739DD">
            <w:pPr>
              <w:jc w:val="center"/>
            </w:pPr>
            <w:r>
              <w:rPr>
                <w:rFonts w:ascii="Times New Roman" w:hAnsi="Times New Roman" w:cs="Times New Roman"/>
                <w:sz w:val="22"/>
              </w:rPr>
              <w:t>1.1</w:t>
            </w:r>
          </w:p>
        </w:tc>
        <w:tc>
          <w:tcPr>
            <w:tcW w:w="6768" w:type="dxa"/>
          </w:tcPr>
          <w:p w14:paraId="58896D06" w14:textId="77777777" w:rsidR="00EE258B" w:rsidRDefault="001739DD">
            <w:pPr>
              <w:ind w:left="360"/>
            </w:pPr>
            <w:r>
              <w:rPr>
                <w:rFonts w:ascii="Times New Roman" w:hAnsi="Times New Roman" w:cs="Times New Roman"/>
                <w:sz w:val="22"/>
              </w:rPr>
              <w:t>Objectives</w:t>
            </w:r>
          </w:p>
        </w:tc>
        <w:tc>
          <w:tcPr>
            <w:tcW w:w="1728" w:type="dxa"/>
          </w:tcPr>
          <w:p w14:paraId="2B2861DD" w14:textId="33CE272F"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idxbm1007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13</w:t>
            </w:r>
            <w:r>
              <w:rPr>
                <w:rFonts w:ascii="Times New Roman" w:hAnsi="Times New Roman" w:cs="Times New Roman"/>
                <w:sz w:val="22"/>
              </w:rPr>
              <w:fldChar w:fldCharType="end"/>
            </w:r>
          </w:p>
        </w:tc>
      </w:tr>
      <w:tr w:rsidR="00EE258B" w14:paraId="189EE199" w14:textId="77777777" w:rsidTr="0000064F">
        <w:trPr>
          <w:jc w:val="center"/>
        </w:trPr>
        <w:tc>
          <w:tcPr>
            <w:tcW w:w="1152" w:type="dxa"/>
          </w:tcPr>
          <w:p w14:paraId="5A6AF1E6" w14:textId="77777777" w:rsidR="00EE258B" w:rsidRDefault="001739DD">
            <w:pPr>
              <w:jc w:val="center"/>
            </w:pPr>
            <w:r>
              <w:rPr>
                <w:rFonts w:ascii="Times New Roman" w:hAnsi="Times New Roman" w:cs="Times New Roman"/>
                <w:sz w:val="22"/>
              </w:rPr>
              <w:t>1.2</w:t>
            </w:r>
          </w:p>
        </w:tc>
        <w:tc>
          <w:tcPr>
            <w:tcW w:w="6768" w:type="dxa"/>
          </w:tcPr>
          <w:p w14:paraId="53CED8A0" w14:textId="77777777" w:rsidR="00EE258B" w:rsidRDefault="001739DD">
            <w:pPr>
              <w:ind w:left="360"/>
            </w:pPr>
            <w:r>
              <w:rPr>
                <w:rFonts w:ascii="Times New Roman" w:hAnsi="Times New Roman" w:cs="Times New Roman"/>
                <w:sz w:val="22"/>
              </w:rPr>
              <w:t>Research Questions</w:t>
            </w:r>
          </w:p>
        </w:tc>
        <w:tc>
          <w:tcPr>
            <w:tcW w:w="1728" w:type="dxa"/>
          </w:tcPr>
          <w:p w14:paraId="41594452" w14:textId="597708E4"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idxbm1008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14</w:t>
            </w:r>
            <w:r>
              <w:rPr>
                <w:rFonts w:ascii="Times New Roman" w:hAnsi="Times New Roman" w:cs="Times New Roman"/>
                <w:sz w:val="22"/>
              </w:rPr>
              <w:fldChar w:fldCharType="end"/>
            </w:r>
          </w:p>
        </w:tc>
      </w:tr>
      <w:tr w:rsidR="00EE258B" w14:paraId="70F40437" w14:textId="77777777" w:rsidTr="0000064F">
        <w:trPr>
          <w:jc w:val="center"/>
        </w:trPr>
        <w:tc>
          <w:tcPr>
            <w:tcW w:w="1152" w:type="dxa"/>
          </w:tcPr>
          <w:p w14:paraId="22415BF6" w14:textId="77777777" w:rsidR="00EE258B" w:rsidRDefault="001739DD">
            <w:pPr>
              <w:jc w:val="center"/>
            </w:pPr>
            <w:r>
              <w:rPr>
                <w:rFonts w:ascii="Times New Roman" w:hAnsi="Times New Roman" w:cs="Times New Roman"/>
                <w:b/>
                <w:sz w:val="22"/>
              </w:rPr>
              <w:t>2</w:t>
            </w:r>
          </w:p>
        </w:tc>
        <w:tc>
          <w:tcPr>
            <w:tcW w:w="6768" w:type="dxa"/>
          </w:tcPr>
          <w:p w14:paraId="4071BABE" w14:textId="77777777" w:rsidR="00EE258B" w:rsidRDefault="001739DD">
            <w:r>
              <w:rPr>
                <w:rFonts w:ascii="Times New Roman" w:hAnsi="Times New Roman" w:cs="Times New Roman"/>
                <w:b/>
                <w:sz w:val="22"/>
              </w:rPr>
              <w:t>Literature Review</w:t>
            </w:r>
          </w:p>
        </w:tc>
        <w:tc>
          <w:tcPr>
            <w:tcW w:w="1728" w:type="dxa"/>
          </w:tcPr>
          <w:p w14:paraId="6615E4B6" w14:textId="10384AE1"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idxbm1009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15</w:t>
            </w:r>
            <w:r>
              <w:rPr>
                <w:rFonts w:ascii="Times New Roman" w:hAnsi="Times New Roman" w:cs="Times New Roman"/>
                <w:sz w:val="22"/>
              </w:rPr>
              <w:fldChar w:fldCharType="end"/>
            </w:r>
          </w:p>
        </w:tc>
      </w:tr>
      <w:tr w:rsidR="00EE258B" w14:paraId="7C6305AD" w14:textId="77777777" w:rsidTr="0000064F">
        <w:trPr>
          <w:jc w:val="center"/>
        </w:trPr>
        <w:tc>
          <w:tcPr>
            <w:tcW w:w="1152" w:type="dxa"/>
          </w:tcPr>
          <w:p w14:paraId="5C52939C" w14:textId="77777777" w:rsidR="00EE258B" w:rsidRDefault="001739DD">
            <w:pPr>
              <w:jc w:val="center"/>
            </w:pPr>
            <w:r>
              <w:rPr>
                <w:rFonts w:ascii="Times New Roman" w:hAnsi="Times New Roman" w:cs="Times New Roman"/>
                <w:sz w:val="22"/>
              </w:rPr>
              <w:t>2.1</w:t>
            </w:r>
          </w:p>
        </w:tc>
        <w:tc>
          <w:tcPr>
            <w:tcW w:w="6768" w:type="dxa"/>
          </w:tcPr>
          <w:p w14:paraId="66F5BB95" w14:textId="77777777" w:rsidR="00EE258B" w:rsidRDefault="001739DD">
            <w:pPr>
              <w:ind w:left="360"/>
            </w:pPr>
            <w:r>
              <w:rPr>
                <w:rFonts w:ascii="Times New Roman" w:hAnsi="Times New Roman" w:cs="Times New Roman"/>
                <w:sz w:val="22"/>
              </w:rPr>
              <w:t>Thematic Review of Related Literature</w:t>
            </w:r>
          </w:p>
        </w:tc>
        <w:tc>
          <w:tcPr>
            <w:tcW w:w="1728" w:type="dxa"/>
          </w:tcPr>
          <w:p w14:paraId="7C2A4341" w14:textId="5F9109AF"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idxbm1010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15</w:t>
            </w:r>
            <w:r>
              <w:rPr>
                <w:rFonts w:ascii="Times New Roman" w:hAnsi="Times New Roman" w:cs="Times New Roman"/>
                <w:sz w:val="22"/>
              </w:rPr>
              <w:fldChar w:fldCharType="end"/>
            </w:r>
          </w:p>
        </w:tc>
      </w:tr>
      <w:tr w:rsidR="00EE258B" w14:paraId="5BE40DC1" w14:textId="77777777" w:rsidTr="0000064F">
        <w:trPr>
          <w:jc w:val="center"/>
        </w:trPr>
        <w:tc>
          <w:tcPr>
            <w:tcW w:w="1152" w:type="dxa"/>
          </w:tcPr>
          <w:p w14:paraId="7DDDC1CB" w14:textId="77777777" w:rsidR="00EE258B" w:rsidRDefault="001739DD">
            <w:pPr>
              <w:jc w:val="center"/>
            </w:pPr>
            <w:r>
              <w:rPr>
                <w:rFonts w:ascii="Times New Roman" w:hAnsi="Times New Roman" w:cs="Times New Roman"/>
                <w:sz w:val="22"/>
              </w:rPr>
              <w:t>2.1.1</w:t>
            </w:r>
          </w:p>
        </w:tc>
        <w:tc>
          <w:tcPr>
            <w:tcW w:w="6768" w:type="dxa"/>
          </w:tcPr>
          <w:p w14:paraId="3F608401" w14:textId="77777777" w:rsidR="00EE258B" w:rsidRDefault="001739DD">
            <w:pPr>
              <w:ind w:left="720"/>
            </w:pPr>
            <w:r>
              <w:rPr>
                <w:rFonts w:ascii="Times New Roman" w:hAnsi="Times New Roman" w:cs="Times New Roman"/>
                <w:i/>
                <w:sz w:val="22"/>
              </w:rPr>
              <w:t>Gaussian Splat Scene Understanding</w:t>
            </w:r>
          </w:p>
        </w:tc>
        <w:tc>
          <w:tcPr>
            <w:tcW w:w="1728" w:type="dxa"/>
          </w:tcPr>
          <w:p w14:paraId="74B4EC8F" w14:textId="1D85340E"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idxbm1011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15</w:t>
            </w:r>
            <w:r>
              <w:rPr>
                <w:rFonts w:ascii="Times New Roman" w:hAnsi="Times New Roman" w:cs="Times New Roman"/>
                <w:sz w:val="22"/>
              </w:rPr>
              <w:fldChar w:fldCharType="end"/>
            </w:r>
          </w:p>
        </w:tc>
      </w:tr>
      <w:tr w:rsidR="00EE258B" w14:paraId="22D190B1" w14:textId="77777777" w:rsidTr="0000064F">
        <w:trPr>
          <w:jc w:val="center"/>
        </w:trPr>
        <w:tc>
          <w:tcPr>
            <w:tcW w:w="1152" w:type="dxa"/>
          </w:tcPr>
          <w:p w14:paraId="56F07CDA" w14:textId="77777777" w:rsidR="00EE258B" w:rsidRDefault="001739DD">
            <w:pPr>
              <w:jc w:val="center"/>
            </w:pPr>
            <w:r>
              <w:rPr>
                <w:rFonts w:ascii="Times New Roman" w:hAnsi="Times New Roman" w:cs="Times New Roman"/>
                <w:sz w:val="22"/>
              </w:rPr>
              <w:t>2.1.2</w:t>
            </w:r>
          </w:p>
        </w:tc>
        <w:tc>
          <w:tcPr>
            <w:tcW w:w="6768" w:type="dxa"/>
          </w:tcPr>
          <w:p w14:paraId="62F2ABEF" w14:textId="77777777" w:rsidR="00EE258B" w:rsidRDefault="001739DD">
            <w:pPr>
              <w:ind w:left="720"/>
            </w:pPr>
            <w:r>
              <w:rPr>
                <w:rFonts w:ascii="Times New Roman" w:hAnsi="Times New Roman" w:cs="Times New Roman"/>
                <w:i/>
                <w:sz w:val="22"/>
              </w:rPr>
              <w:t>3D Scene Graph Generation</w:t>
            </w:r>
          </w:p>
        </w:tc>
        <w:tc>
          <w:tcPr>
            <w:tcW w:w="1728" w:type="dxa"/>
          </w:tcPr>
          <w:p w14:paraId="12BAC984" w14:textId="74E0BDAB"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idxbm1012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16</w:t>
            </w:r>
            <w:r>
              <w:rPr>
                <w:rFonts w:ascii="Times New Roman" w:hAnsi="Times New Roman" w:cs="Times New Roman"/>
                <w:sz w:val="22"/>
              </w:rPr>
              <w:fldChar w:fldCharType="end"/>
            </w:r>
          </w:p>
        </w:tc>
      </w:tr>
      <w:tr w:rsidR="00EE258B" w14:paraId="0B20F994" w14:textId="77777777" w:rsidTr="0000064F">
        <w:trPr>
          <w:jc w:val="center"/>
        </w:trPr>
        <w:tc>
          <w:tcPr>
            <w:tcW w:w="1152" w:type="dxa"/>
          </w:tcPr>
          <w:p w14:paraId="5CA89191" w14:textId="77777777" w:rsidR="00EE258B" w:rsidRDefault="001739DD">
            <w:pPr>
              <w:jc w:val="center"/>
            </w:pPr>
            <w:r>
              <w:rPr>
                <w:rFonts w:ascii="Times New Roman" w:hAnsi="Times New Roman" w:cs="Times New Roman"/>
                <w:sz w:val="22"/>
              </w:rPr>
              <w:t>2.1.3</w:t>
            </w:r>
          </w:p>
        </w:tc>
        <w:tc>
          <w:tcPr>
            <w:tcW w:w="6768" w:type="dxa"/>
          </w:tcPr>
          <w:p w14:paraId="49E55B84" w14:textId="77777777" w:rsidR="00EE258B" w:rsidRDefault="001739DD">
            <w:pPr>
              <w:ind w:left="720"/>
            </w:pPr>
            <w:r>
              <w:rPr>
                <w:rFonts w:ascii="Times New Roman" w:hAnsi="Times New Roman" w:cs="Times New Roman"/>
                <w:i/>
                <w:sz w:val="22"/>
              </w:rPr>
              <w:t>Graph Neural Networks for Relational Reasoning</w:t>
            </w:r>
          </w:p>
        </w:tc>
        <w:tc>
          <w:tcPr>
            <w:tcW w:w="1728" w:type="dxa"/>
          </w:tcPr>
          <w:p w14:paraId="7EF4A9BF" w14:textId="65AE149B"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idxbm1013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16</w:t>
            </w:r>
            <w:r>
              <w:rPr>
                <w:rFonts w:ascii="Times New Roman" w:hAnsi="Times New Roman" w:cs="Times New Roman"/>
                <w:sz w:val="22"/>
              </w:rPr>
              <w:fldChar w:fldCharType="end"/>
            </w:r>
          </w:p>
        </w:tc>
      </w:tr>
      <w:tr w:rsidR="00EE258B" w14:paraId="372623BC" w14:textId="77777777" w:rsidTr="0000064F">
        <w:trPr>
          <w:jc w:val="center"/>
        </w:trPr>
        <w:tc>
          <w:tcPr>
            <w:tcW w:w="1152" w:type="dxa"/>
          </w:tcPr>
          <w:p w14:paraId="0B13598B" w14:textId="77777777" w:rsidR="00EE258B" w:rsidRDefault="001739DD">
            <w:pPr>
              <w:jc w:val="center"/>
            </w:pPr>
            <w:r>
              <w:rPr>
                <w:rFonts w:ascii="Times New Roman" w:hAnsi="Times New Roman" w:cs="Times New Roman"/>
                <w:sz w:val="22"/>
              </w:rPr>
              <w:t>2.1.4</w:t>
            </w:r>
          </w:p>
        </w:tc>
        <w:tc>
          <w:tcPr>
            <w:tcW w:w="6768" w:type="dxa"/>
          </w:tcPr>
          <w:p w14:paraId="005ED482" w14:textId="77777777" w:rsidR="00EE258B" w:rsidRDefault="001739DD">
            <w:pPr>
              <w:ind w:left="720"/>
            </w:pPr>
            <w:r>
              <w:rPr>
                <w:rFonts w:ascii="Times New Roman" w:hAnsi="Times New Roman" w:cs="Times New Roman"/>
                <w:i/>
                <w:sz w:val="22"/>
              </w:rPr>
              <w:t>Kolmogorov–Arnold Networks</w:t>
            </w:r>
          </w:p>
        </w:tc>
        <w:tc>
          <w:tcPr>
            <w:tcW w:w="1728" w:type="dxa"/>
          </w:tcPr>
          <w:p w14:paraId="510B3CBE" w14:textId="1BCD967E"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idxbm1014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16</w:t>
            </w:r>
            <w:r>
              <w:rPr>
                <w:rFonts w:ascii="Times New Roman" w:hAnsi="Times New Roman" w:cs="Times New Roman"/>
                <w:sz w:val="22"/>
              </w:rPr>
              <w:fldChar w:fldCharType="end"/>
            </w:r>
          </w:p>
        </w:tc>
      </w:tr>
      <w:tr w:rsidR="00EE258B" w14:paraId="2711420B" w14:textId="77777777" w:rsidTr="0000064F">
        <w:trPr>
          <w:jc w:val="center"/>
        </w:trPr>
        <w:tc>
          <w:tcPr>
            <w:tcW w:w="1152" w:type="dxa"/>
          </w:tcPr>
          <w:p w14:paraId="4D35BBF0" w14:textId="77777777" w:rsidR="00EE258B" w:rsidRDefault="001739DD">
            <w:pPr>
              <w:jc w:val="center"/>
            </w:pPr>
            <w:r>
              <w:rPr>
                <w:rFonts w:ascii="Times New Roman" w:hAnsi="Times New Roman" w:cs="Times New Roman"/>
                <w:sz w:val="22"/>
              </w:rPr>
              <w:t>2.1.5</w:t>
            </w:r>
          </w:p>
        </w:tc>
        <w:tc>
          <w:tcPr>
            <w:tcW w:w="6768" w:type="dxa"/>
          </w:tcPr>
          <w:p w14:paraId="2177BB75" w14:textId="77777777" w:rsidR="00EE258B" w:rsidRDefault="001739DD">
            <w:pPr>
              <w:ind w:left="720"/>
            </w:pPr>
            <w:r>
              <w:rPr>
                <w:rFonts w:ascii="Times New Roman" w:hAnsi="Times New Roman" w:cs="Times New Roman"/>
                <w:i/>
                <w:sz w:val="22"/>
              </w:rPr>
              <w:t>Training Under Sparse and Imbalanced Annotation</w:t>
            </w:r>
          </w:p>
        </w:tc>
        <w:tc>
          <w:tcPr>
            <w:tcW w:w="1728" w:type="dxa"/>
          </w:tcPr>
          <w:p w14:paraId="095F461B" w14:textId="2D5D3E56"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idxbm1015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17</w:t>
            </w:r>
            <w:r>
              <w:rPr>
                <w:rFonts w:ascii="Times New Roman" w:hAnsi="Times New Roman" w:cs="Times New Roman"/>
                <w:sz w:val="22"/>
              </w:rPr>
              <w:fldChar w:fldCharType="end"/>
            </w:r>
          </w:p>
        </w:tc>
      </w:tr>
      <w:tr w:rsidR="00EE258B" w14:paraId="403BAF82" w14:textId="77777777" w:rsidTr="0000064F">
        <w:trPr>
          <w:jc w:val="center"/>
        </w:trPr>
        <w:tc>
          <w:tcPr>
            <w:tcW w:w="1152" w:type="dxa"/>
          </w:tcPr>
          <w:p w14:paraId="5C1F575E" w14:textId="77777777" w:rsidR="00EE258B" w:rsidRDefault="001739DD">
            <w:pPr>
              <w:jc w:val="center"/>
            </w:pPr>
            <w:r>
              <w:rPr>
                <w:rFonts w:ascii="Times New Roman" w:hAnsi="Times New Roman" w:cs="Times New Roman"/>
                <w:sz w:val="22"/>
              </w:rPr>
              <w:t>2.1.6</w:t>
            </w:r>
          </w:p>
        </w:tc>
        <w:tc>
          <w:tcPr>
            <w:tcW w:w="6768" w:type="dxa"/>
          </w:tcPr>
          <w:p w14:paraId="396793E8" w14:textId="77777777" w:rsidR="00EE258B" w:rsidRDefault="001739DD">
            <w:pPr>
              <w:ind w:left="720"/>
            </w:pPr>
            <w:commentRangeStart w:id="0"/>
            <w:r>
              <w:rPr>
                <w:rFonts w:ascii="Times New Roman" w:hAnsi="Times New Roman" w:cs="Times New Roman"/>
                <w:i/>
                <w:sz w:val="22"/>
              </w:rPr>
              <w:t>Clustering for Object Segmentation</w:t>
            </w:r>
            <w:commentRangeEnd w:id="0"/>
            <w:r w:rsidR="002D4B7F">
              <w:rPr>
                <w:rStyle w:val="CommentReference"/>
              </w:rPr>
              <w:commentReference w:id="0"/>
            </w:r>
          </w:p>
        </w:tc>
        <w:tc>
          <w:tcPr>
            <w:tcW w:w="1728" w:type="dxa"/>
          </w:tcPr>
          <w:p w14:paraId="55A1EE31" w14:textId="78E1376C"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idxbm1016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17</w:t>
            </w:r>
            <w:r>
              <w:rPr>
                <w:rFonts w:ascii="Times New Roman" w:hAnsi="Times New Roman" w:cs="Times New Roman"/>
                <w:sz w:val="22"/>
              </w:rPr>
              <w:fldChar w:fldCharType="end"/>
            </w:r>
          </w:p>
        </w:tc>
      </w:tr>
      <w:tr w:rsidR="00EE258B" w14:paraId="6FF37D55" w14:textId="77777777" w:rsidTr="0000064F">
        <w:trPr>
          <w:jc w:val="center"/>
        </w:trPr>
        <w:tc>
          <w:tcPr>
            <w:tcW w:w="1152" w:type="dxa"/>
          </w:tcPr>
          <w:p w14:paraId="4CC8E2AC" w14:textId="77777777" w:rsidR="00EE258B" w:rsidRDefault="001739DD">
            <w:pPr>
              <w:jc w:val="center"/>
            </w:pPr>
            <w:r>
              <w:rPr>
                <w:rFonts w:ascii="Times New Roman" w:hAnsi="Times New Roman" w:cs="Times New Roman"/>
                <w:sz w:val="22"/>
              </w:rPr>
              <w:t>2.2</w:t>
            </w:r>
          </w:p>
        </w:tc>
        <w:tc>
          <w:tcPr>
            <w:tcW w:w="6768" w:type="dxa"/>
          </w:tcPr>
          <w:p w14:paraId="51ACAF29" w14:textId="77777777" w:rsidR="00EE258B" w:rsidRDefault="001739DD">
            <w:pPr>
              <w:ind w:left="360"/>
            </w:pPr>
            <w:r>
              <w:rPr>
                <w:rFonts w:ascii="Times New Roman" w:hAnsi="Times New Roman" w:cs="Times New Roman"/>
                <w:sz w:val="22"/>
              </w:rPr>
              <w:t>Research Gap and Positioning</w:t>
            </w:r>
          </w:p>
        </w:tc>
        <w:tc>
          <w:tcPr>
            <w:tcW w:w="1728" w:type="dxa"/>
          </w:tcPr>
          <w:p w14:paraId="68C88717" w14:textId="01FB529C"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idxbm1017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17</w:t>
            </w:r>
            <w:r>
              <w:rPr>
                <w:rFonts w:ascii="Times New Roman" w:hAnsi="Times New Roman" w:cs="Times New Roman"/>
                <w:sz w:val="22"/>
              </w:rPr>
              <w:fldChar w:fldCharType="end"/>
            </w:r>
          </w:p>
        </w:tc>
      </w:tr>
      <w:tr w:rsidR="00EE258B" w14:paraId="39691D19" w14:textId="77777777" w:rsidTr="0000064F">
        <w:trPr>
          <w:jc w:val="center"/>
        </w:trPr>
        <w:tc>
          <w:tcPr>
            <w:tcW w:w="1152" w:type="dxa"/>
          </w:tcPr>
          <w:p w14:paraId="6B1C0902" w14:textId="77777777" w:rsidR="00EE258B" w:rsidRDefault="001739DD">
            <w:pPr>
              <w:jc w:val="center"/>
            </w:pPr>
            <w:r>
              <w:rPr>
                <w:rFonts w:ascii="Times New Roman" w:hAnsi="Times New Roman" w:cs="Times New Roman"/>
                <w:b/>
                <w:sz w:val="22"/>
              </w:rPr>
              <w:t>3</w:t>
            </w:r>
          </w:p>
        </w:tc>
        <w:tc>
          <w:tcPr>
            <w:tcW w:w="6768" w:type="dxa"/>
          </w:tcPr>
          <w:p w14:paraId="2D92778E" w14:textId="77777777" w:rsidR="00EE258B" w:rsidRDefault="001739DD">
            <w:del w:id="1" w:author="Sahil Shah" w:date="2026-07-07T16:36:00Z">
              <w:r w:rsidDel="002D4B7F">
                <w:rPr>
                  <w:rFonts w:ascii="Times New Roman" w:hAnsi="Times New Roman" w:cs="Times New Roman"/>
                  <w:b/>
                  <w:sz w:val="22"/>
                </w:rPr>
                <w:delText xml:space="preserve">Study Area and </w:delText>
              </w:r>
            </w:del>
            <w:commentRangeStart w:id="2"/>
            <w:r>
              <w:rPr>
                <w:rFonts w:ascii="Times New Roman" w:hAnsi="Times New Roman" w:cs="Times New Roman"/>
                <w:b/>
                <w:sz w:val="22"/>
              </w:rPr>
              <w:t>Datasets</w:t>
            </w:r>
            <w:commentRangeEnd w:id="2"/>
            <w:r w:rsidR="002D4B7F">
              <w:rPr>
                <w:rStyle w:val="CommentReference"/>
              </w:rPr>
              <w:commentReference w:id="2"/>
            </w:r>
          </w:p>
        </w:tc>
        <w:tc>
          <w:tcPr>
            <w:tcW w:w="1728" w:type="dxa"/>
          </w:tcPr>
          <w:p w14:paraId="670156BA" w14:textId="1A0EA8F7"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idxbm1018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19</w:t>
            </w:r>
            <w:r>
              <w:rPr>
                <w:rFonts w:ascii="Times New Roman" w:hAnsi="Times New Roman" w:cs="Times New Roman"/>
                <w:sz w:val="22"/>
              </w:rPr>
              <w:fldChar w:fldCharType="end"/>
            </w:r>
          </w:p>
        </w:tc>
      </w:tr>
      <w:tr w:rsidR="00EE258B" w14:paraId="3A38B507" w14:textId="77777777" w:rsidTr="0000064F">
        <w:trPr>
          <w:jc w:val="center"/>
        </w:trPr>
        <w:tc>
          <w:tcPr>
            <w:tcW w:w="1152" w:type="dxa"/>
          </w:tcPr>
          <w:p w14:paraId="108E27C5" w14:textId="77777777" w:rsidR="00EE258B" w:rsidRDefault="001739DD">
            <w:pPr>
              <w:jc w:val="center"/>
            </w:pPr>
            <w:r>
              <w:rPr>
                <w:rFonts w:ascii="Times New Roman" w:hAnsi="Times New Roman" w:cs="Times New Roman"/>
                <w:sz w:val="22"/>
              </w:rPr>
              <w:t>3.1</w:t>
            </w:r>
          </w:p>
        </w:tc>
        <w:tc>
          <w:tcPr>
            <w:tcW w:w="6768" w:type="dxa"/>
          </w:tcPr>
          <w:p w14:paraId="38986252" w14:textId="77777777" w:rsidR="00EE258B" w:rsidRDefault="001739DD">
            <w:pPr>
              <w:ind w:left="360"/>
            </w:pPr>
            <w:r>
              <w:rPr>
                <w:rFonts w:ascii="Times New Roman" w:hAnsi="Times New Roman" w:cs="Times New Roman"/>
                <w:sz w:val="22"/>
              </w:rPr>
              <w:t>3RScan and 3DSSG</w:t>
            </w:r>
          </w:p>
        </w:tc>
        <w:tc>
          <w:tcPr>
            <w:tcW w:w="1728" w:type="dxa"/>
          </w:tcPr>
          <w:p w14:paraId="4900AEA4" w14:textId="7DC0FB72"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idxbm1019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19</w:t>
            </w:r>
            <w:r>
              <w:rPr>
                <w:rFonts w:ascii="Times New Roman" w:hAnsi="Times New Roman" w:cs="Times New Roman"/>
                <w:sz w:val="22"/>
              </w:rPr>
              <w:fldChar w:fldCharType="end"/>
            </w:r>
          </w:p>
        </w:tc>
      </w:tr>
      <w:tr w:rsidR="00EE258B" w14:paraId="32D779C5" w14:textId="77777777" w:rsidTr="0000064F">
        <w:trPr>
          <w:jc w:val="center"/>
        </w:trPr>
        <w:tc>
          <w:tcPr>
            <w:tcW w:w="1152" w:type="dxa"/>
          </w:tcPr>
          <w:p w14:paraId="2C859327" w14:textId="77777777" w:rsidR="00EE258B" w:rsidRDefault="001739DD">
            <w:pPr>
              <w:jc w:val="center"/>
            </w:pPr>
            <w:r>
              <w:rPr>
                <w:rFonts w:ascii="Times New Roman" w:hAnsi="Times New Roman" w:cs="Times New Roman"/>
                <w:sz w:val="22"/>
              </w:rPr>
              <w:t>3.2</w:t>
            </w:r>
          </w:p>
        </w:tc>
        <w:tc>
          <w:tcPr>
            <w:tcW w:w="6768" w:type="dxa"/>
          </w:tcPr>
          <w:p w14:paraId="1B6B0F32" w14:textId="77777777" w:rsidR="00EE258B" w:rsidRDefault="001739DD">
            <w:pPr>
              <w:ind w:left="360"/>
            </w:pPr>
            <w:r>
              <w:rPr>
                <w:rFonts w:ascii="Times New Roman" w:hAnsi="Times New Roman" w:cs="Times New Roman"/>
                <w:sz w:val="22"/>
              </w:rPr>
              <w:t>LERF</w:t>
            </w:r>
          </w:p>
        </w:tc>
        <w:tc>
          <w:tcPr>
            <w:tcW w:w="1728" w:type="dxa"/>
          </w:tcPr>
          <w:p w14:paraId="7532A456" w14:textId="68AAC035"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idxbm1020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19</w:t>
            </w:r>
            <w:r>
              <w:rPr>
                <w:rFonts w:ascii="Times New Roman" w:hAnsi="Times New Roman" w:cs="Times New Roman"/>
                <w:sz w:val="22"/>
              </w:rPr>
              <w:fldChar w:fldCharType="end"/>
            </w:r>
          </w:p>
        </w:tc>
      </w:tr>
      <w:tr w:rsidR="00EE258B" w14:paraId="7E9E659C" w14:textId="77777777" w:rsidTr="0000064F">
        <w:trPr>
          <w:jc w:val="center"/>
        </w:trPr>
        <w:tc>
          <w:tcPr>
            <w:tcW w:w="1152" w:type="dxa"/>
          </w:tcPr>
          <w:p w14:paraId="0F673E3B" w14:textId="77777777" w:rsidR="00EE258B" w:rsidRDefault="001739DD">
            <w:pPr>
              <w:jc w:val="center"/>
            </w:pPr>
            <w:r>
              <w:rPr>
                <w:rFonts w:ascii="Times New Roman" w:hAnsi="Times New Roman" w:cs="Times New Roman"/>
                <w:sz w:val="22"/>
              </w:rPr>
              <w:t>3.3</w:t>
            </w:r>
          </w:p>
        </w:tc>
        <w:tc>
          <w:tcPr>
            <w:tcW w:w="6768" w:type="dxa"/>
          </w:tcPr>
          <w:p w14:paraId="06CB11BD" w14:textId="77777777" w:rsidR="00EE258B" w:rsidRDefault="001739DD">
            <w:pPr>
              <w:ind w:left="360"/>
            </w:pPr>
            <w:r>
              <w:rPr>
                <w:rFonts w:ascii="Times New Roman" w:hAnsi="Times New Roman" w:cs="Times New Roman"/>
                <w:sz w:val="22"/>
              </w:rPr>
              <w:t>Custom Tabletop Scenes (Cross-Domain Evaluation)</w:t>
            </w:r>
          </w:p>
        </w:tc>
        <w:tc>
          <w:tcPr>
            <w:tcW w:w="1728" w:type="dxa"/>
          </w:tcPr>
          <w:p w14:paraId="37742AE5" w14:textId="08CCC426"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idxbm1021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20</w:t>
            </w:r>
            <w:r>
              <w:rPr>
                <w:rFonts w:ascii="Times New Roman" w:hAnsi="Times New Roman" w:cs="Times New Roman"/>
                <w:sz w:val="22"/>
              </w:rPr>
              <w:fldChar w:fldCharType="end"/>
            </w:r>
          </w:p>
        </w:tc>
      </w:tr>
      <w:tr w:rsidR="00EE258B" w14:paraId="009CAA98" w14:textId="77777777" w:rsidTr="0000064F">
        <w:trPr>
          <w:jc w:val="center"/>
        </w:trPr>
        <w:tc>
          <w:tcPr>
            <w:tcW w:w="1152" w:type="dxa"/>
          </w:tcPr>
          <w:p w14:paraId="1DAD0A62" w14:textId="77777777" w:rsidR="00EE258B" w:rsidRDefault="001739DD">
            <w:pPr>
              <w:jc w:val="center"/>
            </w:pPr>
            <w:r>
              <w:rPr>
                <w:rFonts w:ascii="Times New Roman" w:hAnsi="Times New Roman" w:cs="Times New Roman"/>
                <w:b/>
                <w:sz w:val="22"/>
              </w:rPr>
              <w:t>4</w:t>
            </w:r>
          </w:p>
        </w:tc>
        <w:tc>
          <w:tcPr>
            <w:tcW w:w="6768" w:type="dxa"/>
          </w:tcPr>
          <w:p w14:paraId="12741D0F" w14:textId="77777777" w:rsidR="00EE258B" w:rsidRDefault="001739DD">
            <w:r>
              <w:rPr>
                <w:rFonts w:ascii="Times New Roman" w:hAnsi="Times New Roman" w:cs="Times New Roman"/>
                <w:b/>
                <w:sz w:val="22"/>
              </w:rPr>
              <w:t>Methodology</w:t>
            </w:r>
          </w:p>
        </w:tc>
        <w:tc>
          <w:tcPr>
            <w:tcW w:w="1728" w:type="dxa"/>
          </w:tcPr>
          <w:p w14:paraId="0B8B788F" w14:textId="7D8EAD34"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idxbm1022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21</w:t>
            </w:r>
            <w:r>
              <w:rPr>
                <w:rFonts w:ascii="Times New Roman" w:hAnsi="Times New Roman" w:cs="Times New Roman"/>
                <w:sz w:val="22"/>
              </w:rPr>
              <w:fldChar w:fldCharType="end"/>
            </w:r>
          </w:p>
        </w:tc>
      </w:tr>
      <w:tr w:rsidR="00EE258B" w14:paraId="2C5534C6" w14:textId="77777777" w:rsidTr="0000064F">
        <w:trPr>
          <w:jc w:val="center"/>
        </w:trPr>
        <w:tc>
          <w:tcPr>
            <w:tcW w:w="1152" w:type="dxa"/>
          </w:tcPr>
          <w:p w14:paraId="154935E1" w14:textId="77777777" w:rsidR="00EE258B" w:rsidRDefault="001739DD">
            <w:pPr>
              <w:jc w:val="center"/>
            </w:pPr>
            <w:r>
              <w:rPr>
                <w:rFonts w:ascii="Times New Roman" w:hAnsi="Times New Roman" w:cs="Times New Roman"/>
                <w:sz w:val="22"/>
              </w:rPr>
              <w:t>4.1</w:t>
            </w:r>
          </w:p>
        </w:tc>
        <w:tc>
          <w:tcPr>
            <w:tcW w:w="6768" w:type="dxa"/>
          </w:tcPr>
          <w:p w14:paraId="34A4B61B" w14:textId="77777777" w:rsidR="00EE258B" w:rsidRDefault="001739DD">
            <w:pPr>
              <w:ind w:left="360"/>
            </w:pPr>
            <w:r>
              <w:rPr>
                <w:rFonts w:ascii="Times New Roman" w:hAnsi="Times New Roman" w:cs="Times New Roman"/>
                <w:sz w:val="22"/>
              </w:rPr>
              <w:t>Pipeline Overview</w:t>
            </w:r>
          </w:p>
        </w:tc>
        <w:tc>
          <w:tcPr>
            <w:tcW w:w="1728" w:type="dxa"/>
          </w:tcPr>
          <w:p w14:paraId="2DEB0616" w14:textId="05623FC3"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idxbm1023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21</w:t>
            </w:r>
            <w:r>
              <w:rPr>
                <w:rFonts w:ascii="Times New Roman" w:hAnsi="Times New Roman" w:cs="Times New Roman"/>
                <w:sz w:val="22"/>
              </w:rPr>
              <w:fldChar w:fldCharType="end"/>
            </w:r>
          </w:p>
        </w:tc>
      </w:tr>
      <w:tr w:rsidR="00EE258B" w14:paraId="486D2C14" w14:textId="77777777" w:rsidTr="0000064F">
        <w:trPr>
          <w:jc w:val="center"/>
        </w:trPr>
        <w:tc>
          <w:tcPr>
            <w:tcW w:w="1152" w:type="dxa"/>
          </w:tcPr>
          <w:p w14:paraId="5BD669A8" w14:textId="77777777" w:rsidR="00EE258B" w:rsidRDefault="001739DD">
            <w:pPr>
              <w:jc w:val="center"/>
            </w:pPr>
            <w:r>
              <w:rPr>
                <w:rFonts w:ascii="Times New Roman" w:hAnsi="Times New Roman" w:cs="Times New Roman"/>
                <w:sz w:val="22"/>
              </w:rPr>
              <w:t>4.2</w:t>
            </w:r>
          </w:p>
        </w:tc>
        <w:tc>
          <w:tcPr>
            <w:tcW w:w="6768" w:type="dxa"/>
          </w:tcPr>
          <w:p w14:paraId="4BA02C6F" w14:textId="77777777" w:rsidR="00EE258B" w:rsidRDefault="001739DD">
            <w:pPr>
              <w:ind w:left="360"/>
            </w:pPr>
            <w:r>
              <w:rPr>
                <w:rFonts w:ascii="Times New Roman" w:hAnsi="Times New Roman" w:cs="Times New Roman"/>
                <w:sz w:val="22"/>
              </w:rPr>
              <w:t>Object Clustering (HDBSCAN)</w:t>
            </w:r>
          </w:p>
        </w:tc>
        <w:tc>
          <w:tcPr>
            <w:tcW w:w="1728" w:type="dxa"/>
          </w:tcPr>
          <w:p w14:paraId="5AD56AC0" w14:textId="776977EE"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idxbm1024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22</w:t>
            </w:r>
            <w:r>
              <w:rPr>
                <w:rFonts w:ascii="Times New Roman" w:hAnsi="Times New Roman" w:cs="Times New Roman"/>
                <w:sz w:val="22"/>
              </w:rPr>
              <w:fldChar w:fldCharType="end"/>
            </w:r>
          </w:p>
        </w:tc>
      </w:tr>
      <w:tr w:rsidR="00EE258B" w14:paraId="704643A2" w14:textId="77777777" w:rsidTr="0000064F">
        <w:trPr>
          <w:jc w:val="center"/>
        </w:trPr>
        <w:tc>
          <w:tcPr>
            <w:tcW w:w="1152" w:type="dxa"/>
          </w:tcPr>
          <w:p w14:paraId="1F40DD6D" w14:textId="77777777" w:rsidR="00EE258B" w:rsidRDefault="001739DD">
            <w:pPr>
              <w:jc w:val="center"/>
            </w:pPr>
            <w:r>
              <w:rPr>
                <w:rFonts w:ascii="Times New Roman" w:hAnsi="Times New Roman" w:cs="Times New Roman"/>
                <w:sz w:val="22"/>
              </w:rPr>
              <w:t>4.3</w:t>
            </w:r>
          </w:p>
        </w:tc>
        <w:tc>
          <w:tcPr>
            <w:tcW w:w="6768" w:type="dxa"/>
          </w:tcPr>
          <w:p w14:paraId="167B5021" w14:textId="77777777" w:rsidR="00EE258B" w:rsidRDefault="001739DD">
            <w:pPr>
              <w:ind w:left="360"/>
            </w:pPr>
            <w:r>
              <w:rPr>
                <w:rFonts w:ascii="Times New Roman" w:hAnsi="Times New Roman" w:cs="Times New Roman"/>
                <w:sz w:val="22"/>
              </w:rPr>
              <w:t>Feature Engineering</w:t>
            </w:r>
          </w:p>
        </w:tc>
        <w:tc>
          <w:tcPr>
            <w:tcW w:w="1728" w:type="dxa"/>
          </w:tcPr>
          <w:p w14:paraId="13BDB7F1" w14:textId="1A32B9AE"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idxbm1025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23</w:t>
            </w:r>
            <w:r>
              <w:rPr>
                <w:rFonts w:ascii="Times New Roman" w:hAnsi="Times New Roman" w:cs="Times New Roman"/>
                <w:sz w:val="22"/>
              </w:rPr>
              <w:fldChar w:fldCharType="end"/>
            </w:r>
          </w:p>
        </w:tc>
      </w:tr>
      <w:tr w:rsidR="00EE258B" w14:paraId="34DDCBDE" w14:textId="77777777" w:rsidTr="0000064F">
        <w:trPr>
          <w:jc w:val="center"/>
        </w:trPr>
        <w:tc>
          <w:tcPr>
            <w:tcW w:w="1152" w:type="dxa"/>
          </w:tcPr>
          <w:p w14:paraId="529D88B3" w14:textId="77777777" w:rsidR="00EE258B" w:rsidRDefault="001739DD">
            <w:pPr>
              <w:jc w:val="center"/>
            </w:pPr>
            <w:r>
              <w:rPr>
                <w:rFonts w:ascii="Times New Roman" w:hAnsi="Times New Roman" w:cs="Times New Roman"/>
                <w:sz w:val="22"/>
              </w:rPr>
              <w:lastRenderedPageBreak/>
              <w:t>4.3.1</w:t>
            </w:r>
          </w:p>
        </w:tc>
        <w:tc>
          <w:tcPr>
            <w:tcW w:w="6768" w:type="dxa"/>
          </w:tcPr>
          <w:p w14:paraId="009215C5" w14:textId="77777777" w:rsidR="00EE258B" w:rsidRDefault="001739DD">
            <w:pPr>
              <w:ind w:left="720"/>
            </w:pPr>
            <w:r>
              <w:rPr>
                <w:rFonts w:ascii="Times New Roman" w:hAnsi="Times New Roman" w:cs="Times New Roman"/>
                <w:i/>
                <w:sz w:val="22"/>
              </w:rPr>
              <w:t>Node Features (10-Dimensional)</w:t>
            </w:r>
          </w:p>
        </w:tc>
        <w:tc>
          <w:tcPr>
            <w:tcW w:w="1728" w:type="dxa"/>
          </w:tcPr>
          <w:p w14:paraId="7F59D8C4" w14:textId="4808DE14"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idxbm1026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23</w:t>
            </w:r>
            <w:r>
              <w:rPr>
                <w:rFonts w:ascii="Times New Roman" w:hAnsi="Times New Roman" w:cs="Times New Roman"/>
                <w:sz w:val="22"/>
              </w:rPr>
              <w:fldChar w:fldCharType="end"/>
            </w:r>
          </w:p>
        </w:tc>
      </w:tr>
      <w:tr w:rsidR="00EE258B" w14:paraId="6E8F0334" w14:textId="77777777" w:rsidTr="0000064F">
        <w:trPr>
          <w:jc w:val="center"/>
        </w:trPr>
        <w:tc>
          <w:tcPr>
            <w:tcW w:w="1152" w:type="dxa"/>
          </w:tcPr>
          <w:p w14:paraId="3BE2E1FC" w14:textId="77777777" w:rsidR="00EE258B" w:rsidRDefault="001739DD">
            <w:pPr>
              <w:jc w:val="center"/>
            </w:pPr>
            <w:r>
              <w:rPr>
                <w:rFonts w:ascii="Times New Roman" w:hAnsi="Times New Roman" w:cs="Times New Roman"/>
                <w:sz w:val="22"/>
              </w:rPr>
              <w:t>4.3.2</w:t>
            </w:r>
          </w:p>
        </w:tc>
        <w:tc>
          <w:tcPr>
            <w:tcW w:w="6768" w:type="dxa"/>
          </w:tcPr>
          <w:p w14:paraId="0A044E53" w14:textId="77777777" w:rsidR="00EE258B" w:rsidRDefault="001739DD">
            <w:pPr>
              <w:ind w:left="720"/>
            </w:pPr>
            <w:r>
              <w:rPr>
                <w:rFonts w:ascii="Times New Roman" w:hAnsi="Times New Roman" w:cs="Times New Roman"/>
                <w:i/>
                <w:sz w:val="22"/>
              </w:rPr>
              <w:t>Edge Features (22-Dimensional)</w:t>
            </w:r>
          </w:p>
        </w:tc>
        <w:tc>
          <w:tcPr>
            <w:tcW w:w="1728" w:type="dxa"/>
          </w:tcPr>
          <w:p w14:paraId="623D8E75" w14:textId="08A84C2E"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idxbm1027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23</w:t>
            </w:r>
            <w:r>
              <w:rPr>
                <w:rFonts w:ascii="Times New Roman" w:hAnsi="Times New Roman" w:cs="Times New Roman"/>
                <w:sz w:val="22"/>
              </w:rPr>
              <w:fldChar w:fldCharType="end"/>
            </w:r>
          </w:p>
        </w:tc>
      </w:tr>
      <w:tr w:rsidR="00EE258B" w14:paraId="0F5BBCD0" w14:textId="77777777" w:rsidTr="0000064F">
        <w:trPr>
          <w:jc w:val="center"/>
        </w:trPr>
        <w:tc>
          <w:tcPr>
            <w:tcW w:w="1152" w:type="dxa"/>
          </w:tcPr>
          <w:p w14:paraId="7F7AE6E3" w14:textId="77777777" w:rsidR="00EE258B" w:rsidRDefault="001739DD">
            <w:pPr>
              <w:jc w:val="center"/>
            </w:pPr>
            <w:r>
              <w:rPr>
                <w:rFonts w:ascii="Times New Roman" w:hAnsi="Times New Roman" w:cs="Times New Roman"/>
                <w:sz w:val="22"/>
              </w:rPr>
              <w:t>4.4</w:t>
            </w:r>
          </w:p>
        </w:tc>
        <w:tc>
          <w:tcPr>
            <w:tcW w:w="6768" w:type="dxa"/>
          </w:tcPr>
          <w:p w14:paraId="28F87C31" w14:textId="77777777" w:rsidR="00EE258B" w:rsidRDefault="001739DD">
            <w:pPr>
              <w:ind w:left="360"/>
            </w:pPr>
            <w:r>
              <w:rPr>
                <w:rFonts w:ascii="Times New Roman" w:hAnsi="Times New Roman" w:cs="Times New Roman"/>
                <w:sz w:val="22"/>
              </w:rPr>
              <w:t>Rule-Based Label Injection</w:t>
            </w:r>
          </w:p>
        </w:tc>
        <w:tc>
          <w:tcPr>
            <w:tcW w:w="1728" w:type="dxa"/>
          </w:tcPr>
          <w:p w14:paraId="5FC122AA" w14:textId="1AB6FEF7"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idxbm1028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24</w:t>
            </w:r>
            <w:r>
              <w:rPr>
                <w:rFonts w:ascii="Times New Roman" w:hAnsi="Times New Roman" w:cs="Times New Roman"/>
                <w:sz w:val="22"/>
              </w:rPr>
              <w:fldChar w:fldCharType="end"/>
            </w:r>
          </w:p>
        </w:tc>
      </w:tr>
      <w:tr w:rsidR="00EE258B" w14:paraId="26305F84" w14:textId="77777777" w:rsidTr="0000064F">
        <w:trPr>
          <w:jc w:val="center"/>
        </w:trPr>
        <w:tc>
          <w:tcPr>
            <w:tcW w:w="1152" w:type="dxa"/>
          </w:tcPr>
          <w:p w14:paraId="4D671E00" w14:textId="77777777" w:rsidR="00EE258B" w:rsidRDefault="001739DD">
            <w:pPr>
              <w:jc w:val="center"/>
            </w:pPr>
            <w:r>
              <w:rPr>
                <w:rFonts w:ascii="Times New Roman" w:hAnsi="Times New Roman" w:cs="Times New Roman"/>
                <w:sz w:val="22"/>
              </w:rPr>
              <w:t>4.5</w:t>
            </w:r>
          </w:p>
        </w:tc>
        <w:tc>
          <w:tcPr>
            <w:tcW w:w="6768" w:type="dxa"/>
          </w:tcPr>
          <w:p w14:paraId="07F6C6D0" w14:textId="77777777" w:rsidR="00EE258B" w:rsidRDefault="001739DD">
            <w:pPr>
              <w:ind w:left="360"/>
            </w:pPr>
            <w:r>
              <w:rPr>
                <w:rFonts w:ascii="Times New Roman" w:hAnsi="Times New Roman" w:cs="Times New Roman"/>
                <w:sz w:val="22"/>
              </w:rPr>
              <w:t xml:space="preserve">The </w:t>
            </w:r>
            <w:proofErr w:type="spellStart"/>
            <w:r>
              <w:rPr>
                <w:rFonts w:ascii="Times New Roman" w:hAnsi="Times New Roman" w:cs="Times New Roman"/>
                <w:sz w:val="22"/>
              </w:rPr>
              <w:t>GeoKAN</w:t>
            </w:r>
            <w:proofErr w:type="spellEnd"/>
            <w:r>
              <w:rPr>
                <w:rFonts w:ascii="Times New Roman" w:hAnsi="Times New Roman" w:cs="Times New Roman"/>
                <w:sz w:val="22"/>
              </w:rPr>
              <w:t xml:space="preserve"> Layer</w:t>
            </w:r>
          </w:p>
        </w:tc>
        <w:tc>
          <w:tcPr>
            <w:tcW w:w="1728" w:type="dxa"/>
          </w:tcPr>
          <w:p w14:paraId="2135C0C1" w14:textId="73C67D4F"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idxbm1029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25</w:t>
            </w:r>
            <w:r>
              <w:rPr>
                <w:rFonts w:ascii="Times New Roman" w:hAnsi="Times New Roman" w:cs="Times New Roman"/>
                <w:sz w:val="22"/>
              </w:rPr>
              <w:fldChar w:fldCharType="end"/>
            </w:r>
          </w:p>
        </w:tc>
      </w:tr>
      <w:tr w:rsidR="00EE258B" w14:paraId="2407429C" w14:textId="77777777" w:rsidTr="0000064F">
        <w:trPr>
          <w:jc w:val="center"/>
        </w:trPr>
        <w:tc>
          <w:tcPr>
            <w:tcW w:w="1152" w:type="dxa"/>
          </w:tcPr>
          <w:p w14:paraId="28CD15A9" w14:textId="77777777" w:rsidR="00EE258B" w:rsidRDefault="001739DD">
            <w:pPr>
              <w:jc w:val="center"/>
            </w:pPr>
            <w:r>
              <w:rPr>
                <w:rFonts w:ascii="Times New Roman" w:hAnsi="Times New Roman" w:cs="Times New Roman"/>
                <w:sz w:val="22"/>
              </w:rPr>
              <w:t>4.6</w:t>
            </w:r>
          </w:p>
        </w:tc>
        <w:tc>
          <w:tcPr>
            <w:tcW w:w="6768" w:type="dxa"/>
          </w:tcPr>
          <w:p w14:paraId="5EC4AB8A" w14:textId="77777777" w:rsidR="00EE258B" w:rsidRDefault="001739DD">
            <w:pPr>
              <w:ind w:left="360"/>
            </w:pPr>
            <w:proofErr w:type="spellStart"/>
            <w:r>
              <w:rPr>
                <w:rFonts w:ascii="Times New Roman" w:hAnsi="Times New Roman" w:cs="Times New Roman"/>
                <w:sz w:val="22"/>
              </w:rPr>
              <w:t>GeoKANRelationGNN</w:t>
            </w:r>
            <w:proofErr w:type="spellEnd"/>
            <w:r>
              <w:rPr>
                <w:rFonts w:ascii="Times New Roman" w:hAnsi="Times New Roman" w:cs="Times New Roman"/>
                <w:sz w:val="22"/>
              </w:rPr>
              <w:t xml:space="preserve"> Architecture</w:t>
            </w:r>
          </w:p>
        </w:tc>
        <w:tc>
          <w:tcPr>
            <w:tcW w:w="1728" w:type="dxa"/>
          </w:tcPr>
          <w:p w14:paraId="39F5C159" w14:textId="563FDC7E"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idxbm1030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27</w:t>
            </w:r>
            <w:r>
              <w:rPr>
                <w:rFonts w:ascii="Times New Roman" w:hAnsi="Times New Roman" w:cs="Times New Roman"/>
                <w:sz w:val="22"/>
              </w:rPr>
              <w:fldChar w:fldCharType="end"/>
            </w:r>
          </w:p>
        </w:tc>
      </w:tr>
      <w:tr w:rsidR="00EE258B" w14:paraId="2F406498" w14:textId="77777777" w:rsidTr="0000064F">
        <w:trPr>
          <w:jc w:val="center"/>
        </w:trPr>
        <w:tc>
          <w:tcPr>
            <w:tcW w:w="1152" w:type="dxa"/>
          </w:tcPr>
          <w:p w14:paraId="459314E4" w14:textId="77777777" w:rsidR="00EE258B" w:rsidRDefault="001739DD">
            <w:pPr>
              <w:jc w:val="center"/>
            </w:pPr>
            <w:r>
              <w:rPr>
                <w:rFonts w:ascii="Times New Roman" w:hAnsi="Times New Roman" w:cs="Times New Roman"/>
                <w:sz w:val="22"/>
              </w:rPr>
              <w:t>4.7</w:t>
            </w:r>
          </w:p>
        </w:tc>
        <w:tc>
          <w:tcPr>
            <w:tcW w:w="6768" w:type="dxa"/>
          </w:tcPr>
          <w:p w14:paraId="36954DD7" w14:textId="77777777" w:rsidR="00EE258B" w:rsidRDefault="001739DD">
            <w:pPr>
              <w:ind w:left="360"/>
            </w:pPr>
            <w:r>
              <w:rPr>
                <w:rFonts w:ascii="Times New Roman" w:hAnsi="Times New Roman" w:cs="Times New Roman"/>
                <w:sz w:val="22"/>
              </w:rPr>
              <w:t>Training Strategy</w:t>
            </w:r>
          </w:p>
        </w:tc>
        <w:tc>
          <w:tcPr>
            <w:tcW w:w="1728" w:type="dxa"/>
          </w:tcPr>
          <w:p w14:paraId="18D7F0DF" w14:textId="2EE88D98"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idxbm1031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30</w:t>
            </w:r>
            <w:r>
              <w:rPr>
                <w:rFonts w:ascii="Times New Roman" w:hAnsi="Times New Roman" w:cs="Times New Roman"/>
                <w:sz w:val="22"/>
              </w:rPr>
              <w:fldChar w:fldCharType="end"/>
            </w:r>
          </w:p>
        </w:tc>
      </w:tr>
      <w:tr w:rsidR="00EE258B" w14:paraId="7CE0DBAD" w14:textId="77777777" w:rsidTr="0000064F">
        <w:trPr>
          <w:jc w:val="center"/>
        </w:trPr>
        <w:tc>
          <w:tcPr>
            <w:tcW w:w="1152" w:type="dxa"/>
          </w:tcPr>
          <w:p w14:paraId="545FDCEE" w14:textId="77777777" w:rsidR="00EE258B" w:rsidRDefault="001739DD">
            <w:pPr>
              <w:jc w:val="center"/>
            </w:pPr>
            <w:r>
              <w:rPr>
                <w:rFonts w:ascii="Times New Roman" w:hAnsi="Times New Roman" w:cs="Times New Roman"/>
                <w:sz w:val="22"/>
              </w:rPr>
              <w:t>4.8</w:t>
            </w:r>
          </w:p>
        </w:tc>
        <w:tc>
          <w:tcPr>
            <w:tcW w:w="6768" w:type="dxa"/>
          </w:tcPr>
          <w:p w14:paraId="7CAB7BC3" w14:textId="77777777" w:rsidR="00EE258B" w:rsidRDefault="001739DD">
            <w:pPr>
              <w:ind w:left="360"/>
            </w:pPr>
            <w:r>
              <w:rPr>
                <w:rFonts w:ascii="Times New Roman" w:hAnsi="Times New Roman" w:cs="Times New Roman"/>
                <w:sz w:val="22"/>
              </w:rPr>
              <w:t>Symbolic Consistency Repair</w:t>
            </w:r>
          </w:p>
        </w:tc>
        <w:tc>
          <w:tcPr>
            <w:tcW w:w="1728" w:type="dxa"/>
          </w:tcPr>
          <w:p w14:paraId="59B7D7DB" w14:textId="76689C35"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idxbm1032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32</w:t>
            </w:r>
            <w:r>
              <w:rPr>
                <w:rFonts w:ascii="Times New Roman" w:hAnsi="Times New Roman" w:cs="Times New Roman"/>
                <w:sz w:val="22"/>
              </w:rPr>
              <w:fldChar w:fldCharType="end"/>
            </w:r>
          </w:p>
        </w:tc>
      </w:tr>
      <w:tr w:rsidR="00EE258B" w14:paraId="4A65128C" w14:textId="77777777" w:rsidTr="0000064F">
        <w:trPr>
          <w:jc w:val="center"/>
        </w:trPr>
        <w:tc>
          <w:tcPr>
            <w:tcW w:w="1152" w:type="dxa"/>
          </w:tcPr>
          <w:p w14:paraId="595863FF" w14:textId="77777777" w:rsidR="00EE258B" w:rsidRDefault="001739DD">
            <w:pPr>
              <w:jc w:val="center"/>
            </w:pPr>
            <w:r>
              <w:rPr>
                <w:rFonts w:ascii="Times New Roman" w:hAnsi="Times New Roman" w:cs="Times New Roman"/>
                <w:sz w:val="22"/>
              </w:rPr>
              <w:t>4.9</w:t>
            </w:r>
          </w:p>
        </w:tc>
        <w:tc>
          <w:tcPr>
            <w:tcW w:w="6768" w:type="dxa"/>
          </w:tcPr>
          <w:p w14:paraId="2F011A0F" w14:textId="77777777" w:rsidR="00EE258B" w:rsidRDefault="001739DD">
            <w:pPr>
              <w:ind w:left="360"/>
            </w:pPr>
            <w:r>
              <w:rPr>
                <w:rFonts w:ascii="Times New Roman" w:hAnsi="Times New Roman" w:cs="Times New Roman"/>
                <w:sz w:val="22"/>
              </w:rPr>
              <w:t>Evaluation Protocol</w:t>
            </w:r>
          </w:p>
        </w:tc>
        <w:tc>
          <w:tcPr>
            <w:tcW w:w="1728" w:type="dxa"/>
          </w:tcPr>
          <w:p w14:paraId="585184EB" w14:textId="23D16EA2"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idxbm1033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34</w:t>
            </w:r>
            <w:r>
              <w:rPr>
                <w:rFonts w:ascii="Times New Roman" w:hAnsi="Times New Roman" w:cs="Times New Roman"/>
                <w:sz w:val="22"/>
              </w:rPr>
              <w:fldChar w:fldCharType="end"/>
            </w:r>
          </w:p>
        </w:tc>
      </w:tr>
      <w:tr w:rsidR="00EE258B" w14:paraId="6F7C099D" w14:textId="77777777" w:rsidTr="0000064F">
        <w:trPr>
          <w:jc w:val="center"/>
        </w:trPr>
        <w:tc>
          <w:tcPr>
            <w:tcW w:w="1152" w:type="dxa"/>
          </w:tcPr>
          <w:p w14:paraId="22856345" w14:textId="77777777" w:rsidR="00EE258B" w:rsidRDefault="001739DD">
            <w:pPr>
              <w:jc w:val="center"/>
            </w:pPr>
            <w:r>
              <w:rPr>
                <w:rFonts w:ascii="Times New Roman" w:hAnsi="Times New Roman" w:cs="Times New Roman"/>
                <w:sz w:val="22"/>
              </w:rPr>
              <w:t>4.10</w:t>
            </w:r>
          </w:p>
        </w:tc>
        <w:tc>
          <w:tcPr>
            <w:tcW w:w="6768" w:type="dxa"/>
          </w:tcPr>
          <w:p w14:paraId="723E22CF" w14:textId="77777777" w:rsidR="00EE258B" w:rsidRDefault="001739DD">
            <w:pPr>
              <w:ind w:left="360"/>
            </w:pPr>
            <w:r>
              <w:rPr>
                <w:rFonts w:ascii="Times New Roman" w:hAnsi="Times New Roman" w:cs="Times New Roman"/>
                <w:sz w:val="22"/>
              </w:rPr>
              <w:t>Controlled Architecture Ablation</w:t>
            </w:r>
          </w:p>
        </w:tc>
        <w:tc>
          <w:tcPr>
            <w:tcW w:w="1728" w:type="dxa"/>
          </w:tcPr>
          <w:p w14:paraId="54CA49BF" w14:textId="47DE8EEF"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idxbm1034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36</w:t>
            </w:r>
            <w:r>
              <w:rPr>
                <w:rFonts w:ascii="Times New Roman" w:hAnsi="Times New Roman" w:cs="Times New Roman"/>
                <w:sz w:val="22"/>
              </w:rPr>
              <w:fldChar w:fldCharType="end"/>
            </w:r>
          </w:p>
        </w:tc>
      </w:tr>
      <w:tr w:rsidR="00EE258B" w14:paraId="2824E5EB" w14:textId="77777777" w:rsidTr="0000064F">
        <w:trPr>
          <w:jc w:val="center"/>
        </w:trPr>
        <w:tc>
          <w:tcPr>
            <w:tcW w:w="1152" w:type="dxa"/>
          </w:tcPr>
          <w:p w14:paraId="0489B517" w14:textId="77777777" w:rsidR="00EE258B" w:rsidRDefault="001739DD">
            <w:pPr>
              <w:jc w:val="center"/>
            </w:pPr>
            <w:r>
              <w:rPr>
                <w:rFonts w:ascii="Times New Roman" w:hAnsi="Times New Roman" w:cs="Times New Roman"/>
                <w:b/>
                <w:sz w:val="22"/>
              </w:rPr>
              <w:t>5</w:t>
            </w:r>
          </w:p>
        </w:tc>
        <w:tc>
          <w:tcPr>
            <w:tcW w:w="6768" w:type="dxa"/>
          </w:tcPr>
          <w:p w14:paraId="31F4D9F2" w14:textId="77777777" w:rsidR="00EE258B" w:rsidRDefault="001739DD">
            <w:commentRangeStart w:id="3"/>
            <w:r>
              <w:rPr>
                <w:rFonts w:ascii="Times New Roman" w:hAnsi="Times New Roman" w:cs="Times New Roman"/>
                <w:b/>
                <w:sz w:val="22"/>
              </w:rPr>
              <w:t>Result</w:t>
            </w:r>
            <w:commentRangeEnd w:id="3"/>
            <w:r w:rsidR="002D4B7F">
              <w:rPr>
                <w:rStyle w:val="CommentReference"/>
              </w:rPr>
              <w:commentReference w:id="3"/>
            </w:r>
          </w:p>
        </w:tc>
        <w:tc>
          <w:tcPr>
            <w:tcW w:w="1728" w:type="dxa"/>
          </w:tcPr>
          <w:p w14:paraId="1959E14C" w14:textId="62087DEC"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idxbm1035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37</w:t>
            </w:r>
            <w:r>
              <w:rPr>
                <w:rFonts w:ascii="Times New Roman" w:hAnsi="Times New Roman" w:cs="Times New Roman"/>
                <w:sz w:val="22"/>
              </w:rPr>
              <w:fldChar w:fldCharType="end"/>
            </w:r>
          </w:p>
        </w:tc>
      </w:tr>
      <w:tr w:rsidR="00EE258B" w14:paraId="7F02887A" w14:textId="77777777" w:rsidTr="0000064F">
        <w:trPr>
          <w:jc w:val="center"/>
        </w:trPr>
        <w:tc>
          <w:tcPr>
            <w:tcW w:w="1152" w:type="dxa"/>
          </w:tcPr>
          <w:p w14:paraId="2A9542E3" w14:textId="77777777" w:rsidR="00EE258B" w:rsidRDefault="001739DD">
            <w:pPr>
              <w:jc w:val="center"/>
            </w:pPr>
            <w:r>
              <w:rPr>
                <w:rFonts w:ascii="Times New Roman" w:hAnsi="Times New Roman" w:cs="Times New Roman"/>
                <w:sz w:val="22"/>
              </w:rPr>
              <w:t>5.1</w:t>
            </w:r>
          </w:p>
        </w:tc>
        <w:tc>
          <w:tcPr>
            <w:tcW w:w="6768" w:type="dxa"/>
          </w:tcPr>
          <w:p w14:paraId="3B33C220" w14:textId="77777777" w:rsidR="00EE258B" w:rsidRDefault="001739DD">
            <w:pPr>
              <w:ind w:left="360"/>
            </w:pPr>
            <w:r>
              <w:rPr>
                <w:rFonts w:ascii="Times New Roman" w:hAnsi="Times New Roman" w:cs="Times New Roman"/>
                <w:sz w:val="22"/>
              </w:rPr>
              <w:t>In-Domain Results (3DSSG Validation)</w:t>
            </w:r>
          </w:p>
        </w:tc>
        <w:tc>
          <w:tcPr>
            <w:tcW w:w="1728" w:type="dxa"/>
          </w:tcPr>
          <w:p w14:paraId="4BAB204A" w14:textId="25C681ED"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idxbm1036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37</w:t>
            </w:r>
            <w:r>
              <w:rPr>
                <w:rFonts w:ascii="Times New Roman" w:hAnsi="Times New Roman" w:cs="Times New Roman"/>
                <w:sz w:val="22"/>
              </w:rPr>
              <w:fldChar w:fldCharType="end"/>
            </w:r>
          </w:p>
        </w:tc>
      </w:tr>
      <w:tr w:rsidR="00EE258B" w14:paraId="4C2A5A25" w14:textId="77777777" w:rsidTr="0000064F">
        <w:trPr>
          <w:jc w:val="center"/>
        </w:trPr>
        <w:tc>
          <w:tcPr>
            <w:tcW w:w="1152" w:type="dxa"/>
          </w:tcPr>
          <w:p w14:paraId="1F3AA91B" w14:textId="77777777" w:rsidR="00EE258B" w:rsidRDefault="001739DD">
            <w:pPr>
              <w:jc w:val="center"/>
            </w:pPr>
            <w:r>
              <w:rPr>
                <w:rFonts w:ascii="Times New Roman" w:hAnsi="Times New Roman" w:cs="Times New Roman"/>
                <w:sz w:val="22"/>
              </w:rPr>
              <w:t>5.2</w:t>
            </w:r>
          </w:p>
        </w:tc>
        <w:tc>
          <w:tcPr>
            <w:tcW w:w="6768" w:type="dxa"/>
          </w:tcPr>
          <w:p w14:paraId="28764328" w14:textId="77777777" w:rsidR="00EE258B" w:rsidRDefault="001739DD">
            <w:pPr>
              <w:ind w:left="360"/>
            </w:pPr>
            <w:r>
              <w:rPr>
                <w:rFonts w:ascii="Times New Roman" w:hAnsi="Times New Roman" w:cs="Times New Roman"/>
                <w:sz w:val="22"/>
              </w:rPr>
              <w:t>Cross-Domain Tabletop Results</w:t>
            </w:r>
          </w:p>
        </w:tc>
        <w:tc>
          <w:tcPr>
            <w:tcW w:w="1728" w:type="dxa"/>
          </w:tcPr>
          <w:p w14:paraId="5BFB20E8" w14:textId="1D4A2AA4"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idxbm1037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38</w:t>
            </w:r>
            <w:r>
              <w:rPr>
                <w:rFonts w:ascii="Times New Roman" w:hAnsi="Times New Roman" w:cs="Times New Roman"/>
                <w:sz w:val="22"/>
              </w:rPr>
              <w:fldChar w:fldCharType="end"/>
            </w:r>
          </w:p>
        </w:tc>
      </w:tr>
      <w:tr w:rsidR="00EE258B" w14:paraId="382A2303" w14:textId="77777777" w:rsidTr="0000064F">
        <w:trPr>
          <w:jc w:val="center"/>
        </w:trPr>
        <w:tc>
          <w:tcPr>
            <w:tcW w:w="1152" w:type="dxa"/>
          </w:tcPr>
          <w:p w14:paraId="0FD10C92" w14:textId="77777777" w:rsidR="00EE258B" w:rsidRDefault="001739DD">
            <w:pPr>
              <w:jc w:val="center"/>
            </w:pPr>
            <w:r>
              <w:rPr>
                <w:rFonts w:ascii="Times New Roman" w:hAnsi="Times New Roman" w:cs="Times New Roman"/>
                <w:sz w:val="22"/>
              </w:rPr>
              <w:t>5.3</w:t>
            </w:r>
          </w:p>
        </w:tc>
        <w:tc>
          <w:tcPr>
            <w:tcW w:w="6768" w:type="dxa"/>
          </w:tcPr>
          <w:p w14:paraId="61DBE952" w14:textId="77777777" w:rsidR="00EE258B" w:rsidRDefault="001739DD">
            <w:pPr>
              <w:ind w:left="360"/>
            </w:pPr>
            <w:r>
              <w:rPr>
                <w:rFonts w:ascii="Times New Roman" w:hAnsi="Times New Roman" w:cs="Times New Roman"/>
                <w:sz w:val="22"/>
              </w:rPr>
              <w:t>Held-Out LERF Results</w:t>
            </w:r>
          </w:p>
        </w:tc>
        <w:tc>
          <w:tcPr>
            <w:tcW w:w="1728" w:type="dxa"/>
          </w:tcPr>
          <w:p w14:paraId="4C92D60A" w14:textId="16EAA98E"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idxbm1038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40</w:t>
            </w:r>
            <w:r>
              <w:rPr>
                <w:rFonts w:ascii="Times New Roman" w:hAnsi="Times New Roman" w:cs="Times New Roman"/>
                <w:sz w:val="22"/>
              </w:rPr>
              <w:fldChar w:fldCharType="end"/>
            </w:r>
          </w:p>
        </w:tc>
      </w:tr>
      <w:tr w:rsidR="00EE258B" w14:paraId="6A84B64E" w14:textId="77777777" w:rsidTr="0000064F">
        <w:trPr>
          <w:jc w:val="center"/>
        </w:trPr>
        <w:tc>
          <w:tcPr>
            <w:tcW w:w="1152" w:type="dxa"/>
          </w:tcPr>
          <w:p w14:paraId="438DFAB6" w14:textId="77777777" w:rsidR="00EE258B" w:rsidRDefault="001739DD">
            <w:pPr>
              <w:jc w:val="center"/>
            </w:pPr>
            <w:r>
              <w:rPr>
                <w:rFonts w:ascii="Times New Roman" w:hAnsi="Times New Roman" w:cs="Times New Roman"/>
                <w:sz w:val="22"/>
              </w:rPr>
              <w:t>5.4</w:t>
            </w:r>
          </w:p>
        </w:tc>
        <w:tc>
          <w:tcPr>
            <w:tcW w:w="6768" w:type="dxa"/>
          </w:tcPr>
          <w:p w14:paraId="38D8030A" w14:textId="77777777" w:rsidR="00EE258B" w:rsidRDefault="001739DD">
            <w:pPr>
              <w:ind w:left="360"/>
            </w:pPr>
            <w:r>
              <w:rPr>
                <w:rFonts w:ascii="Times New Roman" w:hAnsi="Times New Roman" w:cs="Times New Roman"/>
                <w:sz w:val="22"/>
              </w:rPr>
              <w:t>Qualitative Example</w:t>
            </w:r>
          </w:p>
        </w:tc>
        <w:tc>
          <w:tcPr>
            <w:tcW w:w="1728" w:type="dxa"/>
          </w:tcPr>
          <w:p w14:paraId="51F97830" w14:textId="54B5E29B"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idxbm1039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42</w:t>
            </w:r>
            <w:r>
              <w:rPr>
                <w:rFonts w:ascii="Times New Roman" w:hAnsi="Times New Roman" w:cs="Times New Roman"/>
                <w:sz w:val="22"/>
              </w:rPr>
              <w:fldChar w:fldCharType="end"/>
            </w:r>
          </w:p>
        </w:tc>
      </w:tr>
      <w:tr w:rsidR="00EE258B" w14:paraId="3C44EAC3" w14:textId="77777777" w:rsidTr="0000064F">
        <w:trPr>
          <w:jc w:val="center"/>
        </w:trPr>
        <w:tc>
          <w:tcPr>
            <w:tcW w:w="1152" w:type="dxa"/>
          </w:tcPr>
          <w:p w14:paraId="0052CB9F" w14:textId="77777777" w:rsidR="00EE258B" w:rsidRDefault="001739DD">
            <w:pPr>
              <w:jc w:val="center"/>
            </w:pPr>
            <w:r>
              <w:rPr>
                <w:rFonts w:ascii="Times New Roman" w:hAnsi="Times New Roman" w:cs="Times New Roman"/>
                <w:b/>
                <w:sz w:val="22"/>
              </w:rPr>
              <w:t>6</w:t>
            </w:r>
          </w:p>
        </w:tc>
        <w:tc>
          <w:tcPr>
            <w:tcW w:w="6768" w:type="dxa"/>
          </w:tcPr>
          <w:p w14:paraId="035A3ADA" w14:textId="77777777" w:rsidR="00EE258B" w:rsidRDefault="001739DD">
            <w:r>
              <w:rPr>
                <w:rFonts w:ascii="Times New Roman" w:hAnsi="Times New Roman" w:cs="Times New Roman"/>
                <w:b/>
                <w:sz w:val="22"/>
              </w:rPr>
              <w:t>Discussion</w:t>
            </w:r>
          </w:p>
        </w:tc>
        <w:tc>
          <w:tcPr>
            <w:tcW w:w="1728" w:type="dxa"/>
          </w:tcPr>
          <w:p w14:paraId="3790777E" w14:textId="3C1BAA7A"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idxbm1040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44</w:t>
            </w:r>
            <w:r>
              <w:rPr>
                <w:rFonts w:ascii="Times New Roman" w:hAnsi="Times New Roman" w:cs="Times New Roman"/>
                <w:sz w:val="22"/>
              </w:rPr>
              <w:fldChar w:fldCharType="end"/>
            </w:r>
          </w:p>
        </w:tc>
      </w:tr>
      <w:tr w:rsidR="00EE258B" w14:paraId="1EE91E5B" w14:textId="77777777" w:rsidTr="0000064F">
        <w:trPr>
          <w:jc w:val="center"/>
        </w:trPr>
        <w:tc>
          <w:tcPr>
            <w:tcW w:w="1152" w:type="dxa"/>
          </w:tcPr>
          <w:p w14:paraId="3AEF0133" w14:textId="77777777" w:rsidR="00EE258B" w:rsidRDefault="001739DD">
            <w:pPr>
              <w:jc w:val="center"/>
            </w:pPr>
            <w:r>
              <w:rPr>
                <w:rFonts w:ascii="Times New Roman" w:hAnsi="Times New Roman" w:cs="Times New Roman"/>
                <w:sz w:val="22"/>
              </w:rPr>
              <w:t>6.1</w:t>
            </w:r>
          </w:p>
        </w:tc>
        <w:tc>
          <w:tcPr>
            <w:tcW w:w="6768" w:type="dxa"/>
          </w:tcPr>
          <w:p w14:paraId="7E0DCA81" w14:textId="77777777" w:rsidR="00EE258B" w:rsidRDefault="001739DD">
            <w:pPr>
              <w:ind w:left="360"/>
            </w:pPr>
            <w:r>
              <w:rPr>
                <w:rFonts w:ascii="Times New Roman" w:hAnsi="Times New Roman" w:cs="Times New Roman"/>
                <w:sz w:val="22"/>
              </w:rPr>
              <w:t>Geometric Features as a Sufficient Substitute for Semantic Grounding</w:t>
            </w:r>
          </w:p>
        </w:tc>
        <w:tc>
          <w:tcPr>
            <w:tcW w:w="1728" w:type="dxa"/>
          </w:tcPr>
          <w:p w14:paraId="721EB3EA" w14:textId="05F129DE"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idxbm1041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44</w:t>
            </w:r>
            <w:r>
              <w:rPr>
                <w:rFonts w:ascii="Times New Roman" w:hAnsi="Times New Roman" w:cs="Times New Roman"/>
                <w:sz w:val="22"/>
              </w:rPr>
              <w:fldChar w:fldCharType="end"/>
            </w:r>
          </w:p>
        </w:tc>
      </w:tr>
      <w:tr w:rsidR="00EE258B" w14:paraId="79F0193E" w14:textId="77777777" w:rsidTr="0000064F">
        <w:trPr>
          <w:jc w:val="center"/>
        </w:trPr>
        <w:tc>
          <w:tcPr>
            <w:tcW w:w="1152" w:type="dxa"/>
          </w:tcPr>
          <w:p w14:paraId="703E56C2" w14:textId="77777777" w:rsidR="00EE258B" w:rsidRDefault="001739DD">
            <w:pPr>
              <w:jc w:val="center"/>
            </w:pPr>
            <w:r>
              <w:rPr>
                <w:rFonts w:ascii="Times New Roman" w:hAnsi="Times New Roman" w:cs="Times New Roman"/>
                <w:sz w:val="22"/>
              </w:rPr>
              <w:t>6.2</w:t>
            </w:r>
          </w:p>
        </w:tc>
        <w:tc>
          <w:tcPr>
            <w:tcW w:w="6768" w:type="dxa"/>
          </w:tcPr>
          <w:p w14:paraId="2293382E" w14:textId="77777777" w:rsidR="00EE258B" w:rsidRDefault="001739DD">
            <w:pPr>
              <w:ind w:left="360"/>
            </w:pPr>
            <w:r>
              <w:rPr>
                <w:rFonts w:ascii="Times New Roman" w:hAnsi="Times New Roman" w:cs="Times New Roman"/>
                <w:sz w:val="22"/>
              </w:rPr>
              <w:t>Symbolic Repair as Recall Completion</w:t>
            </w:r>
          </w:p>
        </w:tc>
        <w:tc>
          <w:tcPr>
            <w:tcW w:w="1728" w:type="dxa"/>
          </w:tcPr>
          <w:p w14:paraId="04DEFF2D" w14:textId="1A1BE756"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idxbm1042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46</w:t>
            </w:r>
            <w:r>
              <w:rPr>
                <w:rFonts w:ascii="Times New Roman" w:hAnsi="Times New Roman" w:cs="Times New Roman"/>
                <w:sz w:val="22"/>
              </w:rPr>
              <w:fldChar w:fldCharType="end"/>
            </w:r>
          </w:p>
        </w:tc>
      </w:tr>
      <w:tr w:rsidR="00EE258B" w14:paraId="06EE40A0" w14:textId="77777777" w:rsidTr="0000064F">
        <w:trPr>
          <w:jc w:val="center"/>
        </w:trPr>
        <w:tc>
          <w:tcPr>
            <w:tcW w:w="1152" w:type="dxa"/>
          </w:tcPr>
          <w:p w14:paraId="0B054CB3" w14:textId="77777777" w:rsidR="00EE258B" w:rsidRDefault="001739DD">
            <w:pPr>
              <w:jc w:val="center"/>
            </w:pPr>
            <w:r>
              <w:rPr>
                <w:rFonts w:ascii="Times New Roman" w:hAnsi="Times New Roman" w:cs="Times New Roman"/>
                <w:sz w:val="22"/>
              </w:rPr>
              <w:t>6.3</w:t>
            </w:r>
          </w:p>
        </w:tc>
        <w:tc>
          <w:tcPr>
            <w:tcW w:w="6768" w:type="dxa"/>
          </w:tcPr>
          <w:p w14:paraId="655C152A" w14:textId="77777777" w:rsidR="00EE258B" w:rsidRDefault="001739DD">
            <w:pPr>
              <w:ind w:left="360"/>
            </w:pPr>
            <w:r>
              <w:rPr>
                <w:rFonts w:ascii="Times New Roman" w:hAnsi="Times New Roman" w:cs="Times New Roman"/>
                <w:sz w:val="22"/>
              </w:rPr>
              <w:t>Limitations and Scope</w:t>
            </w:r>
          </w:p>
        </w:tc>
        <w:tc>
          <w:tcPr>
            <w:tcW w:w="1728" w:type="dxa"/>
          </w:tcPr>
          <w:p w14:paraId="18A4D78F" w14:textId="314B0B9B"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idxbm1043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47</w:t>
            </w:r>
            <w:r>
              <w:rPr>
                <w:rFonts w:ascii="Times New Roman" w:hAnsi="Times New Roman" w:cs="Times New Roman"/>
                <w:sz w:val="22"/>
              </w:rPr>
              <w:fldChar w:fldCharType="end"/>
            </w:r>
          </w:p>
        </w:tc>
      </w:tr>
      <w:tr w:rsidR="00EE258B" w14:paraId="12757B4C" w14:textId="77777777" w:rsidTr="0000064F">
        <w:trPr>
          <w:jc w:val="center"/>
        </w:trPr>
        <w:tc>
          <w:tcPr>
            <w:tcW w:w="1152" w:type="dxa"/>
          </w:tcPr>
          <w:p w14:paraId="7D31EC06" w14:textId="77777777" w:rsidR="00EE258B" w:rsidRDefault="001739DD">
            <w:pPr>
              <w:jc w:val="center"/>
            </w:pPr>
            <w:r>
              <w:rPr>
                <w:rFonts w:ascii="Times New Roman" w:hAnsi="Times New Roman" w:cs="Times New Roman"/>
                <w:b/>
                <w:sz w:val="22"/>
              </w:rPr>
              <w:t>7</w:t>
            </w:r>
          </w:p>
        </w:tc>
        <w:tc>
          <w:tcPr>
            <w:tcW w:w="6768" w:type="dxa"/>
          </w:tcPr>
          <w:p w14:paraId="7F38A154" w14:textId="77777777" w:rsidR="00EE258B" w:rsidRDefault="001739DD">
            <w:r>
              <w:rPr>
                <w:rFonts w:ascii="Times New Roman" w:hAnsi="Times New Roman" w:cs="Times New Roman"/>
                <w:b/>
                <w:sz w:val="22"/>
              </w:rPr>
              <w:t>Conclusion</w:t>
            </w:r>
          </w:p>
        </w:tc>
        <w:tc>
          <w:tcPr>
            <w:tcW w:w="1728" w:type="dxa"/>
          </w:tcPr>
          <w:p w14:paraId="3A921D29" w14:textId="1E8D1461"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idxbm1044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48</w:t>
            </w:r>
            <w:r>
              <w:rPr>
                <w:rFonts w:ascii="Times New Roman" w:hAnsi="Times New Roman" w:cs="Times New Roman"/>
                <w:sz w:val="22"/>
              </w:rPr>
              <w:fldChar w:fldCharType="end"/>
            </w:r>
          </w:p>
        </w:tc>
      </w:tr>
      <w:tr w:rsidR="00EE258B" w14:paraId="25191BEE" w14:textId="77777777" w:rsidTr="0000064F">
        <w:trPr>
          <w:jc w:val="center"/>
        </w:trPr>
        <w:tc>
          <w:tcPr>
            <w:tcW w:w="1152" w:type="dxa"/>
          </w:tcPr>
          <w:p w14:paraId="4007DE70" w14:textId="77777777" w:rsidR="00EE258B" w:rsidRDefault="00EE258B">
            <w:pPr>
              <w:jc w:val="center"/>
            </w:pPr>
            <w:r>
              <w:rPr>
                <w:b/>
              </w:rPr>
              <w:t>8</w:t>
            </w:r>
          </w:p>
        </w:tc>
        <w:tc>
          <w:tcPr>
            <w:tcW w:w="6768" w:type="dxa"/>
          </w:tcPr>
          <w:p w14:paraId="08ED41A3" w14:textId="77777777" w:rsidR="00EE258B" w:rsidRDefault="001739DD">
            <w:commentRangeStart w:id="4"/>
            <w:r>
              <w:rPr>
                <w:rFonts w:ascii="Times New Roman" w:hAnsi="Times New Roman" w:cs="Times New Roman"/>
                <w:b/>
                <w:sz w:val="22"/>
              </w:rPr>
              <w:t>References</w:t>
            </w:r>
            <w:commentRangeEnd w:id="4"/>
            <w:r w:rsidR="002D4B7F">
              <w:rPr>
                <w:rStyle w:val="CommentReference"/>
              </w:rPr>
              <w:commentReference w:id="4"/>
            </w:r>
          </w:p>
        </w:tc>
        <w:tc>
          <w:tcPr>
            <w:tcW w:w="1728" w:type="dxa"/>
          </w:tcPr>
          <w:p w14:paraId="10FBC09E" w14:textId="140CC9A6"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idxbm1045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50</w:t>
            </w:r>
            <w:r>
              <w:rPr>
                <w:rFonts w:ascii="Times New Roman" w:hAnsi="Times New Roman" w:cs="Times New Roman"/>
                <w:sz w:val="22"/>
              </w:rPr>
              <w:fldChar w:fldCharType="end"/>
            </w:r>
          </w:p>
        </w:tc>
      </w:tr>
      <w:tr w:rsidR="00EE258B" w14:paraId="5C9ABF5E" w14:textId="77777777" w:rsidTr="0000064F">
        <w:trPr>
          <w:jc w:val="center"/>
        </w:trPr>
        <w:tc>
          <w:tcPr>
            <w:tcW w:w="1152" w:type="dxa"/>
          </w:tcPr>
          <w:p w14:paraId="4F514B95" w14:textId="77777777" w:rsidR="00EE258B" w:rsidRDefault="00EE258B">
            <w:pPr>
              <w:jc w:val="center"/>
            </w:pPr>
            <w:r>
              <w:rPr>
                <w:b/>
              </w:rPr>
              <w:t>9</w:t>
            </w:r>
          </w:p>
        </w:tc>
        <w:tc>
          <w:tcPr>
            <w:tcW w:w="6768" w:type="dxa"/>
          </w:tcPr>
          <w:p w14:paraId="7CCD6FF6" w14:textId="77777777" w:rsidR="00EE258B" w:rsidRDefault="001739DD">
            <w:r>
              <w:rPr>
                <w:rFonts w:ascii="Times New Roman" w:hAnsi="Times New Roman" w:cs="Times New Roman"/>
                <w:b/>
                <w:sz w:val="22"/>
              </w:rPr>
              <w:t>Dataset Reference</w:t>
            </w:r>
          </w:p>
        </w:tc>
        <w:tc>
          <w:tcPr>
            <w:tcW w:w="1728" w:type="dxa"/>
          </w:tcPr>
          <w:p w14:paraId="704D3297" w14:textId="3339E980"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idxbm1046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51</w:t>
            </w:r>
            <w:r>
              <w:rPr>
                <w:rFonts w:ascii="Times New Roman" w:hAnsi="Times New Roman" w:cs="Times New Roman"/>
                <w:sz w:val="22"/>
              </w:rPr>
              <w:fldChar w:fldCharType="end"/>
            </w:r>
          </w:p>
        </w:tc>
      </w:tr>
      <w:tr w:rsidR="00EE258B" w14:paraId="4D1031A8" w14:textId="77777777" w:rsidTr="0000064F">
        <w:trPr>
          <w:jc w:val="center"/>
        </w:trPr>
        <w:tc>
          <w:tcPr>
            <w:tcW w:w="1152" w:type="dxa"/>
          </w:tcPr>
          <w:p w14:paraId="37AC645F" w14:textId="77777777" w:rsidR="00EE258B" w:rsidRDefault="00EE258B">
            <w:pPr>
              <w:jc w:val="center"/>
            </w:pPr>
            <w:r>
              <w:rPr>
                <w:b/>
              </w:rPr>
              <w:t>10</w:t>
            </w:r>
          </w:p>
        </w:tc>
        <w:tc>
          <w:tcPr>
            <w:tcW w:w="6768" w:type="dxa"/>
          </w:tcPr>
          <w:p w14:paraId="6B936793" w14:textId="77777777" w:rsidR="00EE258B" w:rsidRDefault="001739DD">
            <w:r>
              <w:rPr>
                <w:rFonts w:ascii="Times New Roman" w:hAnsi="Times New Roman" w:cs="Times New Roman"/>
                <w:b/>
                <w:sz w:val="22"/>
              </w:rPr>
              <w:t>Annexure</w:t>
            </w:r>
          </w:p>
        </w:tc>
        <w:tc>
          <w:tcPr>
            <w:tcW w:w="1728" w:type="dxa"/>
          </w:tcPr>
          <w:p w14:paraId="10F97528" w14:textId="03C09E71"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idxbm1047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52</w:t>
            </w:r>
            <w:r>
              <w:rPr>
                <w:rFonts w:ascii="Times New Roman" w:hAnsi="Times New Roman" w:cs="Times New Roman"/>
                <w:sz w:val="22"/>
              </w:rPr>
              <w:fldChar w:fldCharType="end"/>
            </w:r>
          </w:p>
        </w:tc>
      </w:tr>
      <w:tr w:rsidR="00EE258B" w14:paraId="2904A831" w14:textId="77777777" w:rsidTr="0000064F">
        <w:trPr>
          <w:jc w:val="center"/>
        </w:trPr>
        <w:tc>
          <w:tcPr>
            <w:tcW w:w="1152" w:type="dxa"/>
          </w:tcPr>
          <w:p w14:paraId="014DE7BB" w14:textId="77777777" w:rsidR="00EE258B" w:rsidRDefault="00EE258B">
            <w:pPr>
              <w:jc w:val="center"/>
            </w:pPr>
          </w:p>
        </w:tc>
        <w:tc>
          <w:tcPr>
            <w:tcW w:w="6768" w:type="dxa"/>
          </w:tcPr>
          <w:p w14:paraId="24BFA16A" w14:textId="77777777" w:rsidR="00EE258B" w:rsidRDefault="001739DD">
            <w:pPr>
              <w:ind w:left="360"/>
            </w:pPr>
            <w:r>
              <w:rPr>
                <w:rFonts w:ascii="Times New Roman" w:hAnsi="Times New Roman" w:cs="Times New Roman"/>
                <w:sz w:val="22"/>
              </w:rPr>
              <w:t>Annexure A: Full Per-Relation F1 Breakdown, MLP Baseline (In-Domain)</w:t>
            </w:r>
          </w:p>
        </w:tc>
        <w:tc>
          <w:tcPr>
            <w:tcW w:w="1728" w:type="dxa"/>
          </w:tcPr>
          <w:p w14:paraId="66A026FD" w14:textId="63DE7432"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idxbm1048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52</w:t>
            </w:r>
            <w:r>
              <w:rPr>
                <w:rFonts w:ascii="Times New Roman" w:hAnsi="Times New Roman" w:cs="Times New Roman"/>
                <w:sz w:val="22"/>
              </w:rPr>
              <w:fldChar w:fldCharType="end"/>
            </w:r>
          </w:p>
        </w:tc>
      </w:tr>
      <w:tr w:rsidR="00EE258B" w14:paraId="0E85ABB7" w14:textId="77777777" w:rsidTr="0000064F">
        <w:trPr>
          <w:jc w:val="center"/>
        </w:trPr>
        <w:tc>
          <w:tcPr>
            <w:tcW w:w="1152" w:type="dxa"/>
          </w:tcPr>
          <w:p w14:paraId="32B52DBA" w14:textId="77777777" w:rsidR="00EE258B" w:rsidRDefault="00EE258B">
            <w:pPr>
              <w:jc w:val="center"/>
            </w:pPr>
          </w:p>
        </w:tc>
        <w:tc>
          <w:tcPr>
            <w:tcW w:w="6768" w:type="dxa"/>
          </w:tcPr>
          <w:p w14:paraId="6BA80ECF" w14:textId="77777777" w:rsidR="00EE258B" w:rsidRDefault="001739DD">
            <w:pPr>
              <w:ind w:left="360"/>
            </w:pPr>
            <w:r>
              <w:rPr>
                <w:rFonts w:ascii="Times New Roman" w:hAnsi="Times New Roman" w:cs="Times New Roman"/>
                <w:sz w:val="22"/>
              </w:rPr>
              <w:t>Annexure B: Full Per-Scene Breakdown, MLP Baseline (Held-Out LERF)</w:t>
            </w:r>
          </w:p>
        </w:tc>
        <w:tc>
          <w:tcPr>
            <w:tcW w:w="1728" w:type="dxa"/>
          </w:tcPr>
          <w:p w14:paraId="294D1E07" w14:textId="2B041F0D"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idxbm1049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52</w:t>
            </w:r>
            <w:r>
              <w:rPr>
                <w:rFonts w:ascii="Times New Roman" w:hAnsi="Times New Roman" w:cs="Times New Roman"/>
                <w:sz w:val="22"/>
              </w:rPr>
              <w:fldChar w:fldCharType="end"/>
            </w:r>
          </w:p>
        </w:tc>
      </w:tr>
      <w:tr w:rsidR="00EE258B" w14:paraId="741CCBD2" w14:textId="77777777" w:rsidTr="0000064F">
        <w:trPr>
          <w:jc w:val="center"/>
        </w:trPr>
        <w:tc>
          <w:tcPr>
            <w:tcW w:w="1152" w:type="dxa"/>
          </w:tcPr>
          <w:p w14:paraId="391955A9" w14:textId="77777777" w:rsidR="00EE258B" w:rsidRDefault="00EE258B">
            <w:pPr>
              <w:jc w:val="center"/>
            </w:pPr>
          </w:p>
        </w:tc>
        <w:tc>
          <w:tcPr>
            <w:tcW w:w="6768" w:type="dxa"/>
          </w:tcPr>
          <w:p w14:paraId="1BF8077E" w14:textId="77777777" w:rsidR="00EE258B" w:rsidRDefault="001739DD">
            <w:pPr>
              <w:ind w:left="360"/>
            </w:pPr>
            <w:r>
              <w:rPr>
                <w:rFonts w:ascii="Times New Roman" w:hAnsi="Times New Roman" w:cs="Times New Roman"/>
                <w:sz w:val="22"/>
              </w:rPr>
              <w:t>Annexure C: Detailed Pipeline Timing Breakdown</w:t>
            </w:r>
          </w:p>
        </w:tc>
        <w:tc>
          <w:tcPr>
            <w:tcW w:w="1728" w:type="dxa"/>
          </w:tcPr>
          <w:p w14:paraId="1544311C" w14:textId="0FB1099D"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idxbm1050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53</w:t>
            </w:r>
            <w:r>
              <w:rPr>
                <w:rFonts w:ascii="Times New Roman" w:hAnsi="Times New Roman" w:cs="Times New Roman"/>
                <w:sz w:val="22"/>
              </w:rPr>
              <w:fldChar w:fldCharType="end"/>
            </w:r>
          </w:p>
        </w:tc>
      </w:tr>
      <w:tr w:rsidR="00EE258B" w14:paraId="3F0A7223" w14:textId="77777777" w:rsidTr="0000064F">
        <w:trPr>
          <w:jc w:val="center"/>
        </w:trPr>
        <w:tc>
          <w:tcPr>
            <w:tcW w:w="1152" w:type="dxa"/>
          </w:tcPr>
          <w:p w14:paraId="0FC43087" w14:textId="77777777" w:rsidR="00EE258B" w:rsidRDefault="00EE258B">
            <w:pPr>
              <w:jc w:val="center"/>
            </w:pPr>
            <w:r>
              <w:rPr>
                <w:b/>
              </w:rPr>
              <w:t>11</w:t>
            </w:r>
          </w:p>
        </w:tc>
        <w:tc>
          <w:tcPr>
            <w:tcW w:w="6768" w:type="dxa"/>
          </w:tcPr>
          <w:p w14:paraId="74865A9F" w14:textId="77777777" w:rsidR="00EE258B" w:rsidRDefault="001739DD">
            <w:r>
              <w:rPr>
                <w:rFonts w:ascii="Times New Roman" w:hAnsi="Times New Roman" w:cs="Times New Roman"/>
                <w:b/>
                <w:sz w:val="22"/>
              </w:rPr>
              <w:t>Appendix</w:t>
            </w:r>
          </w:p>
        </w:tc>
        <w:tc>
          <w:tcPr>
            <w:tcW w:w="1728" w:type="dxa"/>
          </w:tcPr>
          <w:p w14:paraId="614F6CB6" w14:textId="16B83D2D"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idxbm1051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54</w:t>
            </w:r>
            <w:r>
              <w:rPr>
                <w:rFonts w:ascii="Times New Roman" w:hAnsi="Times New Roman" w:cs="Times New Roman"/>
                <w:sz w:val="22"/>
              </w:rPr>
              <w:fldChar w:fldCharType="end"/>
            </w:r>
          </w:p>
        </w:tc>
      </w:tr>
      <w:tr w:rsidR="00EE258B" w14:paraId="5DE1F9F0" w14:textId="77777777" w:rsidTr="0000064F">
        <w:trPr>
          <w:jc w:val="center"/>
        </w:trPr>
        <w:tc>
          <w:tcPr>
            <w:tcW w:w="1152" w:type="dxa"/>
          </w:tcPr>
          <w:p w14:paraId="0EC97166" w14:textId="77777777" w:rsidR="00EE258B" w:rsidRDefault="001739DD">
            <w:pPr>
              <w:jc w:val="center"/>
            </w:pPr>
            <w:r>
              <w:rPr>
                <w:rFonts w:ascii="Times New Roman" w:hAnsi="Times New Roman" w:cs="Times New Roman"/>
                <w:sz w:val="22"/>
              </w:rPr>
              <w:t>A.1</w:t>
            </w:r>
          </w:p>
        </w:tc>
        <w:tc>
          <w:tcPr>
            <w:tcW w:w="6768" w:type="dxa"/>
          </w:tcPr>
          <w:p w14:paraId="611010DF" w14:textId="77777777" w:rsidR="00EE258B" w:rsidRDefault="001739DD">
            <w:pPr>
              <w:ind w:left="360"/>
            </w:pPr>
            <w:r>
              <w:rPr>
                <w:rFonts w:ascii="Times New Roman" w:hAnsi="Times New Roman" w:cs="Times New Roman"/>
                <w:sz w:val="22"/>
              </w:rPr>
              <w:t>RANSAC Table/Floor Removal</w:t>
            </w:r>
          </w:p>
        </w:tc>
        <w:tc>
          <w:tcPr>
            <w:tcW w:w="1728" w:type="dxa"/>
          </w:tcPr>
          <w:p w14:paraId="40642B68" w14:textId="338DD87F"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idxbm1052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54</w:t>
            </w:r>
            <w:r>
              <w:rPr>
                <w:rFonts w:ascii="Times New Roman" w:hAnsi="Times New Roman" w:cs="Times New Roman"/>
                <w:sz w:val="22"/>
              </w:rPr>
              <w:fldChar w:fldCharType="end"/>
            </w:r>
          </w:p>
        </w:tc>
      </w:tr>
      <w:tr w:rsidR="00EE258B" w14:paraId="1FBC05AA" w14:textId="77777777" w:rsidTr="0000064F">
        <w:trPr>
          <w:jc w:val="center"/>
        </w:trPr>
        <w:tc>
          <w:tcPr>
            <w:tcW w:w="1152" w:type="dxa"/>
          </w:tcPr>
          <w:p w14:paraId="413E5F21" w14:textId="77777777" w:rsidR="00EE258B" w:rsidRDefault="001739DD">
            <w:pPr>
              <w:jc w:val="center"/>
            </w:pPr>
            <w:r>
              <w:rPr>
                <w:rFonts w:ascii="Times New Roman" w:hAnsi="Times New Roman" w:cs="Times New Roman"/>
                <w:sz w:val="22"/>
              </w:rPr>
              <w:t>A.2</w:t>
            </w:r>
          </w:p>
        </w:tc>
        <w:tc>
          <w:tcPr>
            <w:tcW w:w="6768" w:type="dxa"/>
          </w:tcPr>
          <w:p w14:paraId="10D440E5" w14:textId="77777777" w:rsidR="00EE258B" w:rsidRDefault="001739DD">
            <w:pPr>
              <w:ind w:left="360"/>
            </w:pPr>
            <w:r>
              <w:rPr>
                <w:rFonts w:ascii="Times New Roman" w:hAnsi="Times New Roman" w:cs="Times New Roman"/>
                <w:sz w:val="22"/>
              </w:rPr>
              <w:t>HDBSCAN Auto-Tuned Cluster Size</w:t>
            </w:r>
          </w:p>
        </w:tc>
        <w:tc>
          <w:tcPr>
            <w:tcW w:w="1728" w:type="dxa"/>
          </w:tcPr>
          <w:p w14:paraId="39CA44BE" w14:textId="0B00E923"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idxbm1053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55</w:t>
            </w:r>
            <w:r>
              <w:rPr>
                <w:rFonts w:ascii="Times New Roman" w:hAnsi="Times New Roman" w:cs="Times New Roman"/>
                <w:sz w:val="22"/>
              </w:rPr>
              <w:fldChar w:fldCharType="end"/>
            </w:r>
          </w:p>
        </w:tc>
      </w:tr>
      <w:tr w:rsidR="00EE258B" w14:paraId="47AB5E38" w14:textId="77777777" w:rsidTr="0000064F">
        <w:trPr>
          <w:jc w:val="center"/>
        </w:trPr>
        <w:tc>
          <w:tcPr>
            <w:tcW w:w="1152" w:type="dxa"/>
          </w:tcPr>
          <w:p w14:paraId="0B322008" w14:textId="77777777" w:rsidR="00EE258B" w:rsidRDefault="001739DD">
            <w:pPr>
              <w:jc w:val="center"/>
            </w:pPr>
            <w:r>
              <w:rPr>
                <w:rFonts w:ascii="Times New Roman" w:hAnsi="Times New Roman" w:cs="Times New Roman"/>
                <w:sz w:val="22"/>
              </w:rPr>
              <w:lastRenderedPageBreak/>
              <w:t>A.3</w:t>
            </w:r>
          </w:p>
        </w:tc>
        <w:tc>
          <w:tcPr>
            <w:tcW w:w="6768" w:type="dxa"/>
          </w:tcPr>
          <w:p w14:paraId="1D037B25" w14:textId="77777777" w:rsidR="00EE258B" w:rsidRDefault="001739DD">
            <w:pPr>
              <w:ind w:left="360"/>
            </w:pPr>
            <w:r>
              <w:rPr>
                <w:rFonts w:ascii="Times New Roman" w:hAnsi="Times New Roman" w:cs="Times New Roman"/>
                <w:sz w:val="22"/>
              </w:rPr>
              <w:t>Node Feature Extraction (10-Dimensional)</w:t>
            </w:r>
          </w:p>
        </w:tc>
        <w:tc>
          <w:tcPr>
            <w:tcW w:w="1728" w:type="dxa"/>
          </w:tcPr>
          <w:p w14:paraId="299802AD" w14:textId="3F471B3C"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idxbm1054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56</w:t>
            </w:r>
            <w:r>
              <w:rPr>
                <w:rFonts w:ascii="Times New Roman" w:hAnsi="Times New Roman" w:cs="Times New Roman"/>
                <w:sz w:val="22"/>
              </w:rPr>
              <w:fldChar w:fldCharType="end"/>
            </w:r>
          </w:p>
        </w:tc>
      </w:tr>
      <w:tr w:rsidR="00EE258B" w14:paraId="291C30A6" w14:textId="77777777" w:rsidTr="0000064F">
        <w:trPr>
          <w:jc w:val="center"/>
        </w:trPr>
        <w:tc>
          <w:tcPr>
            <w:tcW w:w="1152" w:type="dxa"/>
          </w:tcPr>
          <w:p w14:paraId="144A6D1A" w14:textId="77777777" w:rsidR="00EE258B" w:rsidRDefault="001739DD">
            <w:pPr>
              <w:jc w:val="center"/>
            </w:pPr>
            <w:r>
              <w:rPr>
                <w:rFonts w:ascii="Times New Roman" w:hAnsi="Times New Roman" w:cs="Times New Roman"/>
                <w:sz w:val="22"/>
              </w:rPr>
              <w:t>A.4</w:t>
            </w:r>
          </w:p>
        </w:tc>
        <w:tc>
          <w:tcPr>
            <w:tcW w:w="6768" w:type="dxa"/>
          </w:tcPr>
          <w:p w14:paraId="0648415C" w14:textId="77777777" w:rsidR="00EE258B" w:rsidRDefault="001739DD">
            <w:pPr>
              <w:ind w:left="360"/>
            </w:pPr>
            <w:r>
              <w:rPr>
                <w:rFonts w:ascii="Times New Roman" w:hAnsi="Times New Roman" w:cs="Times New Roman"/>
                <w:sz w:val="22"/>
              </w:rPr>
              <w:t>Edge Feature Extraction (22-Dimensional)</w:t>
            </w:r>
          </w:p>
        </w:tc>
        <w:tc>
          <w:tcPr>
            <w:tcW w:w="1728" w:type="dxa"/>
          </w:tcPr>
          <w:p w14:paraId="1D0021C4" w14:textId="022653E0"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idxbm1055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57</w:t>
            </w:r>
            <w:r>
              <w:rPr>
                <w:rFonts w:ascii="Times New Roman" w:hAnsi="Times New Roman" w:cs="Times New Roman"/>
                <w:sz w:val="22"/>
              </w:rPr>
              <w:fldChar w:fldCharType="end"/>
            </w:r>
          </w:p>
        </w:tc>
      </w:tr>
      <w:tr w:rsidR="00EE258B" w14:paraId="7BBE481B" w14:textId="77777777" w:rsidTr="0000064F">
        <w:trPr>
          <w:jc w:val="center"/>
        </w:trPr>
        <w:tc>
          <w:tcPr>
            <w:tcW w:w="1152" w:type="dxa"/>
          </w:tcPr>
          <w:p w14:paraId="39831EFB" w14:textId="77777777" w:rsidR="00EE258B" w:rsidRDefault="001739DD">
            <w:pPr>
              <w:jc w:val="center"/>
            </w:pPr>
            <w:r>
              <w:rPr>
                <w:rFonts w:ascii="Times New Roman" w:hAnsi="Times New Roman" w:cs="Times New Roman"/>
                <w:sz w:val="22"/>
              </w:rPr>
              <w:t>A.5</w:t>
            </w:r>
          </w:p>
        </w:tc>
        <w:tc>
          <w:tcPr>
            <w:tcW w:w="6768" w:type="dxa"/>
          </w:tcPr>
          <w:p w14:paraId="76485261" w14:textId="77777777" w:rsidR="00EE258B" w:rsidRDefault="001739DD">
            <w:pPr>
              <w:ind w:left="360"/>
            </w:pPr>
            <w:r>
              <w:rPr>
                <w:rFonts w:ascii="Times New Roman" w:hAnsi="Times New Roman" w:cs="Times New Roman"/>
                <w:sz w:val="22"/>
              </w:rPr>
              <w:t>Rule-Based Label Injection</w:t>
            </w:r>
          </w:p>
        </w:tc>
        <w:tc>
          <w:tcPr>
            <w:tcW w:w="1728" w:type="dxa"/>
          </w:tcPr>
          <w:p w14:paraId="4F8D5337" w14:textId="403BE9D6"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idxbm1056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58</w:t>
            </w:r>
            <w:r>
              <w:rPr>
                <w:rFonts w:ascii="Times New Roman" w:hAnsi="Times New Roman" w:cs="Times New Roman"/>
                <w:sz w:val="22"/>
              </w:rPr>
              <w:fldChar w:fldCharType="end"/>
            </w:r>
          </w:p>
        </w:tc>
      </w:tr>
      <w:tr w:rsidR="00EE258B" w14:paraId="37A13BAE" w14:textId="77777777" w:rsidTr="0000064F">
        <w:trPr>
          <w:jc w:val="center"/>
        </w:trPr>
        <w:tc>
          <w:tcPr>
            <w:tcW w:w="1152" w:type="dxa"/>
          </w:tcPr>
          <w:p w14:paraId="4DE13FED" w14:textId="77777777" w:rsidR="00EE258B" w:rsidRDefault="001739DD">
            <w:pPr>
              <w:jc w:val="center"/>
            </w:pPr>
            <w:r>
              <w:rPr>
                <w:rFonts w:ascii="Times New Roman" w:hAnsi="Times New Roman" w:cs="Times New Roman"/>
                <w:sz w:val="22"/>
              </w:rPr>
              <w:t>A.6</w:t>
            </w:r>
          </w:p>
        </w:tc>
        <w:tc>
          <w:tcPr>
            <w:tcW w:w="6768" w:type="dxa"/>
          </w:tcPr>
          <w:p w14:paraId="555E3459" w14:textId="77777777" w:rsidR="00EE258B" w:rsidRDefault="001739DD">
            <w:pPr>
              <w:ind w:left="360"/>
            </w:pPr>
            <w:proofErr w:type="spellStart"/>
            <w:r>
              <w:rPr>
                <w:rFonts w:ascii="Times New Roman" w:hAnsi="Times New Roman" w:cs="Times New Roman"/>
                <w:sz w:val="22"/>
              </w:rPr>
              <w:t>GeoKAN</w:t>
            </w:r>
            <w:proofErr w:type="spellEnd"/>
            <w:r>
              <w:rPr>
                <w:rFonts w:ascii="Times New Roman" w:hAnsi="Times New Roman" w:cs="Times New Roman"/>
                <w:sz w:val="22"/>
              </w:rPr>
              <w:t>-Gamma Layer (Input-Independent Metric)</w:t>
            </w:r>
          </w:p>
        </w:tc>
        <w:tc>
          <w:tcPr>
            <w:tcW w:w="1728" w:type="dxa"/>
          </w:tcPr>
          <w:p w14:paraId="1A0B1E97" w14:textId="277C4942"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idxbm1057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59</w:t>
            </w:r>
            <w:r>
              <w:rPr>
                <w:rFonts w:ascii="Times New Roman" w:hAnsi="Times New Roman" w:cs="Times New Roman"/>
                <w:sz w:val="22"/>
              </w:rPr>
              <w:fldChar w:fldCharType="end"/>
            </w:r>
          </w:p>
        </w:tc>
      </w:tr>
      <w:tr w:rsidR="00EE258B" w14:paraId="4DDC45E2" w14:textId="77777777" w:rsidTr="0000064F">
        <w:trPr>
          <w:jc w:val="center"/>
        </w:trPr>
        <w:tc>
          <w:tcPr>
            <w:tcW w:w="1152" w:type="dxa"/>
          </w:tcPr>
          <w:p w14:paraId="3F7B5E39" w14:textId="77777777" w:rsidR="00EE258B" w:rsidRDefault="001739DD">
            <w:pPr>
              <w:jc w:val="center"/>
            </w:pPr>
            <w:r>
              <w:rPr>
                <w:rFonts w:ascii="Times New Roman" w:hAnsi="Times New Roman" w:cs="Times New Roman"/>
                <w:sz w:val="22"/>
              </w:rPr>
              <w:t>A.7</w:t>
            </w:r>
          </w:p>
        </w:tc>
        <w:tc>
          <w:tcPr>
            <w:tcW w:w="6768" w:type="dxa"/>
          </w:tcPr>
          <w:p w14:paraId="7ADA8CA4" w14:textId="77777777" w:rsidR="00EE258B" w:rsidRDefault="001739DD">
            <w:pPr>
              <w:ind w:left="360"/>
            </w:pPr>
            <w:proofErr w:type="spellStart"/>
            <w:r>
              <w:rPr>
                <w:rFonts w:ascii="Times New Roman" w:hAnsi="Times New Roman" w:cs="Times New Roman"/>
                <w:sz w:val="22"/>
              </w:rPr>
              <w:t>GeoKAN</w:t>
            </w:r>
            <w:proofErr w:type="spellEnd"/>
            <w:r>
              <w:rPr>
                <w:rFonts w:ascii="Times New Roman" w:hAnsi="Times New Roman" w:cs="Times New Roman"/>
                <w:sz w:val="22"/>
              </w:rPr>
              <w:t>-Wavelet Basis Function</w:t>
            </w:r>
          </w:p>
        </w:tc>
        <w:tc>
          <w:tcPr>
            <w:tcW w:w="1728" w:type="dxa"/>
          </w:tcPr>
          <w:p w14:paraId="2D526AE9" w14:textId="097BDA2F"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idxbm1058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59</w:t>
            </w:r>
            <w:r>
              <w:rPr>
                <w:rFonts w:ascii="Times New Roman" w:hAnsi="Times New Roman" w:cs="Times New Roman"/>
                <w:sz w:val="22"/>
              </w:rPr>
              <w:fldChar w:fldCharType="end"/>
            </w:r>
          </w:p>
        </w:tc>
      </w:tr>
      <w:tr w:rsidR="00EE258B" w14:paraId="49FF02FB" w14:textId="77777777" w:rsidTr="0000064F">
        <w:trPr>
          <w:jc w:val="center"/>
        </w:trPr>
        <w:tc>
          <w:tcPr>
            <w:tcW w:w="1152" w:type="dxa"/>
          </w:tcPr>
          <w:p w14:paraId="1671D5C2" w14:textId="77777777" w:rsidR="00EE258B" w:rsidRDefault="001739DD">
            <w:pPr>
              <w:jc w:val="center"/>
            </w:pPr>
            <w:r>
              <w:rPr>
                <w:rFonts w:ascii="Times New Roman" w:hAnsi="Times New Roman" w:cs="Times New Roman"/>
                <w:sz w:val="22"/>
              </w:rPr>
              <w:t>A.8</w:t>
            </w:r>
          </w:p>
        </w:tc>
        <w:tc>
          <w:tcPr>
            <w:tcW w:w="6768" w:type="dxa"/>
          </w:tcPr>
          <w:p w14:paraId="2822211C" w14:textId="77777777" w:rsidR="00EE258B" w:rsidRDefault="001739DD">
            <w:pPr>
              <w:ind w:left="360"/>
            </w:pPr>
            <w:proofErr w:type="spellStart"/>
            <w:r>
              <w:rPr>
                <w:rFonts w:ascii="Times New Roman" w:hAnsi="Times New Roman" w:cs="Times New Roman"/>
                <w:sz w:val="22"/>
              </w:rPr>
              <w:t>GeoKAN</w:t>
            </w:r>
            <w:proofErr w:type="spellEnd"/>
            <w:r>
              <w:rPr>
                <w:rFonts w:ascii="Times New Roman" w:hAnsi="Times New Roman" w:cs="Times New Roman"/>
                <w:sz w:val="22"/>
              </w:rPr>
              <w:t xml:space="preserve"> Metric Regularisation</w:t>
            </w:r>
          </w:p>
        </w:tc>
        <w:tc>
          <w:tcPr>
            <w:tcW w:w="1728" w:type="dxa"/>
          </w:tcPr>
          <w:p w14:paraId="405CFA66" w14:textId="662294DE"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idxbm1059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60</w:t>
            </w:r>
            <w:r>
              <w:rPr>
                <w:rFonts w:ascii="Times New Roman" w:hAnsi="Times New Roman" w:cs="Times New Roman"/>
                <w:sz w:val="22"/>
              </w:rPr>
              <w:fldChar w:fldCharType="end"/>
            </w:r>
          </w:p>
        </w:tc>
      </w:tr>
      <w:tr w:rsidR="00EE258B" w14:paraId="03408A08" w14:textId="77777777" w:rsidTr="0000064F">
        <w:trPr>
          <w:jc w:val="center"/>
        </w:trPr>
        <w:tc>
          <w:tcPr>
            <w:tcW w:w="1152" w:type="dxa"/>
          </w:tcPr>
          <w:p w14:paraId="57222E8D" w14:textId="77777777" w:rsidR="00EE258B" w:rsidRDefault="001739DD">
            <w:pPr>
              <w:jc w:val="center"/>
            </w:pPr>
            <w:r>
              <w:rPr>
                <w:rFonts w:ascii="Times New Roman" w:hAnsi="Times New Roman" w:cs="Times New Roman"/>
                <w:sz w:val="22"/>
              </w:rPr>
              <w:t>A.9</w:t>
            </w:r>
          </w:p>
        </w:tc>
        <w:tc>
          <w:tcPr>
            <w:tcW w:w="6768" w:type="dxa"/>
          </w:tcPr>
          <w:p w14:paraId="5560A91E" w14:textId="77777777" w:rsidR="00EE258B" w:rsidRDefault="001739DD">
            <w:pPr>
              <w:ind w:left="360"/>
            </w:pPr>
            <w:r>
              <w:rPr>
                <w:rFonts w:ascii="Times New Roman" w:hAnsi="Times New Roman" w:cs="Times New Roman"/>
                <w:sz w:val="22"/>
              </w:rPr>
              <w:t>GATv2Conv Backbone with Residual Connections</w:t>
            </w:r>
          </w:p>
        </w:tc>
        <w:tc>
          <w:tcPr>
            <w:tcW w:w="1728" w:type="dxa"/>
          </w:tcPr>
          <w:p w14:paraId="7844D231" w14:textId="7D0B6A09"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idxbm1060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61</w:t>
            </w:r>
            <w:r>
              <w:rPr>
                <w:rFonts w:ascii="Times New Roman" w:hAnsi="Times New Roman" w:cs="Times New Roman"/>
                <w:sz w:val="22"/>
              </w:rPr>
              <w:fldChar w:fldCharType="end"/>
            </w:r>
          </w:p>
        </w:tc>
      </w:tr>
      <w:tr w:rsidR="00EE258B" w14:paraId="5F988AEF" w14:textId="77777777" w:rsidTr="0000064F">
        <w:trPr>
          <w:jc w:val="center"/>
        </w:trPr>
        <w:tc>
          <w:tcPr>
            <w:tcW w:w="1152" w:type="dxa"/>
          </w:tcPr>
          <w:p w14:paraId="5DFBFB7E" w14:textId="77777777" w:rsidR="00EE258B" w:rsidRDefault="001739DD">
            <w:pPr>
              <w:jc w:val="center"/>
            </w:pPr>
            <w:r>
              <w:rPr>
                <w:rFonts w:ascii="Times New Roman" w:hAnsi="Times New Roman" w:cs="Times New Roman"/>
                <w:sz w:val="22"/>
              </w:rPr>
              <w:t>A.10</w:t>
            </w:r>
          </w:p>
        </w:tc>
        <w:tc>
          <w:tcPr>
            <w:tcW w:w="6768" w:type="dxa"/>
          </w:tcPr>
          <w:p w14:paraId="26EBFF86" w14:textId="77777777" w:rsidR="00EE258B" w:rsidRDefault="001739DD">
            <w:pPr>
              <w:ind w:left="360"/>
            </w:pPr>
            <w:r>
              <w:rPr>
                <w:rFonts w:ascii="Times New Roman" w:hAnsi="Times New Roman" w:cs="Times New Roman"/>
                <w:sz w:val="22"/>
              </w:rPr>
              <w:t>Pairwise Representation Construction</w:t>
            </w:r>
          </w:p>
        </w:tc>
        <w:tc>
          <w:tcPr>
            <w:tcW w:w="1728" w:type="dxa"/>
          </w:tcPr>
          <w:p w14:paraId="46B66DA1" w14:textId="43672FD3"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idxbm1061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62</w:t>
            </w:r>
            <w:r>
              <w:rPr>
                <w:rFonts w:ascii="Times New Roman" w:hAnsi="Times New Roman" w:cs="Times New Roman"/>
                <w:sz w:val="22"/>
              </w:rPr>
              <w:fldChar w:fldCharType="end"/>
            </w:r>
          </w:p>
        </w:tc>
      </w:tr>
      <w:tr w:rsidR="00EE258B" w14:paraId="1D5008D2" w14:textId="77777777" w:rsidTr="0000064F">
        <w:trPr>
          <w:jc w:val="center"/>
        </w:trPr>
        <w:tc>
          <w:tcPr>
            <w:tcW w:w="1152" w:type="dxa"/>
          </w:tcPr>
          <w:p w14:paraId="7A16DDAB" w14:textId="77777777" w:rsidR="00EE258B" w:rsidRDefault="001739DD">
            <w:pPr>
              <w:jc w:val="center"/>
            </w:pPr>
            <w:r>
              <w:rPr>
                <w:rFonts w:ascii="Times New Roman" w:hAnsi="Times New Roman" w:cs="Times New Roman"/>
                <w:sz w:val="22"/>
              </w:rPr>
              <w:t>A.11</w:t>
            </w:r>
          </w:p>
        </w:tc>
        <w:tc>
          <w:tcPr>
            <w:tcW w:w="6768" w:type="dxa"/>
          </w:tcPr>
          <w:p w14:paraId="5A42EA12" w14:textId="77777777" w:rsidR="00EE258B" w:rsidRDefault="001739DD">
            <w:pPr>
              <w:ind w:left="360"/>
            </w:pPr>
            <w:r>
              <w:rPr>
                <w:rFonts w:ascii="Times New Roman" w:hAnsi="Times New Roman" w:cs="Times New Roman"/>
                <w:sz w:val="22"/>
              </w:rPr>
              <w:t>Dual-Head Split (Contact vs. Directional)</w:t>
            </w:r>
          </w:p>
        </w:tc>
        <w:tc>
          <w:tcPr>
            <w:tcW w:w="1728" w:type="dxa"/>
          </w:tcPr>
          <w:p w14:paraId="541AA59B" w14:textId="3BDA3475"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idxbm1062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63</w:t>
            </w:r>
            <w:r>
              <w:rPr>
                <w:rFonts w:ascii="Times New Roman" w:hAnsi="Times New Roman" w:cs="Times New Roman"/>
                <w:sz w:val="22"/>
              </w:rPr>
              <w:fldChar w:fldCharType="end"/>
            </w:r>
          </w:p>
        </w:tc>
      </w:tr>
      <w:tr w:rsidR="00EE258B" w14:paraId="4D4405CD" w14:textId="77777777" w:rsidTr="0000064F">
        <w:trPr>
          <w:jc w:val="center"/>
        </w:trPr>
        <w:tc>
          <w:tcPr>
            <w:tcW w:w="1152" w:type="dxa"/>
          </w:tcPr>
          <w:p w14:paraId="226F2E24" w14:textId="77777777" w:rsidR="00EE258B" w:rsidRDefault="001739DD">
            <w:pPr>
              <w:jc w:val="center"/>
            </w:pPr>
            <w:r>
              <w:rPr>
                <w:rFonts w:ascii="Times New Roman" w:hAnsi="Times New Roman" w:cs="Times New Roman"/>
                <w:sz w:val="22"/>
              </w:rPr>
              <w:t>A.12</w:t>
            </w:r>
          </w:p>
        </w:tc>
        <w:tc>
          <w:tcPr>
            <w:tcW w:w="6768" w:type="dxa"/>
          </w:tcPr>
          <w:p w14:paraId="1E49EA5B" w14:textId="77777777" w:rsidR="00EE258B" w:rsidRDefault="001739DD">
            <w:pPr>
              <w:ind w:left="360"/>
            </w:pPr>
            <w:r>
              <w:rPr>
                <w:rFonts w:ascii="Times New Roman" w:hAnsi="Times New Roman" w:cs="Times New Roman"/>
                <w:sz w:val="22"/>
              </w:rPr>
              <w:t>Asymmetric Loss (ASL)</w:t>
            </w:r>
          </w:p>
        </w:tc>
        <w:tc>
          <w:tcPr>
            <w:tcW w:w="1728" w:type="dxa"/>
          </w:tcPr>
          <w:p w14:paraId="14B05F48" w14:textId="5BC7FFBB"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idxbm1063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63</w:t>
            </w:r>
            <w:r>
              <w:rPr>
                <w:rFonts w:ascii="Times New Roman" w:hAnsi="Times New Roman" w:cs="Times New Roman"/>
                <w:sz w:val="22"/>
              </w:rPr>
              <w:fldChar w:fldCharType="end"/>
            </w:r>
          </w:p>
        </w:tc>
      </w:tr>
      <w:tr w:rsidR="00EE258B" w14:paraId="6FB40D6A" w14:textId="77777777" w:rsidTr="0000064F">
        <w:trPr>
          <w:jc w:val="center"/>
        </w:trPr>
        <w:tc>
          <w:tcPr>
            <w:tcW w:w="1152" w:type="dxa"/>
          </w:tcPr>
          <w:p w14:paraId="459F6F9A" w14:textId="77777777" w:rsidR="00EE258B" w:rsidRDefault="001739DD">
            <w:pPr>
              <w:jc w:val="center"/>
            </w:pPr>
            <w:r>
              <w:rPr>
                <w:rFonts w:ascii="Times New Roman" w:hAnsi="Times New Roman" w:cs="Times New Roman"/>
                <w:sz w:val="22"/>
              </w:rPr>
              <w:t>A.13</w:t>
            </w:r>
          </w:p>
        </w:tc>
        <w:tc>
          <w:tcPr>
            <w:tcW w:w="6768" w:type="dxa"/>
          </w:tcPr>
          <w:p w14:paraId="10893087" w14:textId="77777777" w:rsidR="00EE258B" w:rsidRDefault="001739DD">
            <w:pPr>
              <w:ind w:left="360"/>
            </w:pPr>
            <w:r>
              <w:rPr>
                <w:rFonts w:ascii="Times New Roman" w:hAnsi="Times New Roman" w:cs="Times New Roman"/>
                <w:sz w:val="22"/>
              </w:rPr>
              <w:t>Negative Edge Subsampling</w:t>
            </w:r>
          </w:p>
        </w:tc>
        <w:tc>
          <w:tcPr>
            <w:tcW w:w="1728" w:type="dxa"/>
          </w:tcPr>
          <w:p w14:paraId="7A176CC0" w14:textId="06DCE443"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idxbm1064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64</w:t>
            </w:r>
            <w:r>
              <w:rPr>
                <w:rFonts w:ascii="Times New Roman" w:hAnsi="Times New Roman" w:cs="Times New Roman"/>
                <w:sz w:val="22"/>
              </w:rPr>
              <w:fldChar w:fldCharType="end"/>
            </w:r>
          </w:p>
        </w:tc>
      </w:tr>
      <w:tr w:rsidR="00EE258B" w14:paraId="3BFA3440" w14:textId="77777777" w:rsidTr="0000064F">
        <w:trPr>
          <w:jc w:val="center"/>
        </w:trPr>
        <w:tc>
          <w:tcPr>
            <w:tcW w:w="1152" w:type="dxa"/>
          </w:tcPr>
          <w:p w14:paraId="69738B86" w14:textId="77777777" w:rsidR="00EE258B" w:rsidRDefault="001739DD">
            <w:pPr>
              <w:jc w:val="center"/>
            </w:pPr>
            <w:r>
              <w:rPr>
                <w:rFonts w:ascii="Times New Roman" w:hAnsi="Times New Roman" w:cs="Times New Roman"/>
                <w:sz w:val="22"/>
              </w:rPr>
              <w:t>A.14</w:t>
            </w:r>
          </w:p>
        </w:tc>
        <w:tc>
          <w:tcPr>
            <w:tcW w:w="6768" w:type="dxa"/>
          </w:tcPr>
          <w:p w14:paraId="10BC82CD" w14:textId="77777777" w:rsidR="00EE258B" w:rsidRDefault="001739DD">
            <w:pPr>
              <w:ind w:left="360"/>
            </w:pPr>
            <w:r>
              <w:rPr>
                <w:rFonts w:ascii="Times New Roman" w:hAnsi="Times New Roman" w:cs="Times New Roman"/>
                <w:sz w:val="22"/>
              </w:rPr>
              <w:t>Inverse-Consistency Loss</w:t>
            </w:r>
          </w:p>
        </w:tc>
        <w:tc>
          <w:tcPr>
            <w:tcW w:w="1728" w:type="dxa"/>
          </w:tcPr>
          <w:p w14:paraId="2AF2B443" w14:textId="6836D9F7"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idxbm1065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65</w:t>
            </w:r>
            <w:r>
              <w:rPr>
                <w:rFonts w:ascii="Times New Roman" w:hAnsi="Times New Roman" w:cs="Times New Roman"/>
                <w:sz w:val="22"/>
              </w:rPr>
              <w:fldChar w:fldCharType="end"/>
            </w:r>
          </w:p>
        </w:tc>
      </w:tr>
      <w:tr w:rsidR="00EE258B" w14:paraId="5453F619" w14:textId="77777777" w:rsidTr="0000064F">
        <w:trPr>
          <w:jc w:val="center"/>
        </w:trPr>
        <w:tc>
          <w:tcPr>
            <w:tcW w:w="1152" w:type="dxa"/>
          </w:tcPr>
          <w:p w14:paraId="08B340CA" w14:textId="77777777" w:rsidR="00EE258B" w:rsidRDefault="001739DD">
            <w:pPr>
              <w:jc w:val="center"/>
            </w:pPr>
            <w:r>
              <w:rPr>
                <w:rFonts w:ascii="Times New Roman" w:hAnsi="Times New Roman" w:cs="Times New Roman"/>
                <w:sz w:val="22"/>
              </w:rPr>
              <w:t>A.15</w:t>
            </w:r>
          </w:p>
        </w:tc>
        <w:tc>
          <w:tcPr>
            <w:tcW w:w="6768" w:type="dxa"/>
          </w:tcPr>
          <w:p w14:paraId="5FC92813" w14:textId="77777777" w:rsidR="00EE258B" w:rsidRDefault="001739DD">
            <w:pPr>
              <w:ind w:left="360"/>
            </w:pPr>
            <w:r>
              <w:rPr>
                <w:rFonts w:ascii="Times New Roman" w:hAnsi="Times New Roman" w:cs="Times New Roman"/>
                <w:sz w:val="22"/>
              </w:rPr>
              <w:t>Data Augmentation: Gaussian Jitter</w:t>
            </w:r>
          </w:p>
        </w:tc>
        <w:tc>
          <w:tcPr>
            <w:tcW w:w="1728" w:type="dxa"/>
          </w:tcPr>
          <w:p w14:paraId="43133E90" w14:textId="1C6A302B"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idxbm1066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65</w:t>
            </w:r>
            <w:r>
              <w:rPr>
                <w:rFonts w:ascii="Times New Roman" w:hAnsi="Times New Roman" w:cs="Times New Roman"/>
                <w:sz w:val="22"/>
              </w:rPr>
              <w:fldChar w:fldCharType="end"/>
            </w:r>
          </w:p>
        </w:tc>
      </w:tr>
      <w:tr w:rsidR="00EE258B" w14:paraId="2CD03322" w14:textId="77777777" w:rsidTr="0000064F">
        <w:trPr>
          <w:jc w:val="center"/>
        </w:trPr>
        <w:tc>
          <w:tcPr>
            <w:tcW w:w="1152" w:type="dxa"/>
          </w:tcPr>
          <w:p w14:paraId="34150A7A" w14:textId="77777777" w:rsidR="00EE258B" w:rsidRDefault="001739DD">
            <w:pPr>
              <w:jc w:val="center"/>
            </w:pPr>
            <w:r>
              <w:rPr>
                <w:rFonts w:ascii="Times New Roman" w:hAnsi="Times New Roman" w:cs="Times New Roman"/>
                <w:sz w:val="22"/>
              </w:rPr>
              <w:t>A.16</w:t>
            </w:r>
          </w:p>
        </w:tc>
        <w:tc>
          <w:tcPr>
            <w:tcW w:w="6768" w:type="dxa"/>
          </w:tcPr>
          <w:p w14:paraId="263FCBA7" w14:textId="77777777" w:rsidR="00EE258B" w:rsidRDefault="001739DD">
            <w:pPr>
              <w:ind w:left="360"/>
            </w:pPr>
            <w:r>
              <w:rPr>
                <w:rFonts w:ascii="Times New Roman" w:hAnsi="Times New Roman" w:cs="Times New Roman"/>
                <w:sz w:val="22"/>
              </w:rPr>
              <w:t>Per-Relation Threshold Calibration</w:t>
            </w:r>
          </w:p>
        </w:tc>
        <w:tc>
          <w:tcPr>
            <w:tcW w:w="1728" w:type="dxa"/>
          </w:tcPr>
          <w:p w14:paraId="78749DA1" w14:textId="50972C1F"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idxbm1067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66</w:t>
            </w:r>
            <w:r>
              <w:rPr>
                <w:rFonts w:ascii="Times New Roman" w:hAnsi="Times New Roman" w:cs="Times New Roman"/>
                <w:sz w:val="22"/>
              </w:rPr>
              <w:fldChar w:fldCharType="end"/>
            </w:r>
          </w:p>
        </w:tc>
      </w:tr>
      <w:tr w:rsidR="00EE258B" w14:paraId="6422DFE5" w14:textId="77777777" w:rsidTr="0000064F">
        <w:trPr>
          <w:jc w:val="center"/>
        </w:trPr>
        <w:tc>
          <w:tcPr>
            <w:tcW w:w="1152" w:type="dxa"/>
          </w:tcPr>
          <w:p w14:paraId="4A466CC1" w14:textId="77777777" w:rsidR="00EE258B" w:rsidRDefault="001739DD">
            <w:pPr>
              <w:jc w:val="center"/>
            </w:pPr>
            <w:r>
              <w:rPr>
                <w:rFonts w:ascii="Times New Roman" w:hAnsi="Times New Roman" w:cs="Times New Roman"/>
                <w:sz w:val="22"/>
              </w:rPr>
              <w:t>A.17</w:t>
            </w:r>
          </w:p>
        </w:tc>
        <w:tc>
          <w:tcPr>
            <w:tcW w:w="6768" w:type="dxa"/>
          </w:tcPr>
          <w:p w14:paraId="0AC6F3F2" w14:textId="77777777" w:rsidR="00EE258B" w:rsidRDefault="001739DD">
            <w:pPr>
              <w:ind w:left="360"/>
            </w:pPr>
            <w:r>
              <w:rPr>
                <w:rFonts w:ascii="Times New Roman" w:hAnsi="Times New Roman" w:cs="Times New Roman"/>
                <w:sz w:val="22"/>
              </w:rPr>
              <w:t>Symbolic Repair: Constraint Definition</w:t>
            </w:r>
          </w:p>
        </w:tc>
        <w:tc>
          <w:tcPr>
            <w:tcW w:w="1728" w:type="dxa"/>
          </w:tcPr>
          <w:p w14:paraId="0D893780" w14:textId="3DE3D818"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idxbm1068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67</w:t>
            </w:r>
            <w:r>
              <w:rPr>
                <w:rFonts w:ascii="Times New Roman" w:hAnsi="Times New Roman" w:cs="Times New Roman"/>
                <w:sz w:val="22"/>
              </w:rPr>
              <w:fldChar w:fldCharType="end"/>
            </w:r>
          </w:p>
        </w:tc>
      </w:tr>
      <w:tr w:rsidR="00EE258B" w14:paraId="76741C30" w14:textId="77777777" w:rsidTr="0000064F">
        <w:trPr>
          <w:jc w:val="center"/>
        </w:trPr>
        <w:tc>
          <w:tcPr>
            <w:tcW w:w="1152" w:type="dxa"/>
          </w:tcPr>
          <w:p w14:paraId="28F44F73" w14:textId="77777777" w:rsidR="00EE258B" w:rsidRDefault="001739DD">
            <w:pPr>
              <w:jc w:val="center"/>
            </w:pPr>
            <w:r>
              <w:rPr>
                <w:rFonts w:ascii="Times New Roman" w:hAnsi="Times New Roman" w:cs="Times New Roman"/>
                <w:sz w:val="22"/>
              </w:rPr>
              <w:t>A.18</w:t>
            </w:r>
          </w:p>
        </w:tc>
        <w:tc>
          <w:tcPr>
            <w:tcW w:w="6768" w:type="dxa"/>
          </w:tcPr>
          <w:p w14:paraId="3F98C0E6" w14:textId="77777777" w:rsidR="00EE258B" w:rsidRDefault="001739DD">
            <w:pPr>
              <w:ind w:left="360"/>
            </w:pPr>
            <w:r>
              <w:rPr>
                <w:rFonts w:ascii="Times New Roman" w:hAnsi="Times New Roman" w:cs="Times New Roman"/>
                <w:sz w:val="22"/>
              </w:rPr>
              <w:t>Symbolic Repair: Confidence Propagation</w:t>
            </w:r>
          </w:p>
        </w:tc>
        <w:tc>
          <w:tcPr>
            <w:tcW w:w="1728" w:type="dxa"/>
          </w:tcPr>
          <w:p w14:paraId="622D1464" w14:textId="56EE66EC"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idxbm1069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68</w:t>
            </w:r>
            <w:r>
              <w:rPr>
                <w:rFonts w:ascii="Times New Roman" w:hAnsi="Times New Roman" w:cs="Times New Roman"/>
                <w:sz w:val="22"/>
              </w:rPr>
              <w:fldChar w:fldCharType="end"/>
            </w:r>
          </w:p>
        </w:tc>
      </w:tr>
      <w:tr w:rsidR="00EE258B" w14:paraId="0FC219A9" w14:textId="77777777" w:rsidTr="0000064F">
        <w:trPr>
          <w:jc w:val="center"/>
        </w:trPr>
        <w:tc>
          <w:tcPr>
            <w:tcW w:w="1152" w:type="dxa"/>
          </w:tcPr>
          <w:p w14:paraId="5F6A51CD" w14:textId="77777777" w:rsidR="00EE258B" w:rsidRDefault="001739DD">
            <w:pPr>
              <w:jc w:val="center"/>
            </w:pPr>
            <w:r>
              <w:rPr>
                <w:rFonts w:ascii="Times New Roman" w:hAnsi="Times New Roman" w:cs="Times New Roman"/>
                <w:sz w:val="22"/>
              </w:rPr>
              <w:t>A.19</w:t>
            </w:r>
          </w:p>
        </w:tc>
        <w:tc>
          <w:tcPr>
            <w:tcW w:w="6768" w:type="dxa"/>
          </w:tcPr>
          <w:p w14:paraId="0CD102C3" w14:textId="77777777" w:rsidR="00EE258B" w:rsidRDefault="001739DD">
            <w:pPr>
              <w:ind w:left="360"/>
            </w:pPr>
            <w:proofErr w:type="spellStart"/>
            <w:r>
              <w:rPr>
                <w:rFonts w:ascii="Times New Roman" w:hAnsi="Times New Roman" w:cs="Times New Roman"/>
                <w:sz w:val="22"/>
              </w:rPr>
              <w:t>Recall@K</w:t>
            </w:r>
            <w:proofErr w:type="spellEnd"/>
            <w:r>
              <w:rPr>
                <w:rFonts w:ascii="Times New Roman" w:hAnsi="Times New Roman" w:cs="Times New Roman"/>
                <w:sz w:val="22"/>
              </w:rPr>
              <w:t xml:space="preserve"> Computation</w:t>
            </w:r>
          </w:p>
        </w:tc>
        <w:tc>
          <w:tcPr>
            <w:tcW w:w="1728" w:type="dxa"/>
          </w:tcPr>
          <w:p w14:paraId="4963ABC9" w14:textId="028EB015"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idxbm1070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69</w:t>
            </w:r>
            <w:r>
              <w:rPr>
                <w:rFonts w:ascii="Times New Roman" w:hAnsi="Times New Roman" w:cs="Times New Roman"/>
                <w:sz w:val="22"/>
              </w:rPr>
              <w:fldChar w:fldCharType="end"/>
            </w:r>
          </w:p>
        </w:tc>
      </w:tr>
      <w:tr w:rsidR="00EE258B" w14:paraId="3DF77E2A" w14:textId="77777777" w:rsidTr="0000064F">
        <w:trPr>
          <w:jc w:val="center"/>
        </w:trPr>
        <w:tc>
          <w:tcPr>
            <w:tcW w:w="1152" w:type="dxa"/>
          </w:tcPr>
          <w:p w14:paraId="245F217E" w14:textId="77777777" w:rsidR="00EE258B" w:rsidRDefault="001739DD">
            <w:pPr>
              <w:jc w:val="center"/>
            </w:pPr>
            <w:r>
              <w:rPr>
                <w:rFonts w:ascii="Times New Roman" w:hAnsi="Times New Roman" w:cs="Times New Roman"/>
                <w:sz w:val="22"/>
              </w:rPr>
              <w:t>A.20</w:t>
            </w:r>
          </w:p>
        </w:tc>
        <w:tc>
          <w:tcPr>
            <w:tcW w:w="6768" w:type="dxa"/>
          </w:tcPr>
          <w:p w14:paraId="7094A1FB" w14:textId="77777777" w:rsidR="00EE258B" w:rsidRDefault="001739DD">
            <w:pPr>
              <w:ind w:left="360"/>
            </w:pPr>
            <w:r>
              <w:rPr>
                <w:rFonts w:ascii="Times New Roman" w:hAnsi="Times New Roman" w:cs="Times New Roman"/>
                <w:sz w:val="22"/>
              </w:rPr>
              <w:t>Warmup + Cosine Learning Rate Schedule</w:t>
            </w:r>
          </w:p>
        </w:tc>
        <w:tc>
          <w:tcPr>
            <w:tcW w:w="1728" w:type="dxa"/>
          </w:tcPr>
          <w:p w14:paraId="111717C4" w14:textId="7648683A"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idxbm1071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70</w:t>
            </w:r>
            <w:r>
              <w:rPr>
                <w:rFonts w:ascii="Times New Roman" w:hAnsi="Times New Roman" w:cs="Times New Roman"/>
                <w:sz w:val="22"/>
              </w:rPr>
              <w:fldChar w:fldCharType="end"/>
            </w:r>
          </w:p>
        </w:tc>
      </w:tr>
      <w:tr w:rsidR="00EE258B" w14:paraId="536EF0EE" w14:textId="77777777" w:rsidTr="0000064F">
        <w:trPr>
          <w:jc w:val="center"/>
        </w:trPr>
        <w:tc>
          <w:tcPr>
            <w:tcW w:w="1152" w:type="dxa"/>
          </w:tcPr>
          <w:p w14:paraId="5AAFE16E" w14:textId="77777777" w:rsidR="00EE258B" w:rsidRDefault="00EE258B">
            <w:pPr>
              <w:jc w:val="center"/>
            </w:pPr>
          </w:p>
        </w:tc>
        <w:tc>
          <w:tcPr>
            <w:tcW w:w="6768" w:type="dxa"/>
          </w:tcPr>
          <w:p w14:paraId="28682070" w14:textId="77777777" w:rsidR="00EE258B" w:rsidRDefault="001739DD">
            <w:r>
              <w:rPr>
                <w:rFonts w:ascii="Times New Roman" w:hAnsi="Times New Roman" w:cs="Times New Roman"/>
                <w:b/>
                <w:sz w:val="22"/>
              </w:rPr>
              <w:t>Proforma 4</w:t>
            </w:r>
          </w:p>
        </w:tc>
        <w:tc>
          <w:tcPr>
            <w:tcW w:w="1728" w:type="dxa"/>
          </w:tcPr>
          <w:p w14:paraId="3DB13C9C" w14:textId="149E52AA" w:rsidR="00EE258B" w:rsidRDefault="001739DD">
            <w:pPr>
              <w:jc w:val="center"/>
            </w:pPr>
            <w:r>
              <w:rPr>
                <w:rFonts w:ascii="Times New Roman" w:hAnsi="Times New Roman" w:cs="Times New Roman"/>
                <w:sz w:val="22"/>
              </w:rPr>
              <w:fldChar w:fldCharType="begin"/>
            </w:r>
            <w:r>
              <w:rPr>
                <w:rFonts w:ascii="Times New Roman" w:hAnsi="Times New Roman" w:cs="Times New Roman"/>
                <w:sz w:val="22"/>
              </w:rPr>
              <w:instrText xml:space="preserve"> PAGEREF idxbm1072 \h </w:instrText>
            </w:r>
            <w:r>
              <w:rPr>
                <w:rFonts w:ascii="Times New Roman" w:hAnsi="Times New Roman" w:cs="Times New Roman"/>
                <w:sz w:val="22"/>
              </w:rPr>
            </w:r>
            <w:r>
              <w:rPr>
                <w:rFonts w:ascii="Times New Roman" w:hAnsi="Times New Roman" w:cs="Times New Roman"/>
                <w:sz w:val="22"/>
              </w:rPr>
              <w:fldChar w:fldCharType="separate"/>
            </w:r>
            <w:r w:rsidR="00B445A0">
              <w:rPr>
                <w:rFonts w:ascii="Times New Roman" w:hAnsi="Times New Roman" w:cs="Times New Roman"/>
                <w:noProof/>
                <w:sz w:val="22"/>
              </w:rPr>
              <w:t>70</w:t>
            </w:r>
            <w:r>
              <w:rPr>
                <w:rFonts w:ascii="Times New Roman" w:hAnsi="Times New Roman" w:cs="Times New Roman"/>
                <w:sz w:val="22"/>
              </w:rPr>
              <w:fldChar w:fldCharType="end"/>
            </w:r>
          </w:p>
        </w:tc>
      </w:tr>
    </w:tbl>
    <w:p w14:paraId="7A059059" w14:textId="77777777" w:rsidR="0000064F" w:rsidRDefault="0000064F" w:rsidP="00B07B0D">
      <w:pPr>
        <w:pStyle w:val="Heading1"/>
        <w:tabs>
          <w:tab w:val="left" w:pos="5072"/>
        </w:tabs>
        <w:jc w:val="center"/>
        <w:rPr>
          <w:rFonts w:ascii="Times New Roman" w:hAnsi="Times New Roman" w:cs="Times New Roman"/>
          <w:b/>
          <w:bCs/>
          <w:color w:val="000000"/>
          <w:sz w:val="28"/>
          <w:szCs w:val="28"/>
        </w:rPr>
      </w:pPr>
      <w:bookmarkStart w:id="5" w:name="_Toc234182233"/>
      <w:bookmarkStart w:id="6" w:name="idxbm1000"/>
    </w:p>
    <w:p w14:paraId="34E875BE" w14:textId="77777777" w:rsidR="0000064F" w:rsidRDefault="0000064F" w:rsidP="00B07B0D">
      <w:pPr>
        <w:pStyle w:val="Heading1"/>
        <w:tabs>
          <w:tab w:val="left" w:pos="5072"/>
        </w:tabs>
        <w:jc w:val="center"/>
        <w:rPr>
          <w:rFonts w:ascii="Times New Roman" w:hAnsi="Times New Roman" w:cs="Times New Roman"/>
          <w:b/>
          <w:bCs/>
          <w:color w:val="000000"/>
          <w:sz w:val="28"/>
          <w:szCs w:val="28"/>
        </w:rPr>
      </w:pPr>
    </w:p>
    <w:p w14:paraId="10A3D580" w14:textId="77777777" w:rsidR="0000064F" w:rsidRDefault="0000064F" w:rsidP="00B07B0D">
      <w:pPr>
        <w:pStyle w:val="Heading1"/>
        <w:tabs>
          <w:tab w:val="left" w:pos="5072"/>
        </w:tabs>
        <w:jc w:val="center"/>
        <w:rPr>
          <w:rFonts w:ascii="Times New Roman" w:hAnsi="Times New Roman" w:cs="Times New Roman"/>
          <w:b/>
          <w:bCs/>
          <w:color w:val="000000"/>
          <w:sz w:val="28"/>
          <w:szCs w:val="28"/>
        </w:rPr>
      </w:pPr>
    </w:p>
    <w:p w14:paraId="511352FA" w14:textId="77777777" w:rsidR="0000064F" w:rsidRPr="0000064F" w:rsidRDefault="0000064F" w:rsidP="0000064F"/>
    <w:p w14:paraId="22A59042" w14:textId="77777777" w:rsidR="0000064F" w:rsidRDefault="0000064F" w:rsidP="00B07B0D">
      <w:pPr>
        <w:pStyle w:val="Heading1"/>
        <w:tabs>
          <w:tab w:val="left" w:pos="5072"/>
        </w:tabs>
        <w:jc w:val="center"/>
        <w:rPr>
          <w:rFonts w:ascii="Times New Roman" w:hAnsi="Times New Roman" w:cs="Times New Roman"/>
          <w:b/>
          <w:bCs/>
          <w:color w:val="000000"/>
          <w:sz w:val="28"/>
          <w:szCs w:val="28"/>
        </w:rPr>
      </w:pPr>
    </w:p>
    <w:p w14:paraId="3F6EB876" w14:textId="77777777" w:rsidR="0000064F" w:rsidRDefault="0000064F" w:rsidP="00B07B0D">
      <w:pPr>
        <w:pStyle w:val="Heading1"/>
        <w:tabs>
          <w:tab w:val="left" w:pos="5072"/>
        </w:tabs>
        <w:jc w:val="center"/>
        <w:rPr>
          <w:rFonts w:ascii="Times New Roman" w:hAnsi="Times New Roman" w:cs="Times New Roman"/>
          <w:b/>
          <w:bCs/>
          <w:color w:val="000000"/>
          <w:sz w:val="28"/>
          <w:szCs w:val="28"/>
        </w:rPr>
      </w:pPr>
    </w:p>
    <w:p w14:paraId="5F984783" w14:textId="587C9BB8" w:rsidR="00B07B0D" w:rsidRPr="006446FF" w:rsidRDefault="00B07B0D" w:rsidP="00B07B0D">
      <w:pPr>
        <w:pStyle w:val="Heading1"/>
        <w:tabs>
          <w:tab w:val="left" w:pos="5072"/>
        </w:tabs>
        <w:jc w:val="center"/>
        <w:rPr>
          <w:rFonts w:ascii="Times New Roman" w:hAnsi="Times New Roman" w:cs="Times New Roman"/>
          <w:b/>
          <w:bCs/>
          <w:sz w:val="28"/>
          <w:szCs w:val="28"/>
        </w:rPr>
      </w:pPr>
      <w:r w:rsidRPr="006446FF">
        <w:rPr>
          <w:rFonts w:ascii="Times New Roman" w:hAnsi="Times New Roman" w:cs="Times New Roman"/>
          <w:b/>
          <w:bCs/>
          <w:color w:val="000000"/>
          <w:sz w:val="28"/>
          <w:szCs w:val="28"/>
        </w:rPr>
        <w:t>CERTIFICATE</w:t>
      </w:r>
      <w:bookmarkEnd w:id="5"/>
      <w:bookmarkEnd w:id="6"/>
    </w:p>
    <w:p w14:paraId="6FFC599C" w14:textId="77777777" w:rsidR="00B07B0D" w:rsidRPr="006446FF" w:rsidRDefault="00B07B0D" w:rsidP="00B07B0D">
      <w:pPr>
        <w:tabs>
          <w:tab w:val="left" w:pos="5072"/>
        </w:tabs>
        <w:jc w:val="center"/>
        <w:rPr>
          <w:rFonts w:ascii="Times New Roman" w:hAnsi="Times New Roman" w:cs="Times New Roman"/>
          <w:b/>
          <w:bCs/>
          <w:sz w:val="28"/>
          <w:szCs w:val="28"/>
        </w:rPr>
      </w:pPr>
    </w:p>
    <w:p w14:paraId="3F069A87" w14:textId="77777777" w:rsidR="00B07B0D" w:rsidRPr="006446FF" w:rsidRDefault="00B07B0D" w:rsidP="00B07B0D">
      <w:pPr>
        <w:tabs>
          <w:tab w:val="left" w:pos="5072"/>
        </w:tabs>
        <w:jc w:val="both"/>
        <w:rPr>
          <w:rFonts w:ascii="Times New Roman" w:hAnsi="Times New Roman" w:cs="Times New Roman"/>
          <w:b/>
          <w:bCs/>
        </w:rPr>
      </w:pPr>
      <w:r w:rsidRPr="006446FF">
        <w:rPr>
          <w:rFonts w:ascii="Times New Roman" w:hAnsi="Times New Roman" w:cs="Times New Roman"/>
          <w:b/>
          <w:bCs/>
        </w:rPr>
        <w:t>Certified that this thesis titled '</w:t>
      </w:r>
      <w:proofErr w:type="spellStart"/>
      <w:r w:rsidRPr="006446FF">
        <w:rPr>
          <w:rFonts w:ascii="Times New Roman" w:hAnsi="Times New Roman" w:cs="Times New Roman"/>
          <w:b/>
          <w:bCs/>
        </w:rPr>
        <w:t>LogicSplat</w:t>
      </w:r>
      <w:proofErr w:type="spellEnd"/>
      <w:r w:rsidRPr="006446FF">
        <w:rPr>
          <w:rFonts w:ascii="Times New Roman" w:hAnsi="Times New Roman" w:cs="Times New Roman"/>
          <w:b/>
          <w:bCs/>
        </w:rPr>
        <w:t xml:space="preserve">: Neuro-Symbolic 3D Scene Graph Generation via Geometric Kolmogorov–Arnold Networks' is a </w:t>
      </w:r>
      <w:proofErr w:type="spellStart"/>
      <w:r w:rsidRPr="006446FF">
        <w:rPr>
          <w:rFonts w:ascii="Times New Roman" w:hAnsi="Times New Roman" w:cs="Times New Roman"/>
          <w:b/>
          <w:bCs/>
        </w:rPr>
        <w:t>bonafide</w:t>
      </w:r>
      <w:proofErr w:type="spellEnd"/>
      <w:r w:rsidRPr="006446FF">
        <w:rPr>
          <w:rFonts w:ascii="Times New Roman" w:hAnsi="Times New Roman" w:cs="Times New Roman"/>
          <w:b/>
          <w:bCs/>
        </w:rPr>
        <w:t xml:space="preserve"> work done by Mr. Debjyoti Sengupta at Symbiosis Institute of Geoinformatics, under our supervision.</w:t>
      </w:r>
    </w:p>
    <w:p w14:paraId="7B62F366" w14:textId="77777777" w:rsidR="00B07B0D" w:rsidRPr="006446FF" w:rsidRDefault="00B07B0D" w:rsidP="00B07B0D">
      <w:pPr>
        <w:tabs>
          <w:tab w:val="left" w:pos="5072"/>
        </w:tabs>
        <w:jc w:val="both"/>
        <w:rPr>
          <w:rFonts w:ascii="Times New Roman" w:hAnsi="Times New Roman" w:cs="Times New Roman"/>
          <w:b/>
          <w:bCs/>
        </w:rPr>
      </w:pPr>
    </w:p>
    <w:p w14:paraId="1E207F67" w14:textId="77777777" w:rsidR="00B07B0D" w:rsidRPr="006446FF" w:rsidRDefault="00B07B0D" w:rsidP="00B07B0D">
      <w:pPr>
        <w:tabs>
          <w:tab w:val="left" w:pos="5072"/>
        </w:tabs>
        <w:jc w:val="both"/>
        <w:rPr>
          <w:rFonts w:ascii="Times New Roman" w:hAnsi="Times New Roman" w:cs="Times New Roman"/>
          <w:b/>
          <w:bCs/>
        </w:rPr>
      </w:pPr>
    </w:p>
    <w:p w14:paraId="5FC442E5" w14:textId="77777777" w:rsidR="00B07B0D" w:rsidRPr="006446FF" w:rsidRDefault="00B07B0D" w:rsidP="00B07B0D">
      <w:pPr>
        <w:tabs>
          <w:tab w:val="left" w:pos="5072"/>
        </w:tabs>
        <w:jc w:val="both"/>
        <w:rPr>
          <w:rFonts w:ascii="Times New Roman" w:hAnsi="Times New Roman" w:cs="Times New Roman"/>
          <w:b/>
          <w:bCs/>
        </w:rPr>
      </w:pPr>
    </w:p>
    <w:p w14:paraId="0747390A" w14:textId="77777777" w:rsidR="00B07B0D" w:rsidRPr="006446FF" w:rsidRDefault="00B07B0D" w:rsidP="00B07B0D">
      <w:pPr>
        <w:tabs>
          <w:tab w:val="left" w:pos="5072"/>
        </w:tabs>
        <w:jc w:val="both"/>
        <w:rPr>
          <w:rFonts w:ascii="Times New Roman" w:hAnsi="Times New Roman" w:cs="Times New Roman"/>
          <w:b/>
          <w:bCs/>
        </w:rPr>
      </w:pPr>
    </w:p>
    <w:p w14:paraId="5263F30C" w14:textId="77777777" w:rsidR="00B07B0D" w:rsidRPr="006446FF" w:rsidRDefault="00B07B0D" w:rsidP="00B07B0D">
      <w:pPr>
        <w:tabs>
          <w:tab w:val="left" w:pos="5072"/>
        </w:tabs>
        <w:jc w:val="both"/>
        <w:rPr>
          <w:rFonts w:ascii="Times New Roman" w:hAnsi="Times New Roman" w:cs="Times New Roman"/>
          <w:b/>
          <w:bCs/>
        </w:rPr>
      </w:pPr>
    </w:p>
    <w:p w14:paraId="5F6FF8F6" w14:textId="77777777" w:rsidR="00B07B0D" w:rsidRPr="006446FF" w:rsidRDefault="00B07B0D" w:rsidP="00B07B0D">
      <w:pPr>
        <w:tabs>
          <w:tab w:val="left" w:pos="5072"/>
        </w:tabs>
        <w:jc w:val="both"/>
        <w:rPr>
          <w:rFonts w:ascii="Times New Roman" w:hAnsi="Times New Roman" w:cs="Times New Roman"/>
          <w:b/>
          <w:bCs/>
        </w:rPr>
      </w:pPr>
    </w:p>
    <w:p w14:paraId="65AEDAE5" w14:textId="77777777" w:rsidR="00B07B0D" w:rsidRDefault="00B07B0D" w:rsidP="00B07B0D">
      <w:pPr>
        <w:tabs>
          <w:tab w:val="left" w:pos="5072"/>
        </w:tabs>
        <w:jc w:val="both"/>
        <w:rPr>
          <w:rFonts w:ascii="Times New Roman" w:hAnsi="Times New Roman" w:cs="Times New Roman"/>
          <w:b/>
          <w:bCs/>
        </w:rPr>
      </w:pPr>
    </w:p>
    <w:p w14:paraId="0F9AC4B5" w14:textId="77777777" w:rsidR="0000064F" w:rsidRPr="006446FF" w:rsidRDefault="0000064F" w:rsidP="00B07B0D">
      <w:pPr>
        <w:tabs>
          <w:tab w:val="left" w:pos="5072"/>
        </w:tabs>
        <w:jc w:val="both"/>
        <w:rPr>
          <w:rFonts w:ascii="Times New Roman" w:hAnsi="Times New Roman" w:cs="Times New Roman"/>
          <w:b/>
          <w:bCs/>
        </w:rPr>
      </w:pPr>
    </w:p>
    <w:p w14:paraId="001061C1" w14:textId="77777777" w:rsidR="00B07B0D" w:rsidRPr="006446FF" w:rsidRDefault="00B07B0D" w:rsidP="00B07B0D">
      <w:pPr>
        <w:tabs>
          <w:tab w:val="left" w:pos="5072"/>
        </w:tabs>
        <w:jc w:val="both"/>
        <w:rPr>
          <w:rFonts w:ascii="Times New Roman" w:hAnsi="Times New Roman" w:cs="Times New Roman"/>
          <w:b/>
          <w:bCs/>
        </w:rPr>
      </w:pPr>
    </w:p>
    <w:p w14:paraId="0F82E56F" w14:textId="77777777" w:rsidR="00B07B0D" w:rsidRPr="006446FF" w:rsidRDefault="00B07B0D" w:rsidP="00B07B0D">
      <w:pPr>
        <w:tabs>
          <w:tab w:val="left" w:pos="5072"/>
        </w:tabs>
        <w:jc w:val="both"/>
        <w:rPr>
          <w:rFonts w:ascii="Times New Roman" w:hAnsi="Times New Roman" w:cs="Times New Roman"/>
          <w:b/>
          <w:bCs/>
        </w:rPr>
      </w:pPr>
    </w:p>
    <w:p w14:paraId="2BA88F45" w14:textId="77777777" w:rsidR="006446FF" w:rsidRPr="006446FF" w:rsidRDefault="006446FF" w:rsidP="006446FF">
      <w:pPr>
        <w:tabs>
          <w:tab w:val="left" w:pos="5072"/>
        </w:tabs>
        <w:jc w:val="both"/>
        <w:rPr>
          <w:rFonts w:ascii="Times New Roman" w:hAnsi="Times New Roman" w:cs="Times New Roman"/>
          <w:b/>
          <w:bCs/>
        </w:rPr>
      </w:pPr>
      <w:r w:rsidRPr="006446FF">
        <w:rPr>
          <w:rFonts w:ascii="Times New Roman" w:hAnsi="Times New Roman" w:cs="Times New Roman"/>
          <w:b/>
          <w:bCs/>
        </w:rPr>
        <w:t>Supervisor, Internal</w:t>
      </w:r>
      <w:r w:rsidRPr="006446FF">
        <w:rPr>
          <w:rFonts w:ascii="Times New Roman" w:hAnsi="Times New Roman" w:cs="Times New Roman"/>
          <w:b/>
          <w:bCs/>
        </w:rPr>
        <w:tab/>
      </w:r>
      <w:r w:rsidRPr="006446FF">
        <w:rPr>
          <w:rFonts w:ascii="Times New Roman" w:hAnsi="Times New Roman" w:cs="Times New Roman"/>
          <w:b/>
          <w:bCs/>
        </w:rPr>
        <w:tab/>
      </w:r>
    </w:p>
    <w:p w14:paraId="7C8D172F" w14:textId="77777777" w:rsidR="006446FF" w:rsidRPr="006446FF" w:rsidRDefault="006446FF" w:rsidP="006446FF">
      <w:pPr>
        <w:tabs>
          <w:tab w:val="left" w:pos="5072"/>
        </w:tabs>
        <w:jc w:val="both"/>
        <w:rPr>
          <w:rFonts w:ascii="Times New Roman" w:hAnsi="Times New Roman" w:cs="Times New Roman"/>
          <w:b/>
          <w:bCs/>
        </w:rPr>
      </w:pPr>
    </w:p>
    <w:p w14:paraId="4BBF5AE3" w14:textId="77777777" w:rsidR="006446FF" w:rsidRPr="006446FF" w:rsidRDefault="006446FF" w:rsidP="006446FF">
      <w:pPr>
        <w:tabs>
          <w:tab w:val="left" w:pos="5072"/>
        </w:tabs>
        <w:jc w:val="both"/>
        <w:rPr>
          <w:rFonts w:ascii="Times New Roman" w:hAnsi="Times New Roman" w:cs="Times New Roman"/>
          <w:b/>
          <w:bCs/>
        </w:rPr>
      </w:pPr>
      <w:r w:rsidRPr="006446FF">
        <w:rPr>
          <w:rFonts w:ascii="Times New Roman" w:hAnsi="Times New Roman" w:cs="Times New Roman"/>
          <w:b/>
          <w:bCs/>
        </w:rPr>
        <w:t>Mr. Sahil Shah</w:t>
      </w:r>
    </w:p>
    <w:p w14:paraId="070E9733" w14:textId="77777777" w:rsidR="00B07B0D" w:rsidRPr="006446FF" w:rsidRDefault="006446FF" w:rsidP="006446FF">
      <w:pPr>
        <w:tabs>
          <w:tab w:val="left" w:pos="5072"/>
        </w:tabs>
        <w:jc w:val="both"/>
        <w:rPr>
          <w:rFonts w:ascii="Times New Roman" w:hAnsi="Times New Roman" w:cs="Times New Roman"/>
          <w:b/>
          <w:bCs/>
        </w:rPr>
      </w:pPr>
      <w:r w:rsidRPr="006446FF">
        <w:rPr>
          <w:rFonts w:ascii="Times New Roman" w:hAnsi="Times New Roman" w:cs="Times New Roman"/>
          <w:b/>
          <w:bCs/>
        </w:rPr>
        <w:t>Symbiosis Institute of Geoinformatics</w:t>
      </w:r>
    </w:p>
    <w:p w14:paraId="55CB461C" w14:textId="77777777" w:rsidR="006446FF" w:rsidRPr="006446FF" w:rsidRDefault="006446FF" w:rsidP="006446FF">
      <w:pPr>
        <w:tabs>
          <w:tab w:val="left" w:pos="5072"/>
        </w:tabs>
        <w:jc w:val="both"/>
        <w:rPr>
          <w:rFonts w:ascii="Times New Roman" w:hAnsi="Times New Roman" w:cs="Times New Roman"/>
          <w:b/>
          <w:bCs/>
        </w:rPr>
      </w:pPr>
    </w:p>
    <w:p w14:paraId="724D7E0E" w14:textId="77777777" w:rsidR="006446FF" w:rsidRPr="006446FF" w:rsidRDefault="006446FF" w:rsidP="006446FF">
      <w:pPr>
        <w:tabs>
          <w:tab w:val="left" w:pos="5072"/>
        </w:tabs>
        <w:jc w:val="both"/>
        <w:rPr>
          <w:rFonts w:ascii="Times New Roman" w:hAnsi="Times New Roman" w:cs="Times New Roman"/>
          <w:b/>
          <w:bCs/>
        </w:rPr>
      </w:pPr>
    </w:p>
    <w:p w14:paraId="21E9CFC8" w14:textId="77777777" w:rsidR="006446FF" w:rsidRPr="006446FF" w:rsidRDefault="006446FF" w:rsidP="006446FF">
      <w:pPr>
        <w:tabs>
          <w:tab w:val="left" w:pos="5072"/>
        </w:tabs>
        <w:jc w:val="both"/>
        <w:rPr>
          <w:rFonts w:ascii="Times New Roman" w:hAnsi="Times New Roman" w:cs="Times New Roman"/>
          <w:b/>
          <w:bCs/>
        </w:rPr>
      </w:pPr>
    </w:p>
    <w:p w14:paraId="21D4E654" w14:textId="77777777" w:rsidR="006446FF" w:rsidRPr="006446FF" w:rsidRDefault="006446FF" w:rsidP="006446FF">
      <w:pPr>
        <w:tabs>
          <w:tab w:val="left" w:pos="5072"/>
        </w:tabs>
        <w:jc w:val="both"/>
        <w:rPr>
          <w:rFonts w:ascii="Times New Roman" w:hAnsi="Times New Roman" w:cs="Times New Roman"/>
          <w:b/>
          <w:bCs/>
        </w:rPr>
      </w:pPr>
    </w:p>
    <w:p w14:paraId="7F94E09B" w14:textId="77777777" w:rsidR="006446FF" w:rsidRPr="006446FF" w:rsidRDefault="006446FF" w:rsidP="006446FF">
      <w:pPr>
        <w:tabs>
          <w:tab w:val="left" w:pos="5072"/>
        </w:tabs>
        <w:jc w:val="both"/>
        <w:rPr>
          <w:rFonts w:ascii="Times New Roman" w:hAnsi="Times New Roman" w:cs="Times New Roman"/>
          <w:b/>
          <w:bCs/>
        </w:rPr>
      </w:pPr>
    </w:p>
    <w:p w14:paraId="0D798E14" w14:textId="77777777" w:rsidR="006446FF" w:rsidRPr="006446FF" w:rsidRDefault="006446FF" w:rsidP="006446FF">
      <w:pPr>
        <w:tabs>
          <w:tab w:val="left" w:pos="5072"/>
        </w:tabs>
        <w:jc w:val="both"/>
        <w:rPr>
          <w:rFonts w:ascii="Times New Roman" w:hAnsi="Times New Roman" w:cs="Times New Roman"/>
          <w:b/>
          <w:bCs/>
        </w:rPr>
      </w:pPr>
    </w:p>
    <w:p w14:paraId="0B4C3ACF" w14:textId="77777777" w:rsidR="006446FF" w:rsidRPr="006446FF" w:rsidRDefault="006446FF" w:rsidP="006446FF">
      <w:pPr>
        <w:tabs>
          <w:tab w:val="left" w:pos="5072"/>
        </w:tabs>
        <w:jc w:val="both"/>
        <w:rPr>
          <w:rFonts w:ascii="Times New Roman" w:hAnsi="Times New Roman" w:cs="Times New Roman"/>
          <w:b/>
          <w:bCs/>
        </w:rPr>
      </w:pPr>
    </w:p>
    <w:p w14:paraId="0678CAC1" w14:textId="77777777" w:rsidR="006446FF" w:rsidRPr="006446FF" w:rsidRDefault="006446FF" w:rsidP="006446FF">
      <w:pPr>
        <w:tabs>
          <w:tab w:val="left" w:pos="5072"/>
        </w:tabs>
        <w:jc w:val="both"/>
        <w:rPr>
          <w:rFonts w:ascii="Times New Roman" w:hAnsi="Times New Roman" w:cs="Times New Roman"/>
          <w:b/>
          <w:bCs/>
        </w:rPr>
      </w:pPr>
    </w:p>
    <w:p w14:paraId="63070063" w14:textId="77777777" w:rsidR="006446FF" w:rsidRPr="006446FF" w:rsidRDefault="006446FF" w:rsidP="006446FF">
      <w:pPr>
        <w:tabs>
          <w:tab w:val="left" w:pos="5072"/>
        </w:tabs>
        <w:jc w:val="both"/>
        <w:rPr>
          <w:rFonts w:ascii="Times New Roman" w:hAnsi="Times New Roman" w:cs="Times New Roman"/>
          <w:b/>
          <w:bCs/>
        </w:rPr>
      </w:pPr>
    </w:p>
    <w:p w14:paraId="1EA6D199" w14:textId="77777777" w:rsidR="006446FF" w:rsidRPr="006446FF" w:rsidRDefault="006446FF" w:rsidP="006446FF">
      <w:pPr>
        <w:tabs>
          <w:tab w:val="left" w:pos="5072"/>
        </w:tabs>
        <w:jc w:val="both"/>
        <w:rPr>
          <w:rFonts w:ascii="Times New Roman" w:hAnsi="Times New Roman" w:cs="Times New Roman"/>
          <w:b/>
          <w:bCs/>
        </w:rPr>
      </w:pPr>
    </w:p>
    <w:p w14:paraId="00C3A930" w14:textId="77777777" w:rsidR="006446FF" w:rsidRPr="006446FF" w:rsidRDefault="006446FF" w:rsidP="006446FF">
      <w:pPr>
        <w:tabs>
          <w:tab w:val="left" w:pos="5072"/>
        </w:tabs>
        <w:jc w:val="both"/>
        <w:rPr>
          <w:rFonts w:ascii="Times New Roman" w:hAnsi="Times New Roman" w:cs="Times New Roman"/>
          <w:b/>
          <w:bCs/>
        </w:rPr>
      </w:pPr>
    </w:p>
    <w:p w14:paraId="6D3E384D" w14:textId="77777777" w:rsidR="006446FF" w:rsidRPr="006446FF" w:rsidRDefault="006446FF" w:rsidP="006446FF">
      <w:pPr>
        <w:pStyle w:val="Heading1"/>
        <w:tabs>
          <w:tab w:val="left" w:pos="5072"/>
        </w:tabs>
        <w:jc w:val="center"/>
        <w:rPr>
          <w:rFonts w:ascii="Times New Roman" w:hAnsi="Times New Roman" w:cs="Times New Roman"/>
          <w:b/>
          <w:bCs/>
          <w:sz w:val="28"/>
          <w:szCs w:val="28"/>
          <w:lang w:val="en-US"/>
        </w:rPr>
      </w:pPr>
      <w:bookmarkStart w:id="7" w:name="_Toc234182234"/>
      <w:bookmarkStart w:id="8" w:name="idxbm1001"/>
      <w:r w:rsidRPr="006446FF">
        <w:rPr>
          <w:rFonts w:ascii="Times New Roman" w:hAnsi="Times New Roman" w:cs="Times New Roman"/>
          <w:b/>
          <w:bCs/>
          <w:color w:val="000000"/>
          <w:sz w:val="28"/>
          <w:szCs w:val="28"/>
          <w:lang w:val="en-US"/>
        </w:rPr>
        <w:t>Undertaking</w:t>
      </w:r>
      <w:bookmarkEnd w:id="7"/>
      <w:bookmarkEnd w:id="8"/>
    </w:p>
    <w:p w14:paraId="0702E614" w14:textId="77777777" w:rsidR="006446FF" w:rsidRPr="006446FF" w:rsidRDefault="006446FF" w:rsidP="006446FF">
      <w:pPr>
        <w:tabs>
          <w:tab w:val="left" w:pos="5072"/>
        </w:tabs>
        <w:jc w:val="both"/>
        <w:rPr>
          <w:rFonts w:ascii="Times New Roman" w:hAnsi="Times New Roman" w:cs="Times New Roman"/>
          <w:b/>
          <w:bCs/>
        </w:rPr>
      </w:pPr>
    </w:p>
    <w:p w14:paraId="15412EE9" w14:textId="77777777" w:rsidR="006446FF" w:rsidRPr="006446FF" w:rsidRDefault="006446FF" w:rsidP="006446FF">
      <w:pPr>
        <w:tabs>
          <w:tab w:val="left" w:pos="5072"/>
        </w:tabs>
        <w:jc w:val="both"/>
        <w:rPr>
          <w:rFonts w:ascii="Times New Roman" w:hAnsi="Times New Roman" w:cs="Times New Roman"/>
          <w:b/>
          <w:bCs/>
        </w:rPr>
      </w:pPr>
    </w:p>
    <w:p w14:paraId="00B1697B" w14:textId="77777777" w:rsidR="006446FF" w:rsidRPr="006446FF" w:rsidRDefault="006446FF" w:rsidP="006446FF">
      <w:pPr>
        <w:tabs>
          <w:tab w:val="left" w:pos="5072"/>
        </w:tabs>
        <w:jc w:val="both"/>
        <w:rPr>
          <w:rFonts w:ascii="Times New Roman" w:hAnsi="Times New Roman" w:cs="Times New Roman"/>
          <w:b/>
          <w:bCs/>
          <w:sz w:val="28"/>
          <w:szCs w:val="28"/>
          <w:lang w:val="en-US"/>
        </w:rPr>
      </w:pPr>
      <w:r w:rsidRPr="006446FF">
        <w:rPr>
          <w:rFonts w:ascii="Times New Roman" w:hAnsi="Times New Roman" w:cs="Times New Roman"/>
          <w:b/>
          <w:bCs/>
        </w:rPr>
        <w:t xml:space="preserve">The thesis titled </w:t>
      </w:r>
      <w:proofErr w:type="spellStart"/>
      <w:r w:rsidRPr="006446FF">
        <w:rPr>
          <w:rFonts w:ascii="Times New Roman" w:hAnsi="Times New Roman" w:cs="Times New Roman"/>
          <w:b/>
          <w:bCs/>
        </w:rPr>
        <w:t>LogicSplat</w:t>
      </w:r>
      <w:proofErr w:type="spellEnd"/>
      <w:r w:rsidRPr="006446FF">
        <w:rPr>
          <w:rFonts w:ascii="Times New Roman" w:hAnsi="Times New Roman" w:cs="Times New Roman"/>
          <w:b/>
          <w:bCs/>
        </w:rPr>
        <w:t>: Neuro-Symbolic 3D Scene Graph Generation via Geometric Kolmogorov–Arnold Networks is the Bonafide work of Mr. Debjyoti Sengupta.</w:t>
      </w:r>
    </w:p>
    <w:p w14:paraId="31283614" w14:textId="77777777" w:rsidR="006446FF" w:rsidRPr="006446FF" w:rsidRDefault="006446FF" w:rsidP="006446FF">
      <w:pPr>
        <w:tabs>
          <w:tab w:val="left" w:pos="5072"/>
        </w:tabs>
        <w:jc w:val="both"/>
        <w:rPr>
          <w:rFonts w:ascii="Times New Roman" w:hAnsi="Times New Roman" w:cs="Times New Roman"/>
          <w:b/>
          <w:bCs/>
        </w:rPr>
      </w:pPr>
    </w:p>
    <w:p w14:paraId="6EAF5F0D" w14:textId="77777777" w:rsidR="006446FF" w:rsidRPr="006446FF" w:rsidRDefault="006446FF" w:rsidP="006446FF">
      <w:pPr>
        <w:tabs>
          <w:tab w:val="left" w:pos="5072"/>
        </w:tabs>
        <w:jc w:val="both"/>
        <w:rPr>
          <w:rFonts w:ascii="Times New Roman" w:hAnsi="Times New Roman" w:cs="Times New Roman"/>
          <w:b/>
          <w:bCs/>
        </w:rPr>
      </w:pPr>
      <w:r w:rsidRPr="006446FF">
        <w:rPr>
          <w:rFonts w:ascii="Times New Roman" w:hAnsi="Times New Roman" w:cs="Times New Roman"/>
          <w:b/>
          <w:bCs/>
        </w:rPr>
        <w:t>University can use and reuse the dissertation work in future.</w:t>
      </w:r>
    </w:p>
    <w:p w14:paraId="58DE6D7F" w14:textId="77777777" w:rsidR="006446FF" w:rsidRPr="006446FF" w:rsidRDefault="006446FF" w:rsidP="006446FF">
      <w:pPr>
        <w:tabs>
          <w:tab w:val="left" w:pos="5072"/>
        </w:tabs>
        <w:jc w:val="both"/>
        <w:rPr>
          <w:rFonts w:ascii="Times New Roman" w:hAnsi="Times New Roman" w:cs="Times New Roman"/>
          <w:b/>
          <w:bCs/>
        </w:rPr>
      </w:pPr>
    </w:p>
    <w:p w14:paraId="681B756E" w14:textId="77777777" w:rsidR="006446FF" w:rsidRPr="006446FF" w:rsidRDefault="006446FF" w:rsidP="006446FF">
      <w:pPr>
        <w:tabs>
          <w:tab w:val="left" w:pos="5072"/>
        </w:tabs>
        <w:jc w:val="both"/>
        <w:rPr>
          <w:rFonts w:ascii="Times New Roman" w:hAnsi="Times New Roman" w:cs="Times New Roman"/>
          <w:b/>
          <w:bCs/>
        </w:rPr>
      </w:pPr>
      <w:r w:rsidRPr="006446FF">
        <w:rPr>
          <w:rFonts w:ascii="Times New Roman" w:hAnsi="Times New Roman" w:cs="Times New Roman"/>
          <w:b/>
          <w:bCs/>
        </w:rPr>
        <w:t xml:space="preserve">Date: </w:t>
      </w:r>
    </w:p>
    <w:p w14:paraId="0074E411" w14:textId="77777777" w:rsidR="006446FF" w:rsidRPr="006446FF" w:rsidRDefault="006446FF" w:rsidP="006446FF">
      <w:pPr>
        <w:tabs>
          <w:tab w:val="left" w:pos="5072"/>
        </w:tabs>
        <w:jc w:val="both"/>
        <w:rPr>
          <w:rFonts w:ascii="Times New Roman" w:hAnsi="Times New Roman" w:cs="Times New Roman"/>
          <w:b/>
          <w:bCs/>
        </w:rPr>
      </w:pPr>
    </w:p>
    <w:p w14:paraId="1F5E1142" w14:textId="77777777" w:rsidR="006446FF" w:rsidRPr="006446FF" w:rsidRDefault="006446FF" w:rsidP="006446FF">
      <w:pPr>
        <w:tabs>
          <w:tab w:val="left" w:pos="5072"/>
        </w:tabs>
        <w:jc w:val="both"/>
        <w:rPr>
          <w:rFonts w:ascii="Times New Roman" w:hAnsi="Times New Roman" w:cs="Times New Roman"/>
          <w:b/>
          <w:bCs/>
        </w:rPr>
      </w:pPr>
    </w:p>
    <w:p w14:paraId="76C8C37A" w14:textId="77777777" w:rsidR="006446FF" w:rsidRPr="006446FF" w:rsidRDefault="006446FF" w:rsidP="006446FF">
      <w:pPr>
        <w:tabs>
          <w:tab w:val="left" w:pos="5072"/>
        </w:tabs>
        <w:jc w:val="both"/>
        <w:rPr>
          <w:rFonts w:ascii="Times New Roman" w:hAnsi="Times New Roman" w:cs="Times New Roman"/>
          <w:b/>
          <w:bCs/>
        </w:rPr>
      </w:pPr>
    </w:p>
    <w:p w14:paraId="0F001500" w14:textId="77777777" w:rsidR="006446FF" w:rsidRPr="006446FF" w:rsidRDefault="006446FF" w:rsidP="006446FF">
      <w:pPr>
        <w:tabs>
          <w:tab w:val="left" w:pos="5072"/>
        </w:tabs>
        <w:jc w:val="both"/>
        <w:rPr>
          <w:rFonts w:ascii="Times New Roman" w:hAnsi="Times New Roman" w:cs="Times New Roman"/>
          <w:b/>
          <w:bCs/>
        </w:rPr>
      </w:pPr>
    </w:p>
    <w:p w14:paraId="11324BA3" w14:textId="77777777" w:rsidR="006446FF" w:rsidRDefault="006446FF" w:rsidP="006446FF">
      <w:pPr>
        <w:tabs>
          <w:tab w:val="left" w:pos="5072"/>
        </w:tabs>
        <w:jc w:val="both"/>
        <w:rPr>
          <w:rFonts w:ascii="Times New Roman" w:hAnsi="Times New Roman" w:cs="Times New Roman"/>
          <w:b/>
          <w:bCs/>
        </w:rPr>
      </w:pPr>
    </w:p>
    <w:p w14:paraId="1F9045B2" w14:textId="77777777" w:rsidR="0000064F" w:rsidRPr="006446FF" w:rsidRDefault="0000064F" w:rsidP="006446FF">
      <w:pPr>
        <w:tabs>
          <w:tab w:val="left" w:pos="5072"/>
        </w:tabs>
        <w:jc w:val="both"/>
        <w:rPr>
          <w:rFonts w:ascii="Times New Roman" w:hAnsi="Times New Roman" w:cs="Times New Roman"/>
          <w:b/>
          <w:bCs/>
        </w:rPr>
      </w:pPr>
    </w:p>
    <w:p w14:paraId="518C6D40" w14:textId="77777777" w:rsidR="006446FF" w:rsidRPr="006446FF" w:rsidRDefault="006446FF" w:rsidP="006446FF">
      <w:pPr>
        <w:tabs>
          <w:tab w:val="left" w:pos="5072"/>
        </w:tabs>
        <w:jc w:val="both"/>
        <w:rPr>
          <w:rFonts w:ascii="Times New Roman" w:hAnsi="Times New Roman" w:cs="Times New Roman"/>
          <w:b/>
          <w:bCs/>
          <w:lang w:val="en-US"/>
        </w:rPr>
      </w:pPr>
    </w:p>
    <w:p w14:paraId="13482391" w14:textId="77777777" w:rsidR="006446FF" w:rsidRPr="006446FF" w:rsidRDefault="006446FF" w:rsidP="006446FF">
      <w:pPr>
        <w:tabs>
          <w:tab w:val="left" w:pos="5072"/>
        </w:tabs>
        <w:jc w:val="both"/>
        <w:rPr>
          <w:rFonts w:ascii="Times New Roman" w:hAnsi="Times New Roman" w:cs="Times New Roman"/>
          <w:b/>
          <w:bCs/>
          <w:lang w:val="en-US"/>
        </w:rPr>
      </w:pPr>
    </w:p>
    <w:p w14:paraId="51893A0E" w14:textId="77777777" w:rsidR="006446FF" w:rsidRPr="006446FF" w:rsidRDefault="006446FF" w:rsidP="006446FF">
      <w:pPr>
        <w:tabs>
          <w:tab w:val="left" w:pos="5072"/>
        </w:tabs>
        <w:jc w:val="both"/>
        <w:rPr>
          <w:rFonts w:ascii="Times New Roman" w:hAnsi="Times New Roman" w:cs="Times New Roman"/>
          <w:b/>
          <w:bCs/>
          <w:lang w:val="en-US"/>
        </w:rPr>
      </w:pPr>
      <w:r w:rsidRPr="006446FF">
        <w:rPr>
          <w:rFonts w:ascii="Times New Roman" w:hAnsi="Times New Roman" w:cs="Times New Roman"/>
          <w:b/>
          <w:bCs/>
          <w:lang w:val="en-US"/>
        </w:rPr>
        <w:t>Name of the student: Debjyoti Sengupta</w:t>
      </w:r>
    </w:p>
    <w:p w14:paraId="188516C3" w14:textId="77777777" w:rsidR="006446FF" w:rsidRPr="006446FF" w:rsidRDefault="006446FF" w:rsidP="006446FF">
      <w:pPr>
        <w:tabs>
          <w:tab w:val="left" w:pos="5072"/>
        </w:tabs>
        <w:jc w:val="both"/>
        <w:rPr>
          <w:rFonts w:ascii="Times New Roman" w:hAnsi="Times New Roman" w:cs="Times New Roman"/>
          <w:b/>
          <w:bCs/>
          <w:lang w:val="en-US"/>
        </w:rPr>
      </w:pPr>
    </w:p>
    <w:p w14:paraId="44C6EAFD" w14:textId="77777777" w:rsidR="006446FF" w:rsidRPr="006446FF" w:rsidRDefault="006446FF" w:rsidP="006446FF">
      <w:pPr>
        <w:tabs>
          <w:tab w:val="left" w:pos="5072"/>
        </w:tabs>
        <w:jc w:val="both"/>
        <w:rPr>
          <w:rFonts w:ascii="Times New Roman" w:hAnsi="Times New Roman" w:cs="Times New Roman"/>
          <w:b/>
          <w:bCs/>
          <w:lang w:val="en-US"/>
        </w:rPr>
      </w:pPr>
      <w:r w:rsidRPr="006446FF">
        <w:rPr>
          <w:rFonts w:ascii="Times New Roman" w:hAnsi="Times New Roman" w:cs="Times New Roman"/>
          <w:b/>
          <w:bCs/>
          <w:lang w:val="en-US"/>
        </w:rPr>
        <w:t xml:space="preserve">Signature: </w:t>
      </w:r>
    </w:p>
    <w:p w14:paraId="1E31D5F0" w14:textId="77777777" w:rsidR="006446FF" w:rsidRPr="006446FF" w:rsidRDefault="006446FF" w:rsidP="006446FF">
      <w:pPr>
        <w:tabs>
          <w:tab w:val="left" w:pos="5072"/>
        </w:tabs>
        <w:jc w:val="both"/>
        <w:rPr>
          <w:rFonts w:ascii="Times New Roman" w:hAnsi="Times New Roman" w:cs="Times New Roman"/>
          <w:b/>
          <w:bCs/>
          <w:lang w:val="en-US"/>
        </w:rPr>
      </w:pPr>
    </w:p>
    <w:p w14:paraId="78E90C7C" w14:textId="77777777" w:rsidR="006446FF" w:rsidRPr="006446FF" w:rsidRDefault="006446FF" w:rsidP="006446FF">
      <w:pPr>
        <w:tabs>
          <w:tab w:val="left" w:pos="5072"/>
        </w:tabs>
        <w:jc w:val="both"/>
        <w:rPr>
          <w:rFonts w:ascii="Times New Roman" w:hAnsi="Times New Roman" w:cs="Times New Roman"/>
          <w:b/>
          <w:bCs/>
          <w:lang w:val="en-US"/>
        </w:rPr>
      </w:pPr>
    </w:p>
    <w:p w14:paraId="1F90E902" w14:textId="77777777" w:rsidR="006446FF" w:rsidRPr="006446FF" w:rsidRDefault="006446FF" w:rsidP="006446FF">
      <w:pPr>
        <w:tabs>
          <w:tab w:val="left" w:pos="5072"/>
        </w:tabs>
        <w:jc w:val="both"/>
        <w:rPr>
          <w:rFonts w:ascii="Times New Roman" w:hAnsi="Times New Roman" w:cs="Times New Roman"/>
          <w:b/>
          <w:bCs/>
          <w:lang w:val="en-US"/>
        </w:rPr>
      </w:pPr>
    </w:p>
    <w:p w14:paraId="1547C43A" w14:textId="77777777" w:rsidR="006446FF" w:rsidRPr="006446FF" w:rsidRDefault="006446FF" w:rsidP="006446FF">
      <w:pPr>
        <w:tabs>
          <w:tab w:val="left" w:pos="5072"/>
        </w:tabs>
        <w:jc w:val="both"/>
        <w:rPr>
          <w:rFonts w:ascii="Times New Roman" w:hAnsi="Times New Roman" w:cs="Times New Roman"/>
          <w:b/>
          <w:bCs/>
          <w:lang w:val="en-US"/>
        </w:rPr>
      </w:pPr>
    </w:p>
    <w:p w14:paraId="1A46DC2E" w14:textId="77777777" w:rsidR="0000064F" w:rsidRDefault="0000064F" w:rsidP="006446FF">
      <w:pPr>
        <w:pStyle w:val="Heading1"/>
        <w:tabs>
          <w:tab w:val="left" w:pos="5072"/>
        </w:tabs>
        <w:jc w:val="center"/>
        <w:rPr>
          <w:rFonts w:ascii="Times New Roman" w:hAnsi="Times New Roman" w:cs="Times New Roman"/>
          <w:b/>
          <w:bCs/>
          <w:color w:val="000000"/>
          <w:sz w:val="28"/>
          <w:szCs w:val="28"/>
          <w:lang w:val="en-US"/>
        </w:rPr>
      </w:pPr>
      <w:bookmarkStart w:id="9" w:name="_Toc234182235"/>
      <w:bookmarkStart w:id="10" w:name="idxbm1002"/>
    </w:p>
    <w:p w14:paraId="0CC64435" w14:textId="7CCE8811" w:rsidR="006446FF" w:rsidRPr="006446FF" w:rsidRDefault="006446FF" w:rsidP="006446FF">
      <w:pPr>
        <w:pStyle w:val="Heading1"/>
        <w:tabs>
          <w:tab w:val="left" w:pos="5072"/>
        </w:tabs>
        <w:jc w:val="center"/>
        <w:rPr>
          <w:rFonts w:ascii="Times New Roman" w:hAnsi="Times New Roman" w:cs="Times New Roman"/>
          <w:b/>
          <w:bCs/>
          <w:sz w:val="28"/>
          <w:szCs w:val="28"/>
          <w:lang w:val="en-US"/>
        </w:rPr>
      </w:pPr>
      <w:r w:rsidRPr="006446FF">
        <w:rPr>
          <w:rFonts w:ascii="Times New Roman" w:hAnsi="Times New Roman" w:cs="Times New Roman"/>
          <w:b/>
          <w:bCs/>
          <w:color w:val="000000"/>
          <w:sz w:val="28"/>
          <w:szCs w:val="28"/>
          <w:lang w:val="en-US"/>
        </w:rPr>
        <w:t>Acknowledgement</w:t>
      </w:r>
      <w:bookmarkEnd w:id="9"/>
      <w:bookmarkEnd w:id="10"/>
    </w:p>
    <w:p w14:paraId="2D336D56" w14:textId="77777777" w:rsidR="006446FF" w:rsidRDefault="006446FF" w:rsidP="006446FF">
      <w:pPr>
        <w:tabs>
          <w:tab w:val="left" w:pos="5072"/>
        </w:tabs>
        <w:jc w:val="both"/>
        <w:rPr>
          <w:rFonts w:ascii="Times New Roman" w:hAnsi="Times New Roman" w:cs="Times New Roman"/>
          <w:b/>
          <w:bCs/>
        </w:rPr>
      </w:pPr>
    </w:p>
    <w:p w14:paraId="28F64C0B" w14:textId="77777777" w:rsidR="006446FF" w:rsidRDefault="006446FF" w:rsidP="006446FF">
      <w:pPr>
        <w:tabs>
          <w:tab w:val="left" w:pos="5072"/>
        </w:tabs>
        <w:jc w:val="both"/>
        <w:rPr>
          <w:rFonts w:ascii="Times New Roman" w:hAnsi="Times New Roman" w:cs="Times New Roman"/>
          <w:b/>
          <w:bCs/>
        </w:rPr>
      </w:pPr>
    </w:p>
    <w:p w14:paraId="0C26D16F" w14:textId="77777777" w:rsidR="0000064F" w:rsidRDefault="0000064F" w:rsidP="006446FF">
      <w:pPr>
        <w:tabs>
          <w:tab w:val="left" w:pos="5072"/>
        </w:tabs>
        <w:jc w:val="both"/>
        <w:rPr>
          <w:rFonts w:ascii="Times New Roman" w:hAnsi="Times New Roman" w:cs="Times New Roman"/>
          <w:b/>
          <w:bCs/>
        </w:rPr>
      </w:pPr>
    </w:p>
    <w:p w14:paraId="743DC15A" w14:textId="77777777" w:rsidR="0000064F" w:rsidRDefault="0000064F" w:rsidP="006446FF">
      <w:pPr>
        <w:tabs>
          <w:tab w:val="left" w:pos="5072"/>
        </w:tabs>
        <w:jc w:val="both"/>
        <w:rPr>
          <w:rFonts w:ascii="Times New Roman" w:hAnsi="Times New Roman" w:cs="Times New Roman"/>
          <w:b/>
          <w:bCs/>
        </w:rPr>
      </w:pPr>
    </w:p>
    <w:p w14:paraId="3DB6F84C" w14:textId="77777777" w:rsidR="0000064F" w:rsidRDefault="0000064F" w:rsidP="006446FF">
      <w:pPr>
        <w:tabs>
          <w:tab w:val="left" w:pos="5072"/>
        </w:tabs>
        <w:jc w:val="both"/>
        <w:rPr>
          <w:rFonts w:ascii="Times New Roman" w:hAnsi="Times New Roman" w:cs="Times New Roman"/>
          <w:b/>
          <w:bCs/>
        </w:rPr>
      </w:pPr>
    </w:p>
    <w:p w14:paraId="0BD006A2" w14:textId="77777777" w:rsidR="006446FF" w:rsidRPr="006446FF" w:rsidRDefault="006446FF" w:rsidP="006446FF">
      <w:pPr>
        <w:tabs>
          <w:tab w:val="left" w:pos="5072"/>
        </w:tabs>
        <w:jc w:val="both"/>
        <w:rPr>
          <w:rFonts w:ascii="Times New Roman" w:hAnsi="Times New Roman" w:cs="Times New Roman"/>
        </w:rPr>
      </w:pPr>
      <w:r w:rsidRPr="006446FF">
        <w:rPr>
          <w:rFonts w:ascii="Times New Roman" w:hAnsi="Times New Roman" w:cs="Times New Roman"/>
        </w:rPr>
        <w:t>I would like to express my sincere gratitude to my internal supervisor, Mr. Sahil Shah, for his continual guidance, encouragement, and technical insight throughout the course of this project. His feedback shaped both the direction of the research and the rigour of its presentation.</w:t>
      </w:r>
    </w:p>
    <w:p w14:paraId="469B3703" w14:textId="77777777" w:rsidR="006446FF" w:rsidRPr="006446FF" w:rsidRDefault="006446FF" w:rsidP="006446FF">
      <w:pPr>
        <w:tabs>
          <w:tab w:val="left" w:pos="5072"/>
        </w:tabs>
        <w:jc w:val="both"/>
        <w:rPr>
          <w:rFonts w:ascii="Times New Roman" w:hAnsi="Times New Roman" w:cs="Times New Roman"/>
        </w:rPr>
      </w:pPr>
    </w:p>
    <w:p w14:paraId="4B9A56D7" w14:textId="77777777" w:rsidR="006446FF" w:rsidRPr="006446FF" w:rsidRDefault="006446FF" w:rsidP="006446FF">
      <w:pPr>
        <w:tabs>
          <w:tab w:val="left" w:pos="5072"/>
        </w:tabs>
        <w:jc w:val="both"/>
        <w:rPr>
          <w:rFonts w:ascii="Times New Roman" w:hAnsi="Times New Roman" w:cs="Times New Roman"/>
        </w:rPr>
      </w:pPr>
      <w:r w:rsidRPr="006446FF">
        <w:rPr>
          <w:rFonts w:ascii="Times New Roman" w:hAnsi="Times New Roman" w:cs="Times New Roman"/>
        </w:rPr>
        <w:t>I am thankful to the Director and the faculty of the Symbiosis Institute of Geoinformatics, Symbiosis International (Deemed University), for providing the academic environment, computational resources, and institutional support that made this work possible.</w:t>
      </w:r>
    </w:p>
    <w:p w14:paraId="7B024D65" w14:textId="77777777" w:rsidR="006446FF" w:rsidRPr="006446FF" w:rsidRDefault="006446FF" w:rsidP="006446FF">
      <w:pPr>
        <w:tabs>
          <w:tab w:val="left" w:pos="5072"/>
        </w:tabs>
        <w:jc w:val="both"/>
        <w:rPr>
          <w:rFonts w:ascii="Times New Roman" w:hAnsi="Times New Roman" w:cs="Times New Roman"/>
        </w:rPr>
      </w:pPr>
    </w:p>
    <w:p w14:paraId="22600CFC" w14:textId="77777777" w:rsidR="006446FF" w:rsidRDefault="006446FF" w:rsidP="006446FF">
      <w:pPr>
        <w:tabs>
          <w:tab w:val="left" w:pos="5072"/>
        </w:tabs>
        <w:jc w:val="both"/>
        <w:rPr>
          <w:rFonts w:ascii="Times New Roman" w:hAnsi="Times New Roman" w:cs="Times New Roman"/>
        </w:rPr>
      </w:pPr>
      <w:r w:rsidRPr="006446FF">
        <w:rPr>
          <w:rFonts w:ascii="Times New Roman" w:hAnsi="Times New Roman" w:cs="Times New Roman"/>
        </w:rPr>
        <w:t xml:space="preserve">I also wish to thank my peers and colleagues for the many discussions that helped refine the ideas presented here, and my family for their unwavering support and patience throughout the duration of this </w:t>
      </w:r>
      <w:commentRangeStart w:id="11"/>
      <w:r w:rsidRPr="006446FF">
        <w:rPr>
          <w:rFonts w:ascii="Times New Roman" w:hAnsi="Times New Roman" w:cs="Times New Roman"/>
        </w:rPr>
        <w:t>work</w:t>
      </w:r>
      <w:commentRangeEnd w:id="11"/>
      <w:r w:rsidR="002D4B7F">
        <w:rPr>
          <w:rStyle w:val="CommentReference"/>
        </w:rPr>
        <w:commentReference w:id="11"/>
      </w:r>
      <w:r w:rsidRPr="006446FF">
        <w:rPr>
          <w:rFonts w:ascii="Times New Roman" w:hAnsi="Times New Roman" w:cs="Times New Roman"/>
        </w:rPr>
        <w:t>.</w:t>
      </w:r>
    </w:p>
    <w:p w14:paraId="59DEEB99" w14:textId="77777777" w:rsidR="006446FF" w:rsidRDefault="006446FF" w:rsidP="006446FF">
      <w:pPr>
        <w:tabs>
          <w:tab w:val="left" w:pos="5072"/>
        </w:tabs>
        <w:jc w:val="both"/>
        <w:rPr>
          <w:rFonts w:ascii="Times New Roman" w:hAnsi="Times New Roman" w:cs="Times New Roman"/>
        </w:rPr>
      </w:pPr>
    </w:p>
    <w:p w14:paraId="5801346E" w14:textId="77777777" w:rsidR="006446FF" w:rsidRDefault="006446FF" w:rsidP="006446FF">
      <w:pPr>
        <w:tabs>
          <w:tab w:val="left" w:pos="5072"/>
        </w:tabs>
        <w:jc w:val="both"/>
        <w:rPr>
          <w:rFonts w:ascii="Times New Roman" w:hAnsi="Times New Roman" w:cs="Times New Roman"/>
        </w:rPr>
      </w:pPr>
    </w:p>
    <w:p w14:paraId="414556B9" w14:textId="77777777" w:rsidR="006446FF" w:rsidRDefault="006446FF" w:rsidP="006446FF">
      <w:pPr>
        <w:tabs>
          <w:tab w:val="left" w:pos="5072"/>
        </w:tabs>
        <w:jc w:val="both"/>
        <w:rPr>
          <w:rFonts w:ascii="Times New Roman" w:hAnsi="Times New Roman" w:cs="Times New Roman"/>
        </w:rPr>
      </w:pPr>
    </w:p>
    <w:p w14:paraId="1C1CCD3A" w14:textId="77777777" w:rsidR="006446FF" w:rsidRDefault="006446FF" w:rsidP="006446FF">
      <w:pPr>
        <w:tabs>
          <w:tab w:val="left" w:pos="5072"/>
        </w:tabs>
        <w:jc w:val="both"/>
        <w:rPr>
          <w:rFonts w:ascii="Times New Roman" w:hAnsi="Times New Roman" w:cs="Times New Roman"/>
        </w:rPr>
      </w:pPr>
    </w:p>
    <w:p w14:paraId="17F9F1A1" w14:textId="77777777" w:rsidR="006446FF" w:rsidRDefault="006446FF" w:rsidP="006446FF">
      <w:pPr>
        <w:tabs>
          <w:tab w:val="left" w:pos="5072"/>
        </w:tabs>
        <w:jc w:val="both"/>
        <w:rPr>
          <w:rFonts w:ascii="Times New Roman" w:hAnsi="Times New Roman" w:cs="Times New Roman"/>
        </w:rPr>
      </w:pPr>
    </w:p>
    <w:p w14:paraId="6AB772DF" w14:textId="77777777" w:rsidR="006446FF" w:rsidRDefault="006446FF" w:rsidP="006446FF">
      <w:pPr>
        <w:tabs>
          <w:tab w:val="left" w:pos="5072"/>
        </w:tabs>
        <w:jc w:val="both"/>
        <w:rPr>
          <w:rFonts w:ascii="Times New Roman" w:hAnsi="Times New Roman" w:cs="Times New Roman"/>
        </w:rPr>
      </w:pPr>
    </w:p>
    <w:p w14:paraId="1ABEB67F" w14:textId="77777777" w:rsidR="006446FF" w:rsidRDefault="006446FF" w:rsidP="006446FF">
      <w:pPr>
        <w:tabs>
          <w:tab w:val="left" w:pos="5072"/>
        </w:tabs>
        <w:jc w:val="both"/>
        <w:rPr>
          <w:rFonts w:ascii="Times New Roman" w:hAnsi="Times New Roman" w:cs="Times New Roman"/>
        </w:rPr>
      </w:pPr>
    </w:p>
    <w:p w14:paraId="216BE5AE" w14:textId="77777777" w:rsidR="006446FF" w:rsidRDefault="006446FF" w:rsidP="006446FF">
      <w:pPr>
        <w:tabs>
          <w:tab w:val="left" w:pos="5072"/>
        </w:tabs>
        <w:jc w:val="both"/>
        <w:rPr>
          <w:rFonts w:ascii="Times New Roman" w:hAnsi="Times New Roman" w:cs="Times New Roman"/>
        </w:rPr>
      </w:pPr>
    </w:p>
    <w:p w14:paraId="4356F8E3" w14:textId="77777777" w:rsidR="006446FF" w:rsidRDefault="006446FF" w:rsidP="006446FF">
      <w:pPr>
        <w:tabs>
          <w:tab w:val="left" w:pos="5072"/>
        </w:tabs>
        <w:jc w:val="both"/>
        <w:rPr>
          <w:rFonts w:ascii="Times New Roman" w:hAnsi="Times New Roman" w:cs="Times New Roman"/>
        </w:rPr>
      </w:pPr>
    </w:p>
    <w:p w14:paraId="7A96EA89" w14:textId="77777777" w:rsidR="006446FF" w:rsidRDefault="006446FF" w:rsidP="006446FF">
      <w:pPr>
        <w:tabs>
          <w:tab w:val="left" w:pos="5072"/>
        </w:tabs>
        <w:jc w:val="both"/>
        <w:rPr>
          <w:rFonts w:ascii="Times New Roman" w:hAnsi="Times New Roman" w:cs="Times New Roman"/>
        </w:rPr>
      </w:pPr>
    </w:p>
    <w:p w14:paraId="0AB09451" w14:textId="77777777" w:rsidR="006446FF" w:rsidRDefault="006446FF" w:rsidP="006446FF">
      <w:pPr>
        <w:tabs>
          <w:tab w:val="left" w:pos="5072"/>
        </w:tabs>
        <w:jc w:val="both"/>
        <w:rPr>
          <w:rFonts w:ascii="Times New Roman" w:hAnsi="Times New Roman" w:cs="Times New Roman"/>
        </w:rPr>
      </w:pPr>
    </w:p>
    <w:p w14:paraId="3336955C" w14:textId="77777777" w:rsidR="006446FF" w:rsidRDefault="006446FF" w:rsidP="006446FF">
      <w:pPr>
        <w:tabs>
          <w:tab w:val="left" w:pos="5072"/>
        </w:tabs>
        <w:jc w:val="both"/>
        <w:rPr>
          <w:rFonts w:ascii="Times New Roman" w:hAnsi="Times New Roman" w:cs="Times New Roman"/>
        </w:rPr>
      </w:pPr>
    </w:p>
    <w:p w14:paraId="407650D7" w14:textId="3FCDD975" w:rsidR="0000064F" w:rsidRDefault="00DD7434" w:rsidP="0000064F">
      <w:pPr>
        <w:jc w:val="center"/>
        <w:rPr>
          <w:rFonts w:ascii="Times New Roman" w:hAnsi="Times New Roman" w:cs="Times New Roman"/>
          <w:iCs/>
          <w:szCs w:val="28"/>
        </w:rPr>
      </w:pPr>
      <w:r>
        <w:rPr>
          <w:rFonts w:ascii="Times New Roman" w:hAnsi="Times New Roman" w:cs="Times New Roman"/>
          <w:b/>
          <w:sz w:val="28"/>
        </w:rPr>
        <w:lastRenderedPageBreak/>
        <w:t>List of Figures</w:t>
      </w:r>
    </w:p>
    <w:p w14:paraId="6FF4431B" w14:textId="77777777" w:rsidR="0000064F" w:rsidRPr="0000064F" w:rsidRDefault="0000064F" w:rsidP="0000064F">
      <w:pPr>
        <w:jc w:val="center"/>
        <w:rPr>
          <w:rFonts w:ascii="Times New Roman" w:hAnsi="Times New Roman" w:cs="Times New Roman"/>
          <w:iCs/>
          <w:szCs w:val="28"/>
        </w:rPr>
      </w:pPr>
    </w:p>
    <w:tbl>
      <w:tblPr>
        <w:tblStyle w:val="TableGrid"/>
        <w:tblW w:w="0" w:type="auto"/>
        <w:tblLook w:val="04A0" w:firstRow="1" w:lastRow="0" w:firstColumn="1" w:lastColumn="0" w:noHBand="0" w:noVBand="1"/>
      </w:tblPr>
      <w:tblGrid>
        <w:gridCol w:w="1980"/>
        <w:gridCol w:w="5245"/>
        <w:gridCol w:w="1791"/>
      </w:tblGrid>
      <w:tr w:rsidR="0000064F" w:rsidRPr="0000064F" w14:paraId="50649843" w14:textId="77777777" w:rsidTr="0000064F">
        <w:tc>
          <w:tcPr>
            <w:tcW w:w="1980" w:type="dxa"/>
          </w:tcPr>
          <w:p w14:paraId="332290A8" w14:textId="77777777" w:rsidR="0000064F" w:rsidRPr="0000064F" w:rsidRDefault="0000064F" w:rsidP="0000064F">
            <w:pPr>
              <w:jc w:val="center"/>
              <w:rPr>
                <w:rFonts w:ascii="Times New Roman" w:hAnsi="Times New Roman" w:cs="Times New Roman"/>
                <w:b/>
                <w:bCs/>
                <w:iCs/>
                <w:szCs w:val="28"/>
              </w:rPr>
            </w:pPr>
            <w:r w:rsidRPr="0000064F">
              <w:rPr>
                <w:rFonts w:ascii="Times New Roman" w:hAnsi="Times New Roman" w:cs="Times New Roman"/>
                <w:b/>
                <w:bCs/>
                <w:iCs/>
                <w:szCs w:val="28"/>
              </w:rPr>
              <w:t>Figure No.</w:t>
            </w:r>
          </w:p>
        </w:tc>
        <w:tc>
          <w:tcPr>
            <w:tcW w:w="5245" w:type="dxa"/>
          </w:tcPr>
          <w:p w14:paraId="50143933" w14:textId="77777777" w:rsidR="0000064F" w:rsidRPr="0000064F" w:rsidRDefault="0000064F" w:rsidP="0000064F">
            <w:pPr>
              <w:jc w:val="center"/>
              <w:rPr>
                <w:rFonts w:ascii="Times New Roman" w:hAnsi="Times New Roman" w:cs="Times New Roman"/>
                <w:b/>
                <w:bCs/>
                <w:iCs/>
                <w:szCs w:val="28"/>
              </w:rPr>
            </w:pPr>
            <w:r w:rsidRPr="0000064F">
              <w:rPr>
                <w:rFonts w:ascii="Times New Roman" w:hAnsi="Times New Roman" w:cs="Times New Roman"/>
                <w:b/>
                <w:bCs/>
                <w:iCs/>
                <w:szCs w:val="28"/>
              </w:rPr>
              <w:t>Content</w:t>
            </w:r>
          </w:p>
        </w:tc>
        <w:tc>
          <w:tcPr>
            <w:tcW w:w="1791" w:type="dxa"/>
          </w:tcPr>
          <w:p w14:paraId="32E32DE6" w14:textId="77777777" w:rsidR="0000064F" w:rsidRPr="0000064F" w:rsidRDefault="0000064F" w:rsidP="0000064F">
            <w:pPr>
              <w:jc w:val="center"/>
              <w:rPr>
                <w:rFonts w:ascii="Times New Roman" w:hAnsi="Times New Roman" w:cs="Times New Roman"/>
                <w:b/>
                <w:bCs/>
                <w:iCs/>
                <w:szCs w:val="28"/>
              </w:rPr>
            </w:pPr>
            <w:r w:rsidRPr="0000064F">
              <w:rPr>
                <w:rFonts w:ascii="Times New Roman" w:hAnsi="Times New Roman" w:cs="Times New Roman"/>
                <w:b/>
                <w:bCs/>
                <w:iCs/>
                <w:szCs w:val="28"/>
              </w:rPr>
              <w:t>Page No.</w:t>
            </w:r>
          </w:p>
        </w:tc>
      </w:tr>
      <w:tr w:rsidR="0000064F" w:rsidRPr="0000064F" w14:paraId="762676DB" w14:textId="77777777" w:rsidTr="0000064F">
        <w:tc>
          <w:tcPr>
            <w:tcW w:w="1980" w:type="dxa"/>
          </w:tcPr>
          <w:p w14:paraId="3E3215A9"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1</w:t>
            </w:r>
          </w:p>
        </w:tc>
        <w:tc>
          <w:tcPr>
            <w:tcW w:w="5245" w:type="dxa"/>
          </w:tcPr>
          <w:p w14:paraId="2275CDA3"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 xml:space="preserve">The </w:t>
            </w:r>
            <w:proofErr w:type="spellStart"/>
            <w:r w:rsidRPr="0000064F">
              <w:rPr>
                <w:rFonts w:ascii="Times New Roman" w:hAnsi="Times New Roman" w:cs="Times New Roman"/>
                <w:iCs/>
                <w:szCs w:val="28"/>
              </w:rPr>
              <w:t>LogicSplat</w:t>
            </w:r>
            <w:proofErr w:type="spellEnd"/>
            <w:r w:rsidRPr="0000064F">
              <w:rPr>
                <w:rFonts w:ascii="Times New Roman" w:hAnsi="Times New Roman" w:cs="Times New Roman"/>
                <w:iCs/>
                <w:szCs w:val="28"/>
              </w:rPr>
              <w:t xml:space="preserve"> pipeline, from smartphone video to scene graph.</w:t>
            </w:r>
          </w:p>
        </w:tc>
        <w:tc>
          <w:tcPr>
            <w:tcW w:w="1791" w:type="dxa"/>
          </w:tcPr>
          <w:p w14:paraId="1C5EA681"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22</w:t>
            </w:r>
          </w:p>
        </w:tc>
      </w:tr>
      <w:tr w:rsidR="0000064F" w:rsidRPr="0000064F" w14:paraId="5D6AEB05" w14:textId="77777777" w:rsidTr="0000064F">
        <w:tc>
          <w:tcPr>
            <w:tcW w:w="1980" w:type="dxa"/>
          </w:tcPr>
          <w:p w14:paraId="3CAAA127"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2</w:t>
            </w:r>
          </w:p>
        </w:tc>
        <w:tc>
          <w:tcPr>
            <w:tcW w:w="5245" w:type="dxa"/>
          </w:tcPr>
          <w:p w14:paraId="78F516BA"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 xml:space="preserve">Internal computation of a single </w:t>
            </w:r>
            <w:proofErr w:type="spellStart"/>
            <w:r w:rsidRPr="0000064F">
              <w:rPr>
                <w:rFonts w:ascii="Times New Roman" w:hAnsi="Times New Roman" w:cs="Times New Roman"/>
                <w:iCs/>
                <w:szCs w:val="28"/>
              </w:rPr>
              <w:t>GeoKAN</w:t>
            </w:r>
            <w:proofErr w:type="spellEnd"/>
            <w:r w:rsidRPr="0000064F">
              <w:rPr>
                <w:rFonts w:ascii="Times New Roman" w:hAnsi="Times New Roman" w:cs="Times New Roman"/>
                <w:iCs/>
                <w:szCs w:val="28"/>
              </w:rPr>
              <w:t xml:space="preserve"> layer, showing where the three variants differ.</w:t>
            </w:r>
          </w:p>
        </w:tc>
        <w:tc>
          <w:tcPr>
            <w:tcW w:w="1791" w:type="dxa"/>
          </w:tcPr>
          <w:p w14:paraId="6D75DB4C"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27</w:t>
            </w:r>
          </w:p>
        </w:tc>
      </w:tr>
      <w:tr w:rsidR="0000064F" w:rsidRPr="0000064F" w14:paraId="004B0C57" w14:textId="77777777" w:rsidTr="0000064F">
        <w:tc>
          <w:tcPr>
            <w:tcW w:w="1980" w:type="dxa"/>
          </w:tcPr>
          <w:p w14:paraId="69C6F4C2"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3</w:t>
            </w:r>
          </w:p>
        </w:tc>
        <w:tc>
          <w:tcPr>
            <w:tcW w:w="5245" w:type="dxa"/>
          </w:tcPr>
          <w:p w14:paraId="10A89D6E" w14:textId="77777777" w:rsidR="0000064F" w:rsidRPr="0000064F" w:rsidRDefault="0000064F" w:rsidP="00F35045">
            <w:pPr>
              <w:rPr>
                <w:rFonts w:ascii="Times New Roman" w:hAnsi="Times New Roman" w:cs="Times New Roman"/>
                <w:iCs/>
                <w:szCs w:val="28"/>
              </w:rPr>
            </w:pPr>
            <w:proofErr w:type="spellStart"/>
            <w:r w:rsidRPr="0000064F">
              <w:rPr>
                <w:rFonts w:ascii="Times New Roman" w:hAnsi="Times New Roman" w:cs="Times New Roman"/>
                <w:iCs/>
                <w:szCs w:val="28"/>
              </w:rPr>
              <w:t>GeoKANRelationGNN</w:t>
            </w:r>
            <w:proofErr w:type="spellEnd"/>
            <w:r w:rsidRPr="0000064F">
              <w:rPr>
                <w:rFonts w:ascii="Times New Roman" w:hAnsi="Times New Roman" w:cs="Times New Roman"/>
                <w:iCs/>
                <w:szCs w:val="28"/>
              </w:rPr>
              <w:t xml:space="preserve"> architecture: the shared GATv2Conv backbone and pair projection.</w:t>
            </w:r>
          </w:p>
        </w:tc>
        <w:tc>
          <w:tcPr>
            <w:tcW w:w="1791" w:type="dxa"/>
          </w:tcPr>
          <w:p w14:paraId="2FAC4E78"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29</w:t>
            </w:r>
          </w:p>
        </w:tc>
      </w:tr>
      <w:tr w:rsidR="0000064F" w:rsidRPr="0000064F" w14:paraId="6CF7325A" w14:textId="77777777" w:rsidTr="0000064F">
        <w:tc>
          <w:tcPr>
            <w:tcW w:w="1980" w:type="dxa"/>
          </w:tcPr>
          <w:p w14:paraId="5A2528AA"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4</w:t>
            </w:r>
          </w:p>
        </w:tc>
        <w:tc>
          <w:tcPr>
            <w:tcW w:w="5245" w:type="dxa"/>
          </w:tcPr>
          <w:p w14:paraId="5E95F167"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 xml:space="preserve">Controlled architecture ablation: the </w:t>
            </w:r>
            <w:proofErr w:type="spellStart"/>
            <w:r w:rsidRPr="0000064F">
              <w:rPr>
                <w:rFonts w:ascii="Times New Roman" w:hAnsi="Times New Roman" w:cs="Times New Roman"/>
                <w:iCs/>
                <w:szCs w:val="28"/>
              </w:rPr>
              <w:t>GeoKAN</w:t>
            </w:r>
            <w:proofErr w:type="spellEnd"/>
            <w:r w:rsidRPr="0000064F">
              <w:rPr>
                <w:rFonts w:ascii="Times New Roman" w:hAnsi="Times New Roman" w:cs="Times New Roman"/>
                <w:iCs/>
                <w:szCs w:val="28"/>
              </w:rPr>
              <w:t xml:space="preserve"> layer replaced by a matched-budget conventional learned layer.</w:t>
            </w:r>
          </w:p>
        </w:tc>
        <w:tc>
          <w:tcPr>
            <w:tcW w:w="1791" w:type="dxa"/>
          </w:tcPr>
          <w:p w14:paraId="395AD702"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37</w:t>
            </w:r>
          </w:p>
        </w:tc>
      </w:tr>
      <w:tr w:rsidR="0000064F" w:rsidRPr="0000064F" w14:paraId="50EDCF10" w14:textId="77777777" w:rsidTr="0000064F">
        <w:tc>
          <w:tcPr>
            <w:tcW w:w="1980" w:type="dxa"/>
          </w:tcPr>
          <w:p w14:paraId="6253A399"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5</w:t>
            </w:r>
          </w:p>
        </w:tc>
        <w:tc>
          <w:tcPr>
            <w:tcW w:w="5245" w:type="dxa"/>
          </w:tcPr>
          <w:p w14:paraId="3DB81CFE"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Sample input frame from the smartphone video of one tabletop scene, prior to 3D reconstruction.</w:t>
            </w:r>
          </w:p>
        </w:tc>
        <w:tc>
          <w:tcPr>
            <w:tcW w:w="1791" w:type="dxa"/>
          </w:tcPr>
          <w:p w14:paraId="5B3D1224"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42</w:t>
            </w:r>
          </w:p>
        </w:tc>
      </w:tr>
      <w:tr w:rsidR="0000064F" w:rsidRPr="0000064F" w14:paraId="18B0DFD0" w14:textId="77777777" w:rsidTr="0000064F">
        <w:tc>
          <w:tcPr>
            <w:tcW w:w="1980" w:type="dxa"/>
          </w:tcPr>
          <w:p w14:paraId="4E2D6670"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6</w:t>
            </w:r>
          </w:p>
        </w:tc>
        <w:tc>
          <w:tcPr>
            <w:tcW w:w="5245" w:type="dxa"/>
          </w:tcPr>
          <w:p w14:paraId="3EBFB76C"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Top-down view of the reconstructed 3D Gaussian Splat for the same scene, coloured by per-Gaussian cluster identity.</w:t>
            </w:r>
          </w:p>
        </w:tc>
        <w:tc>
          <w:tcPr>
            <w:tcW w:w="1791" w:type="dxa"/>
          </w:tcPr>
          <w:p w14:paraId="5BEC70D1"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43</w:t>
            </w:r>
          </w:p>
        </w:tc>
      </w:tr>
      <w:tr w:rsidR="0000064F" w:rsidRPr="0000064F" w14:paraId="119103A4" w14:textId="77777777" w:rsidTr="0000064F">
        <w:tc>
          <w:tcPr>
            <w:tcW w:w="1980" w:type="dxa"/>
          </w:tcPr>
          <w:p w14:paraId="5486F8E4"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Figure 7</w:t>
            </w:r>
          </w:p>
        </w:tc>
        <w:tc>
          <w:tcPr>
            <w:tcW w:w="5245" w:type="dxa"/>
          </w:tcPr>
          <w:p w14:paraId="590723DC" w14:textId="77777777" w:rsidR="0000064F" w:rsidRPr="0000064F" w:rsidRDefault="0000064F" w:rsidP="00F35045">
            <w:pPr>
              <w:rPr>
                <w:rFonts w:ascii="Times New Roman" w:hAnsi="Times New Roman" w:cs="Times New Roman"/>
                <w:iCs/>
                <w:szCs w:val="28"/>
              </w:rPr>
            </w:pPr>
            <w:r w:rsidRPr="0000064F">
              <w:rPr>
                <w:rFonts w:ascii="Times New Roman" w:hAnsi="Times New Roman" w:cs="Times New Roman"/>
                <w:iCs/>
                <w:szCs w:val="28"/>
              </w:rPr>
              <w:t>Predicted scene graph (post-repair) for one tabletop scene, restricted to the five physical objects.</w:t>
            </w:r>
          </w:p>
        </w:tc>
        <w:tc>
          <w:tcPr>
            <w:tcW w:w="1791" w:type="dxa"/>
          </w:tcPr>
          <w:p w14:paraId="01F79162" w14:textId="77777777" w:rsidR="0000064F" w:rsidRPr="0000064F" w:rsidRDefault="0000064F" w:rsidP="00F35045">
            <w:pPr>
              <w:rPr>
                <w:iCs/>
                <w:sz w:val="28"/>
                <w:szCs w:val="28"/>
              </w:rPr>
            </w:pPr>
            <w:r w:rsidRPr="0000064F">
              <w:rPr>
                <w:rFonts w:ascii="Times New Roman" w:hAnsi="Times New Roman" w:cs="Times New Roman"/>
                <w:iCs/>
                <w:szCs w:val="28"/>
              </w:rPr>
              <w:t>44</w:t>
            </w:r>
          </w:p>
        </w:tc>
      </w:tr>
    </w:tbl>
    <w:p w14:paraId="4055A614" w14:textId="77777777" w:rsidR="0000064F" w:rsidRDefault="0000064F" w:rsidP="0000064F">
      <w:pPr>
        <w:jc w:val="center"/>
        <w:rPr>
          <w:rFonts w:ascii="Times New Roman" w:hAnsi="Times New Roman" w:cs="Times New Roman"/>
          <w:b/>
          <w:sz w:val="28"/>
        </w:rPr>
      </w:pPr>
    </w:p>
    <w:p w14:paraId="680CDDA4" w14:textId="49B859B1" w:rsidR="00CC5159" w:rsidRPr="0000064F" w:rsidRDefault="00DD7434" w:rsidP="0000064F">
      <w:pPr>
        <w:jc w:val="center"/>
        <w:rPr>
          <w:sz w:val="28"/>
          <w:szCs w:val="28"/>
        </w:rPr>
      </w:pPr>
      <w:r>
        <w:rPr>
          <w:rFonts w:ascii="Times New Roman" w:hAnsi="Times New Roman" w:cs="Times New Roman"/>
          <w:b/>
          <w:sz w:val="28"/>
        </w:rPr>
        <w:t>List of Tables</w:t>
      </w:r>
    </w:p>
    <w:p w14:paraId="509FC3D4" w14:textId="77777777" w:rsidR="00CC5159" w:rsidRDefault="00CC5159"/>
    <w:tbl>
      <w:tblPr>
        <w:tblStyle w:val="TableGrid"/>
        <w:tblW w:w="0" w:type="auto"/>
        <w:tblLook w:val="04A0" w:firstRow="1" w:lastRow="0" w:firstColumn="1" w:lastColumn="0" w:noHBand="0" w:noVBand="1"/>
      </w:tblPr>
      <w:tblGrid>
        <w:gridCol w:w="1555"/>
        <w:gridCol w:w="6237"/>
        <w:gridCol w:w="1224"/>
      </w:tblGrid>
      <w:tr w:rsidR="0000064F" w:rsidRPr="0000064F" w14:paraId="7D456885" w14:textId="77777777" w:rsidTr="0000064F">
        <w:tc>
          <w:tcPr>
            <w:tcW w:w="1555" w:type="dxa"/>
          </w:tcPr>
          <w:p w14:paraId="77C9A6E3" w14:textId="77777777" w:rsidR="0000064F" w:rsidRPr="0000064F" w:rsidRDefault="0000064F" w:rsidP="0045196C">
            <w:pPr>
              <w:rPr>
                <w:rFonts w:ascii="Times New Roman" w:hAnsi="Times New Roman" w:cs="Times New Roman"/>
                <w:b/>
                <w:bCs/>
              </w:rPr>
            </w:pPr>
            <w:r w:rsidRPr="0000064F">
              <w:rPr>
                <w:rFonts w:ascii="Times New Roman" w:hAnsi="Times New Roman" w:cs="Times New Roman"/>
                <w:b/>
                <w:bCs/>
              </w:rPr>
              <w:t>Table No.</w:t>
            </w:r>
          </w:p>
        </w:tc>
        <w:tc>
          <w:tcPr>
            <w:tcW w:w="6237" w:type="dxa"/>
          </w:tcPr>
          <w:p w14:paraId="0E144B8D" w14:textId="77777777" w:rsidR="0000064F" w:rsidRPr="0000064F" w:rsidRDefault="0000064F" w:rsidP="0045196C">
            <w:pPr>
              <w:rPr>
                <w:rFonts w:ascii="Times New Roman" w:hAnsi="Times New Roman" w:cs="Times New Roman"/>
                <w:b/>
                <w:bCs/>
              </w:rPr>
            </w:pPr>
            <w:r w:rsidRPr="0000064F">
              <w:rPr>
                <w:rFonts w:ascii="Times New Roman" w:hAnsi="Times New Roman" w:cs="Times New Roman"/>
                <w:b/>
                <w:bCs/>
              </w:rPr>
              <w:t>Content</w:t>
            </w:r>
          </w:p>
        </w:tc>
        <w:tc>
          <w:tcPr>
            <w:tcW w:w="1224" w:type="dxa"/>
          </w:tcPr>
          <w:p w14:paraId="3BA32814" w14:textId="77777777" w:rsidR="0000064F" w:rsidRPr="0000064F" w:rsidRDefault="0000064F" w:rsidP="0045196C">
            <w:pPr>
              <w:rPr>
                <w:rFonts w:ascii="Times New Roman" w:hAnsi="Times New Roman" w:cs="Times New Roman"/>
                <w:b/>
                <w:bCs/>
              </w:rPr>
            </w:pPr>
            <w:r w:rsidRPr="0000064F">
              <w:rPr>
                <w:rFonts w:ascii="Times New Roman" w:hAnsi="Times New Roman" w:cs="Times New Roman"/>
                <w:b/>
                <w:bCs/>
              </w:rPr>
              <w:t>Page No.</w:t>
            </w:r>
          </w:p>
        </w:tc>
      </w:tr>
      <w:tr w:rsidR="0000064F" w:rsidRPr="0000064F" w14:paraId="07670609" w14:textId="77777777" w:rsidTr="0000064F">
        <w:tc>
          <w:tcPr>
            <w:tcW w:w="1555" w:type="dxa"/>
          </w:tcPr>
          <w:p w14:paraId="6AC7ADAD"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w:t>
            </w:r>
          </w:p>
        </w:tc>
        <w:tc>
          <w:tcPr>
            <w:tcW w:w="6237" w:type="dxa"/>
          </w:tcPr>
          <w:p w14:paraId="095EAD54"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Summary of directly related Gaussian-splat and 3D scene-graph methods.</w:t>
            </w:r>
          </w:p>
        </w:tc>
        <w:tc>
          <w:tcPr>
            <w:tcW w:w="1224" w:type="dxa"/>
          </w:tcPr>
          <w:p w14:paraId="102C1D26"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18</w:t>
            </w:r>
          </w:p>
        </w:tc>
      </w:tr>
      <w:tr w:rsidR="0000064F" w:rsidRPr="0000064F" w14:paraId="77667F73" w14:textId="77777777" w:rsidTr="0000064F">
        <w:tc>
          <w:tcPr>
            <w:tcW w:w="1555" w:type="dxa"/>
          </w:tcPr>
          <w:p w14:paraId="165F48D6"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2</w:t>
            </w:r>
          </w:p>
        </w:tc>
        <w:tc>
          <w:tcPr>
            <w:tcW w:w="6237" w:type="dxa"/>
          </w:tcPr>
          <w:p w14:paraId="6079EABE"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Detailed dataset statistics across the three evaluation settings used in this work.</w:t>
            </w:r>
          </w:p>
        </w:tc>
        <w:tc>
          <w:tcPr>
            <w:tcW w:w="1224" w:type="dxa"/>
          </w:tcPr>
          <w:p w14:paraId="402F7349"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20</w:t>
            </w:r>
          </w:p>
        </w:tc>
      </w:tr>
      <w:tr w:rsidR="0000064F" w:rsidRPr="0000064F" w14:paraId="172A5783" w14:textId="77777777" w:rsidTr="0000064F">
        <w:tc>
          <w:tcPr>
            <w:tcW w:w="1555" w:type="dxa"/>
          </w:tcPr>
          <w:p w14:paraId="32344701"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3</w:t>
            </w:r>
          </w:p>
        </w:tc>
        <w:tc>
          <w:tcPr>
            <w:tcW w:w="6237" w:type="dxa"/>
          </w:tcPr>
          <w:p w14:paraId="1A94BE51"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Geometric rule injection confidence by relation.</w:t>
            </w:r>
          </w:p>
        </w:tc>
        <w:tc>
          <w:tcPr>
            <w:tcW w:w="1224" w:type="dxa"/>
          </w:tcPr>
          <w:p w14:paraId="5755F1CE"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25</w:t>
            </w:r>
          </w:p>
        </w:tc>
      </w:tr>
      <w:tr w:rsidR="0000064F" w:rsidRPr="0000064F" w14:paraId="798805C1" w14:textId="77777777" w:rsidTr="0000064F">
        <w:tc>
          <w:tcPr>
            <w:tcW w:w="1555" w:type="dxa"/>
          </w:tcPr>
          <w:p w14:paraId="4E6BF0BD"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4</w:t>
            </w:r>
          </w:p>
        </w:tc>
        <w:tc>
          <w:tcPr>
            <w:tcW w:w="6237" w:type="dxa"/>
          </w:tcPr>
          <w:p w14:paraId="1DFF6CB0" w14:textId="77777777" w:rsidR="0000064F" w:rsidRPr="0000064F" w:rsidRDefault="0000064F" w:rsidP="0045196C">
            <w:pPr>
              <w:rPr>
                <w:rFonts w:ascii="Times New Roman" w:hAnsi="Times New Roman" w:cs="Times New Roman"/>
              </w:rPr>
            </w:pPr>
            <w:proofErr w:type="spellStart"/>
            <w:r w:rsidRPr="0000064F">
              <w:rPr>
                <w:rFonts w:ascii="Times New Roman" w:hAnsi="Times New Roman" w:cs="Times New Roman"/>
              </w:rPr>
              <w:t>GeoKAN</w:t>
            </w:r>
            <w:proofErr w:type="spellEnd"/>
            <w:r w:rsidRPr="0000064F">
              <w:rPr>
                <w:rFonts w:ascii="Times New Roman" w:hAnsi="Times New Roman" w:cs="Times New Roman"/>
              </w:rPr>
              <w:t xml:space="preserve"> variant comparison.</w:t>
            </w:r>
          </w:p>
        </w:tc>
        <w:tc>
          <w:tcPr>
            <w:tcW w:w="1224" w:type="dxa"/>
          </w:tcPr>
          <w:p w14:paraId="6AF9503C"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27</w:t>
            </w:r>
          </w:p>
        </w:tc>
      </w:tr>
      <w:tr w:rsidR="0000064F" w:rsidRPr="0000064F" w14:paraId="6E82CC12" w14:textId="77777777" w:rsidTr="0000064F">
        <w:tc>
          <w:tcPr>
            <w:tcW w:w="1555" w:type="dxa"/>
          </w:tcPr>
          <w:p w14:paraId="7251B5F8"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5</w:t>
            </w:r>
          </w:p>
        </w:tc>
        <w:tc>
          <w:tcPr>
            <w:tcW w:w="6237" w:type="dxa"/>
          </w:tcPr>
          <w:p w14:paraId="43BEEAD9"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Dual-head input/output specification.</w:t>
            </w:r>
          </w:p>
        </w:tc>
        <w:tc>
          <w:tcPr>
            <w:tcW w:w="1224" w:type="dxa"/>
          </w:tcPr>
          <w:p w14:paraId="0E445523"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29</w:t>
            </w:r>
          </w:p>
        </w:tc>
      </w:tr>
      <w:tr w:rsidR="0000064F" w:rsidRPr="0000064F" w14:paraId="0B51EE8B" w14:textId="77777777" w:rsidTr="0000064F">
        <w:tc>
          <w:tcPr>
            <w:tcW w:w="1555" w:type="dxa"/>
          </w:tcPr>
          <w:p w14:paraId="2ADBBCC3"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6</w:t>
            </w:r>
          </w:p>
        </w:tc>
        <w:tc>
          <w:tcPr>
            <w:tcW w:w="6237" w:type="dxa"/>
          </w:tcPr>
          <w:p w14:paraId="4AE53FCF"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Training hyperparameters (shared across all variants unless noted).</w:t>
            </w:r>
          </w:p>
        </w:tc>
        <w:tc>
          <w:tcPr>
            <w:tcW w:w="1224" w:type="dxa"/>
          </w:tcPr>
          <w:p w14:paraId="57CDC02A"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32</w:t>
            </w:r>
          </w:p>
        </w:tc>
      </w:tr>
      <w:tr w:rsidR="0000064F" w:rsidRPr="0000064F" w14:paraId="1C27679B" w14:textId="77777777" w:rsidTr="0000064F">
        <w:tc>
          <w:tcPr>
            <w:tcW w:w="1555" w:type="dxa"/>
          </w:tcPr>
          <w:p w14:paraId="6138F175"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7</w:t>
            </w:r>
          </w:p>
        </w:tc>
        <w:tc>
          <w:tcPr>
            <w:tcW w:w="6237" w:type="dxa"/>
          </w:tcPr>
          <w:p w14:paraId="609400BA"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The four logical constraint types enforced by symbolic repair.</w:t>
            </w:r>
          </w:p>
        </w:tc>
        <w:tc>
          <w:tcPr>
            <w:tcW w:w="1224" w:type="dxa"/>
          </w:tcPr>
          <w:p w14:paraId="28ECB6A4"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33</w:t>
            </w:r>
          </w:p>
        </w:tc>
      </w:tr>
      <w:tr w:rsidR="0000064F" w:rsidRPr="0000064F" w14:paraId="50430BAC" w14:textId="77777777" w:rsidTr="0000064F">
        <w:tc>
          <w:tcPr>
            <w:tcW w:w="1555" w:type="dxa"/>
          </w:tcPr>
          <w:p w14:paraId="2EBE575D"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8</w:t>
            </w:r>
          </w:p>
        </w:tc>
        <w:tc>
          <w:tcPr>
            <w:tcW w:w="6237" w:type="dxa"/>
          </w:tcPr>
          <w:p w14:paraId="572A4B26"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Evaluation settings and protocol.</w:t>
            </w:r>
          </w:p>
        </w:tc>
        <w:tc>
          <w:tcPr>
            <w:tcW w:w="1224" w:type="dxa"/>
          </w:tcPr>
          <w:p w14:paraId="0C91CBC5"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36</w:t>
            </w:r>
          </w:p>
        </w:tc>
      </w:tr>
      <w:tr w:rsidR="0000064F" w:rsidRPr="0000064F" w14:paraId="7049A781" w14:textId="77777777" w:rsidTr="0000064F">
        <w:tc>
          <w:tcPr>
            <w:tcW w:w="1555" w:type="dxa"/>
          </w:tcPr>
          <w:p w14:paraId="3723ADC9"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9</w:t>
            </w:r>
          </w:p>
        </w:tc>
        <w:tc>
          <w:tcPr>
            <w:tcW w:w="6237" w:type="dxa"/>
          </w:tcPr>
          <w:p w14:paraId="6ECECBDD"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Architecture comparison on the 3DSSG validation split (85 scenes), tuned per-relation thresholds.</w:t>
            </w:r>
          </w:p>
        </w:tc>
        <w:tc>
          <w:tcPr>
            <w:tcW w:w="1224" w:type="dxa"/>
          </w:tcPr>
          <w:p w14:paraId="0E6FC0F1"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37</w:t>
            </w:r>
          </w:p>
        </w:tc>
      </w:tr>
      <w:tr w:rsidR="0000064F" w:rsidRPr="0000064F" w14:paraId="5326BCE4" w14:textId="77777777" w:rsidTr="0000064F">
        <w:tc>
          <w:tcPr>
            <w:tcW w:w="1555" w:type="dxa"/>
          </w:tcPr>
          <w:p w14:paraId="54ABE46B"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10</w:t>
            </w:r>
          </w:p>
        </w:tc>
        <w:tc>
          <w:tcPr>
            <w:tcW w:w="6237" w:type="dxa"/>
          </w:tcPr>
          <w:p w14:paraId="6166ADB8"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Recall@5 against foundation-model-dependent and per-scene-optimised baselines on 3DSSG.</w:t>
            </w:r>
          </w:p>
        </w:tc>
        <w:tc>
          <w:tcPr>
            <w:tcW w:w="1224" w:type="dxa"/>
          </w:tcPr>
          <w:p w14:paraId="3B23454F"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38</w:t>
            </w:r>
          </w:p>
        </w:tc>
      </w:tr>
      <w:tr w:rsidR="0000064F" w:rsidRPr="0000064F" w14:paraId="6622AD7B" w14:textId="77777777" w:rsidTr="0000064F">
        <w:tc>
          <w:tcPr>
            <w:tcW w:w="1555" w:type="dxa"/>
          </w:tcPr>
          <w:p w14:paraId="102964D3"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11</w:t>
            </w:r>
          </w:p>
        </w:tc>
        <w:tc>
          <w:tcPr>
            <w:tcW w:w="6237" w:type="dxa"/>
          </w:tcPr>
          <w:p w14:paraId="1F0DBF02"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 xml:space="preserve">Zero-shot tabletop result for all three </w:t>
            </w:r>
            <w:proofErr w:type="spellStart"/>
            <w:r w:rsidRPr="0000064F">
              <w:rPr>
                <w:rFonts w:ascii="Times New Roman" w:hAnsi="Times New Roman" w:cs="Times New Roman"/>
              </w:rPr>
              <w:t>GeoKAN</w:t>
            </w:r>
            <w:proofErr w:type="spellEnd"/>
            <w:r w:rsidRPr="0000064F">
              <w:rPr>
                <w:rFonts w:ascii="Times New Roman" w:hAnsi="Times New Roman" w:cs="Times New Roman"/>
              </w:rPr>
              <w:t xml:space="preserve"> classification-head variants and the matched-budget MLP baseline.</w:t>
            </w:r>
          </w:p>
        </w:tc>
        <w:tc>
          <w:tcPr>
            <w:tcW w:w="1224" w:type="dxa"/>
          </w:tcPr>
          <w:p w14:paraId="6D6566B9"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38</w:t>
            </w:r>
          </w:p>
        </w:tc>
      </w:tr>
      <w:tr w:rsidR="0000064F" w:rsidRPr="0000064F" w14:paraId="087D9508" w14:textId="77777777" w:rsidTr="0000064F">
        <w:tc>
          <w:tcPr>
            <w:tcW w:w="1555" w:type="dxa"/>
          </w:tcPr>
          <w:p w14:paraId="5B6645A3"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12</w:t>
            </w:r>
          </w:p>
        </w:tc>
        <w:tc>
          <w:tcPr>
            <w:tcW w:w="6237" w:type="dxa"/>
          </w:tcPr>
          <w:p w14:paraId="7D8A6503"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 xml:space="preserve">Per-relation F1 before and after repair, </w:t>
            </w:r>
            <w:proofErr w:type="spellStart"/>
            <w:r w:rsidRPr="0000064F">
              <w:rPr>
                <w:rFonts w:ascii="Times New Roman" w:hAnsi="Times New Roman" w:cs="Times New Roman"/>
              </w:rPr>
              <w:t>GeoKAN</w:t>
            </w:r>
            <w:proofErr w:type="spellEnd"/>
            <w:r w:rsidRPr="0000064F">
              <w:rPr>
                <w:rFonts w:ascii="Times New Roman" w:hAnsi="Times New Roman" w:cs="Times New Roman"/>
              </w:rPr>
              <w:t>-Gamma.</w:t>
            </w:r>
          </w:p>
        </w:tc>
        <w:tc>
          <w:tcPr>
            <w:tcW w:w="1224" w:type="dxa"/>
          </w:tcPr>
          <w:p w14:paraId="41522C62"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40</w:t>
            </w:r>
          </w:p>
        </w:tc>
      </w:tr>
      <w:tr w:rsidR="0000064F" w:rsidRPr="0000064F" w14:paraId="70CDB3B3" w14:textId="77777777" w:rsidTr="0000064F">
        <w:tc>
          <w:tcPr>
            <w:tcW w:w="1555" w:type="dxa"/>
          </w:tcPr>
          <w:p w14:paraId="54CAF6D2"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13</w:t>
            </w:r>
          </w:p>
        </w:tc>
        <w:tc>
          <w:tcPr>
            <w:tcW w:w="6237" w:type="dxa"/>
          </w:tcPr>
          <w:p w14:paraId="096BC8DC"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Aggregate LERF result (1,644 ground-truth triples across 4 scenes).</w:t>
            </w:r>
          </w:p>
        </w:tc>
        <w:tc>
          <w:tcPr>
            <w:tcW w:w="1224" w:type="dxa"/>
          </w:tcPr>
          <w:p w14:paraId="070548FD"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40</w:t>
            </w:r>
          </w:p>
        </w:tc>
      </w:tr>
      <w:tr w:rsidR="0000064F" w:rsidRPr="0000064F" w14:paraId="68E39238" w14:textId="77777777" w:rsidTr="0000064F">
        <w:tc>
          <w:tcPr>
            <w:tcW w:w="1555" w:type="dxa"/>
          </w:tcPr>
          <w:p w14:paraId="1E73D729"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Table 14</w:t>
            </w:r>
          </w:p>
        </w:tc>
        <w:tc>
          <w:tcPr>
            <w:tcW w:w="6237" w:type="dxa"/>
          </w:tcPr>
          <w:p w14:paraId="5D12008E"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 xml:space="preserve">Per-scene breakdown for </w:t>
            </w:r>
            <w:proofErr w:type="spellStart"/>
            <w:r w:rsidRPr="0000064F">
              <w:rPr>
                <w:rFonts w:ascii="Times New Roman" w:hAnsi="Times New Roman" w:cs="Times New Roman"/>
              </w:rPr>
              <w:t>GeoKAN</w:t>
            </w:r>
            <w:proofErr w:type="spellEnd"/>
            <w:r w:rsidRPr="0000064F">
              <w:rPr>
                <w:rFonts w:ascii="Times New Roman" w:hAnsi="Times New Roman" w:cs="Times New Roman"/>
              </w:rPr>
              <w:t>-Gamma.</w:t>
            </w:r>
          </w:p>
        </w:tc>
        <w:tc>
          <w:tcPr>
            <w:tcW w:w="1224" w:type="dxa"/>
          </w:tcPr>
          <w:p w14:paraId="16AC3E6D" w14:textId="77777777" w:rsidR="0000064F" w:rsidRPr="0000064F" w:rsidRDefault="0000064F" w:rsidP="0045196C">
            <w:pPr>
              <w:rPr>
                <w:rFonts w:ascii="Times New Roman" w:hAnsi="Times New Roman" w:cs="Times New Roman"/>
              </w:rPr>
            </w:pPr>
            <w:r w:rsidRPr="0000064F">
              <w:rPr>
                <w:rFonts w:ascii="Times New Roman" w:hAnsi="Times New Roman" w:cs="Times New Roman"/>
              </w:rPr>
              <w:t>41</w:t>
            </w:r>
          </w:p>
        </w:tc>
      </w:tr>
    </w:tbl>
    <w:p w14:paraId="653B02E4" w14:textId="77777777" w:rsidR="00CC5159" w:rsidRDefault="00CC5159"/>
    <w:p w14:paraId="23EAD78C" w14:textId="77777777" w:rsidR="006446FF" w:rsidRDefault="006446FF" w:rsidP="00C53FC2">
      <w:pPr>
        <w:pStyle w:val="Heading1"/>
        <w:tabs>
          <w:tab w:val="left" w:pos="5072"/>
        </w:tabs>
        <w:jc w:val="center"/>
        <w:rPr>
          <w:rFonts w:ascii="Times New Roman" w:hAnsi="Times New Roman" w:cs="Times New Roman"/>
          <w:b/>
          <w:bCs/>
          <w:sz w:val="28"/>
          <w:szCs w:val="28"/>
        </w:rPr>
      </w:pPr>
      <w:bookmarkStart w:id="12" w:name="_Toc234182236"/>
      <w:bookmarkStart w:id="13" w:name="idxbm1003"/>
      <w:r w:rsidRPr="006446FF">
        <w:rPr>
          <w:rFonts w:ascii="Times New Roman" w:hAnsi="Times New Roman" w:cs="Times New Roman"/>
          <w:b/>
          <w:bCs/>
          <w:color w:val="000000"/>
          <w:sz w:val="28"/>
          <w:szCs w:val="28"/>
        </w:rPr>
        <w:lastRenderedPageBreak/>
        <w:t>Abbreviation List</w:t>
      </w:r>
      <w:bookmarkEnd w:id="12"/>
      <w:bookmarkEnd w:id="13"/>
    </w:p>
    <w:p w14:paraId="035BCCDC" w14:textId="77777777" w:rsidR="00C53FC2" w:rsidRDefault="00C53FC2" w:rsidP="00C53FC2">
      <w:pPr>
        <w:tabs>
          <w:tab w:val="left" w:pos="5072"/>
        </w:tabs>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959"/>
        <w:gridCol w:w="4057"/>
      </w:tblGrid>
      <w:tr w:rsidR="006446FF" w:rsidRPr="006446FF" w14:paraId="312813D0" w14:textId="77777777">
        <w:tc>
          <w:tcPr>
            <w:tcW w:w="4959" w:type="dxa"/>
          </w:tcPr>
          <w:p w14:paraId="73CED3D5" w14:textId="77777777" w:rsidR="006446FF" w:rsidRPr="00C53FC2" w:rsidRDefault="006446FF" w:rsidP="00C53FC2">
            <w:pPr>
              <w:jc w:val="center"/>
              <w:rPr>
                <w:rFonts w:ascii="Times New Roman" w:hAnsi="Times New Roman" w:cs="Times New Roman"/>
                <w:b/>
                <w:bCs/>
              </w:rPr>
            </w:pPr>
            <w:r w:rsidRPr="00C53FC2">
              <w:rPr>
                <w:rFonts w:ascii="Times New Roman" w:hAnsi="Times New Roman" w:cs="Times New Roman"/>
                <w:b/>
                <w:bCs/>
              </w:rPr>
              <w:t>Abbreviation</w:t>
            </w:r>
          </w:p>
        </w:tc>
        <w:tc>
          <w:tcPr>
            <w:tcW w:w="4057" w:type="dxa"/>
          </w:tcPr>
          <w:p w14:paraId="60A19042" w14:textId="77777777" w:rsidR="006446FF" w:rsidRPr="00C53FC2" w:rsidRDefault="006446FF" w:rsidP="00C53FC2">
            <w:pPr>
              <w:jc w:val="center"/>
              <w:rPr>
                <w:rFonts w:ascii="Times New Roman" w:hAnsi="Times New Roman" w:cs="Times New Roman"/>
                <w:b/>
                <w:bCs/>
              </w:rPr>
            </w:pPr>
            <w:r w:rsidRPr="00C53FC2">
              <w:rPr>
                <w:rFonts w:ascii="Times New Roman" w:hAnsi="Times New Roman" w:cs="Times New Roman"/>
                <w:b/>
                <w:bCs/>
              </w:rPr>
              <w:t>Meaning</w:t>
            </w:r>
          </w:p>
        </w:tc>
      </w:tr>
      <w:tr w:rsidR="006446FF" w:rsidRPr="006446FF" w14:paraId="4DDCD8E7" w14:textId="77777777">
        <w:tc>
          <w:tcPr>
            <w:tcW w:w="4959" w:type="dxa"/>
          </w:tcPr>
          <w:p w14:paraId="698CD240"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3DGS</w:t>
            </w:r>
          </w:p>
        </w:tc>
        <w:tc>
          <w:tcPr>
            <w:tcW w:w="4057" w:type="dxa"/>
          </w:tcPr>
          <w:p w14:paraId="5A6ACA39"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3D Gaussian Splatting</w:t>
            </w:r>
          </w:p>
        </w:tc>
      </w:tr>
      <w:tr w:rsidR="006446FF" w:rsidRPr="006446FF" w14:paraId="34073E03" w14:textId="77777777">
        <w:tc>
          <w:tcPr>
            <w:tcW w:w="4959" w:type="dxa"/>
          </w:tcPr>
          <w:p w14:paraId="2C79FAD9"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3DSSG</w:t>
            </w:r>
          </w:p>
        </w:tc>
        <w:tc>
          <w:tcPr>
            <w:tcW w:w="4057" w:type="dxa"/>
          </w:tcPr>
          <w:p w14:paraId="5E992402"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3D Semantic Scene Graph (dataset and task)</w:t>
            </w:r>
          </w:p>
        </w:tc>
      </w:tr>
      <w:tr w:rsidR="006446FF" w:rsidRPr="006446FF" w14:paraId="294C11C3" w14:textId="77777777">
        <w:tc>
          <w:tcPr>
            <w:tcW w:w="4959" w:type="dxa"/>
          </w:tcPr>
          <w:p w14:paraId="14E2D867"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ASL</w:t>
            </w:r>
          </w:p>
        </w:tc>
        <w:tc>
          <w:tcPr>
            <w:tcW w:w="4057" w:type="dxa"/>
          </w:tcPr>
          <w:p w14:paraId="5D949CB1"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Asymmetric Loss</w:t>
            </w:r>
          </w:p>
        </w:tc>
      </w:tr>
      <w:tr w:rsidR="006446FF" w:rsidRPr="006446FF" w14:paraId="372D1783" w14:textId="77777777">
        <w:tc>
          <w:tcPr>
            <w:tcW w:w="4959" w:type="dxa"/>
          </w:tcPr>
          <w:p w14:paraId="6652290C"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CLIP</w:t>
            </w:r>
          </w:p>
        </w:tc>
        <w:tc>
          <w:tcPr>
            <w:tcW w:w="4057" w:type="dxa"/>
          </w:tcPr>
          <w:p w14:paraId="78FDAEF0"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Contrastive Language–Image Pre-training</w:t>
            </w:r>
          </w:p>
        </w:tc>
      </w:tr>
      <w:tr w:rsidR="006446FF" w:rsidRPr="006446FF" w14:paraId="7A2C2D3C" w14:textId="77777777">
        <w:tc>
          <w:tcPr>
            <w:tcW w:w="4959" w:type="dxa"/>
          </w:tcPr>
          <w:p w14:paraId="57EBCCD6"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COLMAP</w:t>
            </w:r>
          </w:p>
        </w:tc>
        <w:tc>
          <w:tcPr>
            <w:tcW w:w="4057" w:type="dxa"/>
          </w:tcPr>
          <w:p w14:paraId="0C1E1C31"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Structure-from-Motion and Multi-View Stereo pipeline</w:t>
            </w:r>
          </w:p>
        </w:tc>
      </w:tr>
      <w:tr w:rsidR="006446FF" w:rsidRPr="006446FF" w14:paraId="6DCCCCD0" w14:textId="77777777">
        <w:tc>
          <w:tcPr>
            <w:tcW w:w="4959" w:type="dxa"/>
          </w:tcPr>
          <w:p w14:paraId="0BD041CC"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GAT</w:t>
            </w:r>
          </w:p>
        </w:tc>
        <w:tc>
          <w:tcPr>
            <w:tcW w:w="4057" w:type="dxa"/>
          </w:tcPr>
          <w:p w14:paraId="4F78F145"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Graph Attention Network</w:t>
            </w:r>
          </w:p>
        </w:tc>
      </w:tr>
      <w:tr w:rsidR="006446FF" w:rsidRPr="006446FF" w14:paraId="6617695A" w14:textId="77777777">
        <w:tc>
          <w:tcPr>
            <w:tcW w:w="4959" w:type="dxa"/>
          </w:tcPr>
          <w:p w14:paraId="64DA4537"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GATv2</w:t>
            </w:r>
          </w:p>
        </w:tc>
        <w:tc>
          <w:tcPr>
            <w:tcW w:w="4057" w:type="dxa"/>
          </w:tcPr>
          <w:p w14:paraId="249E4059"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Graph Attention Network, v2 (dynamic attention)</w:t>
            </w:r>
          </w:p>
        </w:tc>
      </w:tr>
      <w:tr w:rsidR="006446FF" w:rsidRPr="006446FF" w14:paraId="7C684A01" w14:textId="77777777">
        <w:tc>
          <w:tcPr>
            <w:tcW w:w="4959" w:type="dxa"/>
          </w:tcPr>
          <w:p w14:paraId="2B31856D"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GELU</w:t>
            </w:r>
          </w:p>
        </w:tc>
        <w:tc>
          <w:tcPr>
            <w:tcW w:w="4057" w:type="dxa"/>
          </w:tcPr>
          <w:p w14:paraId="25D8775F"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Gaussian Error Linear Unit</w:t>
            </w:r>
          </w:p>
        </w:tc>
      </w:tr>
      <w:tr w:rsidR="006446FF" w:rsidRPr="006446FF" w14:paraId="45BC6E7D" w14:textId="77777777">
        <w:tc>
          <w:tcPr>
            <w:tcW w:w="4959" w:type="dxa"/>
          </w:tcPr>
          <w:p w14:paraId="47EC080A" w14:textId="77777777" w:rsidR="006446FF" w:rsidRPr="006446FF" w:rsidRDefault="006446FF" w:rsidP="00C53FC2">
            <w:pPr>
              <w:jc w:val="both"/>
              <w:rPr>
                <w:rFonts w:ascii="Times New Roman" w:hAnsi="Times New Roman" w:cs="Times New Roman"/>
              </w:rPr>
            </w:pPr>
            <w:proofErr w:type="spellStart"/>
            <w:r w:rsidRPr="006446FF">
              <w:rPr>
                <w:rFonts w:ascii="Times New Roman" w:hAnsi="Times New Roman" w:cs="Times New Roman"/>
              </w:rPr>
              <w:t>GeoKAN</w:t>
            </w:r>
            <w:proofErr w:type="spellEnd"/>
          </w:p>
        </w:tc>
        <w:tc>
          <w:tcPr>
            <w:tcW w:w="4057" w:type="dxa"/>
          </w:tcPr>
          <w:p w14:paraId="44FD5541"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Geometric Kolmogorov–Arnold Network</w:t>
            </w:r>
          </w:p>
        </w:tc>
      </w:tr>
      <w:tr w:rsidR="006446FF" w:rsidRPr="006446FF" w14:paraId="71EC8AE5" w14:textId="77777777">
        <w:tc>
          <w:tcPr>
            <w:tcW w:w="4959" w:type="dxa"/>
          </w:tcPr>
          <w:p w14:paraId="68E77D03"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GNN</w:t>
            </w:r>
          </w:p>
        </w:tc>
        <w:tc>
          <w:tcPr>
            <w:tcW w:w="4057" w:type="dxa"/>
          </w:tcPr>
          <w:p w14:paraId="13B3C07F"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Graph Neural Network</w:t>
            </w:r>
          </w:p>
        </w:tc>
      </w:tr>
      <w:tr w:rsidR="006446FF" w:rsidRPr="006446FF" w14:paraId="2F9AF6C6" w14:textId="77777777">
        <w:tc>
          <w:tcPr>
            <w:tcW w:w="4959" w:type="dxa"/>
          </w:tcPr>
          <w:p w14:paraId="1A996D54"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GPU</w:t>
            </w:r>
          </w:p>
        </w:tc>
        <w:tc>
          <w:tcPr>
            <w:tcW w:w="4057" w:type="dxa"/>
          </w:tcPr>
          <w:p w14:paraId="0B03E5FE"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Graphics Processing Unit</w:t>
            </w:r>
          </w:p>
        </w:tc>
      </w:tr>
      <w:tr w:rsidR="006446FF" w:rsidRPr="006446FF" w14:paraId="66B678D3" w14:textId="77777777">
        <w:tc>
          <w:tcPr>
            <w:tcW w:w="4959" w:type="dxa"/>
          </w:tcPr>
          <w:p w14:paraId="66F9D7EE"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GT</w:t>
            </w:r>
          </w:p>
        </w:tc>
        <w:tc>
          <w:tcPr>
            <w:tcW w:w="4057" w:type="dxa"/>
          </w:tcPr>
          <w:p w14:paraId="19DDA2AD"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Ground Truth</w:t>
            </w:r>
          </w:p>
        </w:tc>
      </w:tr>
      <w:tr w:rsidR="006446FF" w:rsidRPr="006446FF" w14:paraId="5BC1332A" w14:textId="77777777">
        <w:tc>
          <w:tcPr>
            <w:tcW w:w="4959" w:type="dxa"/>
          </w:tcPr>
          <w:p w14:paraId="0146166A"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HDBSCAN</w:t>
            </w:r>
          </w:p>
        </w:tc>
        <w:tc>
          <w:tcPr>
            <w:tcW w:w="4057" w:type="dxa"/>
          </w:tcPr>
          <w:p w14:paraId="78D6993A"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Hierarchical Density-Based Spatial Clustering of Applications with Noise</w:t>
            </w:r>
          </w:p>
        </w:tc>
      </w:tr>
      <w:tr w:rsidR="006446FF" w:rsidRPr="006446FF" w14:paraId="60E41A6C" w14:textId="77777777">
        <w:tc>
          <w:tcPr>
            <w:tcW w:w="4959" w:type="dxa"/>
          </w:tcPr>
          <w:p w14:paraId="1DD4C99F"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KAN</w:t>
            </w:r>
          </w:p>
        </w:tc>
        <w:tc>
          <w:tcPr>
            <w:tcW w:w="4057" w:type="dxa"/>
          </w:tcPr>
          <w:p w14:paraId="074799CE"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Kolmogorov–Arnold Network</w:t>
            </w:r>
          </w:p>
        </w:tc>
      </w:tr>
      <w:tr w:rsidR="006446FF" w:rsidRPr="006446FF" w14:paraId="69029D49" w14:textId="77777777">
        <w:tc>
          <w:tcPr>
            <w:tcW w:w="4959" w:type="dxa"/>
          </w:tcPr>
          <w:p w14:paraId="29D68FFB"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LERF</w:t>
            </w:r>
          </w:p>
        </w:tc>
        <w:tc>
          <w:tcPr>
            <w:tcW w:w="4057" w:type="dxa"/>
          </w:tcPr>
          <w:p w14:paraId="275E557E"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Language Embedded Radiance Fields</w:t>
            </w:r>
          </w:p>
        </w:tc>
      </w:tr>
      <w:tr w:rsidR="006446FF" w:rsidRPr="006446FF" w14:paraId="7CAAC47D" w14:textId="77777777">
        <w:tc>
          <w:tcPr>
            <w:tcW w:w="4959" w:type="dxa"/>
          </w:tcPr>
          <w:p w14:paraId="2458E38C"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LLM</w:t>
            </w:r>
          </w:p>
        </w:tc>
        <w:tc>
          <w:tcPr>
            <w:tcW w:w="4057" w:type="dxa"/>
          </w:tcPr>
          <w:p w14:paraId="011E262A"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Large Language Model</w:t>
            </w:r>
          </w:p>
        </w:tc>
      </w:tr>
      <w:tr w:rsidR="006446FF" w:rsidRPr="006446FF" w14:paraId="5B5A510D" w14:textId="77777777">
        <w:tc>
          <w:tcPr>
            <w:tcW w:w="4959" w:type="dxa"/>
          </w:tcPr>
          <w:p w14:paraId="3E40E832"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LVLM</w:t>
            </w:r>
          </w:p>
        </w:tc>
        <w:tc>
          <w:tcPr>
            <w:tcW w:w="4057" w:type="dxa"/>
          </w:tcPr>
          <w:p w14:paraId="5B18A40C"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Large Vision-Language Model</w:t>
            </w:r>
          </w:p>
        </w:tc>
      </w:tr>
      <w:tr w:rsidR="006446FF" w:rsidRPr="006446FF" w14:paraId="665CC470" w14:textId="77777777">
        <w:tc>
          <w:tcPr>
            <w:tcW w:w="4959" w:type="dxa"/>
          </w:tcPr>
          <w:p w14:paraId="32E440C2"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MCMC</w:t>
            </w:r>
          </w:p>
        </w:tc>
        <w:tc>
          <w:tcPr>
            <w:tcW w:w="4057" w:type="dxa"/>
          </w:tcPr>
          <w:p w14:paraId="79950E91"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Markov Chain Monte Carlo</w:t>
            </w:r>
          </w:p>
        </w:tc>
      </w:tr>
      <w:tr w:rsidR="006446FF" w:rsidRPr="006446FF" w14:paraId="596A803A" w14:textId="77777777">
        <w:tc>
          <w:tcPr>
            <w:tcW w:w="4959" w:type="dxa"/>
          </w:tcPr>
          <w:p w14:paraId="0FE8EEF5"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MLP</w:t>
            </w:r>
          </w:p>
        </w:tc>
        <w:tc>
          <w:tcPr>
            <w:tcW w:w="4057" w:type="dxa"/>
          </w:tcPr>
          <w:p w14:paraId="7623E08D"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Multilayer Perceptron</w:t>
            </w:r>
          </w:p>
        </w:tc>
      </w:tr>
      <w:tr w:rsidR="006446FF" w:rsidRPr="006446FF" w14:paraId="4CB75160" w14:textId="77777777">
        <w:tc>
          <w:tcPr>
            <w:tcW w:w="4959" w:type="dxa"/>
          </w:tcPr>
          <w:p w14:paraId="65C60669" w14:textId="77777777" w:rsidR="006446FF" w:rsidRPr="006446FF" w:rsidRDefault="006446FF" w:rsidP="00C53FC2">
            <w:pPr>
              <w:jc w:val="both"/>
              <w:rPr>
                <w:rFonts w:ascii="Times New Roman" w:hAnsi="Times New Roman" w:cs="Times New Roman"/>
              </w:rPr>
            </w:pPr>
            <w:proofErr w:type="spellStart"/>
            <w:r w:rsidRPr="006446FF">
              <w:rPr>
                <w:rFonts w:ascii="Times New Roman" w:hAnsi="Times New Roman" w:cs="Times New Roman"/>
              </w:rPr>
              <w:t>NeRF</w:t>
            </w:r>
            <w:proofErr w:type="spellEnd"/>
          </w:p>
        </w:tc>
        <w:tc>
          <w:tcPr>
            <w:tcW w:w="4057" w:type="dxa"/>
          </w:tcPr>
          <w:p w14:paraId="78F0E613"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Neural Radiance Field</w:t>
            </w:r>
          </w:p>
        </w:tc>
      </w:tr>
      <w:tr w:rsidR="006446FF" w:rsidRPr="006446FF" w14:paraId="0F63E638" w14:textId="77777777">
        <w:tc>
          <w:tcPr>
            <w:tcW w:w="4959" w:type="dxa"/>
          </w:tcPr>
          <w:p w14:paraId="2FB9AE10" w14:textId="77777777" w:rsidR="006446FF" w:rsidRPr="006446FF" w:rsidRDefault="006446FF" w:rsidP="00C53FC2">
            <w:pPr>
              <w:jc w:val="both"/>
              <w:rPr>
                <w:rFonts w:ascii="Times New Roman" w:hAnsi="Times New Roman" w:cs="Times New Roman"/>
              </w:rPr>
            </w:pPr>
            <w:proofErr w:type="spellStart"/>
            <w:r w:rsidRPr="006446FF">
              <w:rPr>
                <w:rFonts w:ascii="Times New Roman" w:hAnsi="Times New Roman" w:cs="Times New Roman"/>
              </w:rPr>
              <w:t>PredCls</w:t>
            </w:r>
            <w:proofErr w:type="spellEnd"/>
          </w:p>
        </w:tc>
        <w:tc>
          <w:tcPr>
            <w:tcW w:w="4057" w:type="dxa"/>
          </w:tcPr>
          <w:p w14:paraId="01575BA8"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Predicate Classification protocol</w:t>
            </w:r>
          </w:p>
        </w:tc>
      </w:tr>
      <w:tr w:rsidR="006446FF" w:rsidRPr="006446FF" w14:paraId="1F26DC26" w14:textId="77777777">
        <w:tc>
          <w:tcPr>
            <w:tcW w:w="4959" w:type="dxa"/>
          </w:tcPr>
          <w:p w14:paraId="0683AFF1"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RANSAC</w:t>
            </w:r>
          </w:p>
        </w:tc>
        <w:tc>
          <w:tcPr>
            <w:tcW w:w="4057" w:type="dxa"/>
          </w:tcPr>
          <w:p w14:paraId="05015502"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Random Sample Consensus</w:t>
            </w:r>
          </w:p>
        </w:tc>
      </w:tr>
      <w:tr w:rsidR="006446FF" w:rsidRPr="006446FF" w14:paraId="411D1BEE" w14:textId="77777777">
        <w:tc>
          <w:tcPr>
            <w:tcW w:w="4959" w:type="dxa"/>
          </w:tcPr>
          <w:p w14:paraId="30D8524B"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RBF</w:t>
            </w:r>
          </w:p>
        </w:tc>
        <w:tc>
          <w:tcPr>
            <w:tcW w:w="4057" w:type="dxa"/>
          </w:tcPr>
          <w:p w14:paraId="75D9D714"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Radial Basis Function</w:t>
            </w:r>
          </w:p>
        </w:tc>
      </w:tr>
      <w:tr w:rsidR="006446FF" w:rsidRPr="006446FF" w14:paraId="6F0E3ABB" w14:textId="77777777">
        <w:tc>
          <w:tcPr>
            <w:tcW w:w="4959" w:type="dxa"/>
          </w:tcPr>
          <w:p w14:paraId="14C54CDC"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RGB-D</w:t>
            </w:r>
          </w:p>
        </w:tc>
        <w:tc>
          <w:tcPr>
            <w:tcW w:w="4057" w:type="dxa"/>
          </w:tcPr>
          <w:p w14:paraId="70224DC4"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Red–Green–Blue plus Depth</w:t>
            </w:r>
          </w:p>
        </w:tc>
      </w:tr>
      <w:tr w:rsidR="006446FF" w:rsidRPr="006446FF" w14:paraId="487B6F19" w14:textId="77777777">
        <w:tc>
          <w:tcPr>
            <w:tcW w:w="4959" w:type="dxa"/>
          </w:tcPr>
          <w:p w14:paraId="0FF012BF"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R@3, R@5</w:t>
            </w:r>
          </w:p>
        </w:tc>
        <w:tc>
          <w:tcPr>
            <w:tcW w:w="4057" w:type="dxa"/>
          </w:tcPr>
          <w:p w14:paraId="080BD1C7"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Recall at top-3 / top-5 predictions</w:t>
            </w:r>
          </w:p>
        </w:tc>
      </w:tr>
      <w:tr w:rsidR="006446FF" w:rsidRPr="006446FF" w14:paraId="65040783" w14:textId="77777777">
        <w:tc>
          <w:tcPr>
            <w:tcW w:w="4959" w:type="dxa"/>
          </w:tcPr>
          <w:p w14:paraId="4261E793"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SAM</w:t>
            </w:r>
          </w:p>
        </w:tc>
        <w:tc>
          <w:tcPr>
            <w:tcW w:w="4057" w:type="dxa"/>
          </w:tcPr>
          <w:p w14:paraId="40FDD5E8" w14:textId="77777777" w:rsidR="006446FF" w:rsidRPr="006446FF" w:rsidRDefault="006446FF" w:rsidP="00C53FC2">
            <w:pPr>
              <w:jc w:val="both"/>
              <w:rPr>
                <w:rFonts w:ascii="Times New Roman" w:hAnsi="Times New Roman" w:cs="Times New Roman"/>
              </w:rPr>
            </w:pPr>
            <w:r w:rsidRPr="006446FF">
              <w:rPr>
                <w:rFonts w:ascii="Times New Roman" w:hAnsi="Times New Roman" w:cs="Times New Roman"/>
              </w:rPr>
              <w:t>Segment Anything Model</w:t>
            </w:r>
          </w:p>
        </w:tc>
      </w:tr>
    </w:tbl>
    <w:p w14:paraId="66A10B72" w14:textId="77777777" w:rsidR="006446FF" w:rsidRDefault="006446FF" w:rsidP="00C53FC2">
      <w:pPr>
        <w:tabs>
          <w:tab w:val="left" w:pos="5072"/>
        </w:tabs>
        <w:jc w:val="both"/>
        <w:rPr>
          <w:rFonts w:ascii="Times New Roman" w:hAnsi="Times New Roman" w:cs="Times New Roman"/>
        </w:rPr>
      </w:pPr>
    </w:p>
    <w:p w14:paraId="4B4112F8" w14:textId="77777777" w:rsidR="00C53FC2" w:rsidRDefault="00C53FC2" w:rsidP="00C53FC2">
      <w:pPr>
        <w:tabs>
          <w:tab w:val="left" w:pos="5072"/>
        </w:tabs>
        <w:jc w:val="both"/>
        <w:rPr>
          <w:rFonts w:ascii="Times New Roman" w:hAnsi="Times New Roman" w:cs="Times New Roman"/>
        </w:rPr>
      </w:pPr>
    </w:p>
    <w:p w14:paraId="1A8185EB" w14:textId="77777777" w:rsidR="00C53FC2" w:rsidRDefault="00C53FC2" w:rsidP="00C53FC2">
      <w:pPr>
        <w:tabs>
          <w:tab w:val="left" w:pos="5072"/>
        </w:tabs>
        <w:jc w:val="both"/>
        <w:rPr>
          <w:rFonts w:ascii="Times New Roman" w:hAnsi="Times New Roman" w:cs="Times New Roman"/>
        </w:rPr>
      </w:pPr>
    </w:p>
    <w:p w14:paraId="75FB4955" w14:textId="77777777" w:rsidR="00C53FC2" w:rsidRDefault="00C53FC2" w:rsidP="00C53FC2">
      <w:pPr>
        <w:tabs>
          <w:tab w:val="left" w:pos="5072"/>
        </w:tabs>
        <w:jc w:val="both"/>
        <w:rPr>
          <w:rFonts w:ascii="Times New Roman" w:hAnsi="Times New Roman" w:cs="Times New Roman"/>
        </w:rPr>
      </w:pPr>
    </w:p>
    <w:p w14:paraId="44392E3A" w14:textId="77777777" w:rsidR="00C53FC2" w:rsidRDefault="00C53FC2" w:rsidP="00C53FC2">
      <w:pPr>
        <w:tabs>
          <w:tab w:val="left" w:pos="5072"/>
        </w:tabs>
        <w:jc w:val="both"/>
        <w:rPr>
          <w:rFonts w:ascii="Times New Roman" w:hAnsi="Times New Roman" w:cs="Times New Roman"/>
        </w:rPr>
      </w:pPr>
    </w:p>
    <w:p w14:paraId="60AF33B8" w14:textId="77777777" w:rsidR="00C53FC2" w:rsidRDefault="00C53FC2" w:rsidP="00C53FC2">
      <w:pPr>
        <w:tabs>
          <w:tab w:val="left" w:pos="5072"/>
        </w:tabs>
        <w:jc w:val="both"/>
        <w:rPr>
          <w:rFonts w:ascii="Times New Roman" w:hAnsi="Times New Roman" w:cs="Times New Roman"/>
        </w:rPr>
      </w:pPr>
    </w:p>
    <w:p w14:paraId="3C601314" w14:textId="77777777" w:rsidR="00C53FC2" w:rsidRDefault="00C53FC2" w:rsidP="00C53FC2">
      <w:pPr>
        <w:tabs>
          <w:tab w:val="left" w:pos="5072"/>
        </w:tabs>
        <w:jc w:val="both"/>
        <w:rPr>
          <w:rFonts w:ascii="Times New Roman" w:hAnsi="Times New Roman" w:cs="Times New Roman"/>
        </w:rPr>
      </w:pPr>
    </w:p>
    <w:p w14:paraId="4CC8BC0F" w14:textId="77777777" w:rsidR="00C53FC2" w:rsidRDefault="00C53FC2" w:rsidP="00C53FC2">
      <w:pPr>
        <w:pStyle w:val="Heading1"/>
        <w:tabs>
          <w:tab w:val="left" w:pos="5072"/>
        </w:tabs>
        <w:jc w:val="center"/>
        <w:rPr>
          <w:rFonts w:ascii="Times New Roman" w:hAnsi="Times New Roman" w:cs="Times New Roman"/>
          <w:b/>
          <w:bCs/>
          <w:sz w:val="28"/>
          <w:szCs w:val="28"/>
        </w:rPr>
      </w:pPr>
      <w:bookmarkStart w:id="14" w:name="_Toc234182237"/>
      <w:bookmarkStart w:id="15" w:name="idxbm1004"/>
      <w:r w:rsidRPr="00C53FC2">
        <w:rPr>
          <w:rFonts w:ascii="Times New Roman" w:hAnsi="Times New Roman" w:cs="Times New Roman"/>
          <w:b/>
          <w:bCs/>
          <w:color w:val="000000"/>
          <w:sz w:val="28"/>
          <w:szCs w:val="28"/>
        </w:rPr>
        <w:lastRenderedPageBreak/>
        <w:t>Preface</w:t>
      </w:r>
      <w:bookmarkEnd w:id="14"/>
      <w:bookmarkEnd w:id="15"/>
    </w:p>
    <w:p w14:paraId="4BE36477" w14:textId="77777777" w:rsidR="00C53FC2" w:rsidRDefault="00C53FC2" w:rsidP="00C53FC2">
      <w:pPr>
        <w:tabs>
          <w:tab w:val="left" w:pos="5072"/>
        </w:tabs>
        <w:jc w:val="center"/>
        <w:rPr>
          <w:rFonts w:ascii="Times New Roman" w:hAnsi="Times New Roman" w:cs="Times New Roman"/>
        </w:rPr>
      </w:pPr>
    </w:p>
    <w:p w14:paraId="6D91FAFA" w14:textId="77777777" w:rsidR="00C53FC2" w:rsidRDefault="00C53FC2" w:rsidP="00C53FC2">
      <w:pPr>
        <w:tabs>
          <w:tab w:val="left" w:pos="5072"/>
        </w:tabs>
        <w:jc w:val="both"/>
        <w:rPr>
          <w:rFonts w:ascii="Times New Roman" w:hAnsi="Times New Roman" w:cs="Times New Roman"/>
        </w:rPr>
      </w:pPr>
    </w:p>
    <w:p w14:paraId="1456292E" w14:textId="77777777" w:rsidR="00C53FC2" w:rsidRDefault="00C53FC2" w:rsidP="00C53FC2">
      <w:pPr>
        <w:tabs>
          <w:tab w:val="left" w:pos="5072"/>
        </w:tabs>
        <w:jc w:val="both"/>
        <w:rPr>
          <w:rFonts w:ascii="Times New Roman" w:hAnsi="Times New Roman" w:cs="Times New Roman"/>
        </w:rPr>
      </w:pPr>
    </w:p>
    <w:p w14:paraId="487693F7" w14:textId="77777777" w:rsidR="00C53FC2" w:rsidRPr="00C53FC2" w:rsidRDefault="00C53FC2" w:rsidP="00C53FC2">
      <w:pPr>
        <w:tabs>
          <w:tab w:val="left" w:pos="5072"/>
        </w:tabs>
        <w:jc w:val="both"/>
        <w:rPr>
          <w:rFonts w:ascii="Times New Roman" w:hAnsi="Times New Roman" w:cs="Times New Roman"/>
        </w:rPr>
      </w:pPr>
      <w:r w:rsidRPr="00C53FC2">
        <w:rPr>
          <w:rFonts w:ascii="Times New Roman" w:hAnsi="Times New Roman" w:cs="Times New Roman"/>
        </w:rPr>
        <w:t>Understanding the spatial arrangement of objects in a three-dimensional environment is a prerequisite for any system that must interpret, navigate, or act on the physical world — a robot setting a table must know not merely that a cup exists, but that it rests on the table. Constructing such structured scene descriptions has historically relied on foundation models such as CLIP, SAM, and large language models, at a cost of billions of parameters and minutes of inference per scene.</w:t>
      </w:r>
    </w:p>
    <w:p w14:paraId="081744CC" w14:textId="77777777" w:rsidR="00C53FC2" w:rsidRPr="00C53FC2" w:rsidRDefault="00C53FC2" w:rsidP="00C53FC2">
      <w:pPr>
        <w:tabs>
          <w:tab w:val="left" w:pos="5072"/>
        </w:tabs>
        <w:jc w:val="both"/>
        <w:rPr>
          <w:rFonts w:ascii="Times New Roman" w:hAnsi="Times New Roman" w:cs="Times New Roman"/>
        </w:rPr>
      </w:pPr>
    </w:p>
    <w:p w14:paraId="7FB70652" w14:textId="77777777" w:rsidR="00C53FC2" w:rsidRPr="00C53FC2" w:rsidRDefault="00C53FC2" w:rsidP="00C53FC2">
      <w:pPr>
        <w:tabs>
          <w:tab w:val="left" w:pos="5072"/>
        </w:tabs>
        <w:jc w:val="both"/>
        <w:rPr>
          <w:rFonts w:ascii="Times New Roman" w:hAnsi="Times New Roman" w:cs="Times New Roman"/>
        </w:rPr>
      </w:pPr>
      <w:r w:rsidRPr="00C53FC2">
        <w:rPr>
          <w:rFonts w:ascii="Times New Roman" w:hAnsi="Times New Roman" w:cs="Times New Roman"/>
        </w:rPr>
        <w:t xml:space="preserve">This </w:t>
      </w:r>
      <w:r>
        <w:rPr>
          <w:rFonts w:ascii="Times New Roman" w:hAnsi="Times New Roman" w:cs="Times New Roman"/>
        </w:rPr>
        <w:t>study</w:t>
      </w:r>
      <w:r w:rsidRPr="00C53FC2">
        <w:rPr>
          <w:rFonts w:ascii="Times New Roman" w:hAnsi="Times New Roman" w:cs="Times New Roman"/>
        </w:rPr>
        <w:t xml:space="preserve"> presents </w:t>
      </w:r>
      <w:proofErr w:type="spellStart"/>
      <w:r w:rsidRPr="00C53FC2">
        <w:rPr>
          <w:rFonts w:ascii="Times New Roman" w:hAnsi="Times New Roman" w:cs="Times New Roman"/>
        </w:rPr>
        <w:t>LogicSplat</w:t>
      </w:r>
      <w:proofErr w:type="spellEnd"/>
      <w:r w:rsidRPr="00C53FC2">
        <w:rPr>
          <w:rFonts w:ascii="Times New Roman" w:hAnsi="Times New Roman" w:cs="Times New Roman"/>
        </w:rPr>
        <w:t xml:space="preserve">, a neuro-symbolic pipeline that predicts spatial relations directly from the geometry of a 3D Gaussian Splat reconstruction, without requiring any vision-language model at inference time. It combines a learnable-metric neural classifier, </w:t>
      </w:r>
      <w:proofErr w:type="spellStart"/>
      <w:r w:rsidRPr="00C53FC2">
        <w:rPr>
          <w:rFonts w:ascii="Times New Roman" w:hAnsi="Times New Roman" w:cs="Times New Roman"/>
        </w:rPr>
        <w:t>GeoKANRelationGNN</w:t>
      </w:r>
      <w:proofErr w:type="spellEnd"/>
      <w:r w:rsidRPr="00C53FC2">
        <w:rPr>
          <w:rFonts w:ascii="Times New Roman" w:hAnsi="Times New Roman" w:cs="Times New Roman"/>
        </w:rPr>
        <w:t xml:space="preserve">, with a zero-parameter symbolic reasoning module, </w:t>
      </w:r>
      <w:proofErr w:type="spellStart"/>
      <w:r w:rsidRPr="00C53FC2">
        <w:rPr>
          <w:rFonts w:ascii="Times New Roman" w:hAnsi="Times New Roman" w:cs="Times New Roman"/>
        </w:rPr>
        <w:t>SceneGraphRepair</w:t>
      </w:r>
      <w:proofErr w:type="spellEnd"/>
      <w:r w:rsidRPr="00C53FC2">
        <w:rPr>
          <w:rFonts w:ascii="Times New Roman" w:hAnsi="Times New Roman" w:cs="Times New Roman"/>
        </w:rPr>
        <w:t xml:space="preserve">, and is evaluated across three settings of increasing distance from its training distribution: in-domain validation, a held-out unseen dataset, and a cross-domain scale shift to tabletop-scale </w:t>
      </w:r>
      <w:commentRangeStart w:id="16"/>
      <w:r w:rsidRPr="00C53FC2">
        <w:rPr>
          <w:rFonts w:ascii="Times New Roman" w:hAnsi="Times New Roman" w:cs="Times New Roman"/>
        </w:rPr>
        <w:t>scenes</w:t>
      </w:r>
      <w:commentRangeEnd w:id="16"/>
      <w:r w:rsidR="002D4B7F">
        <w:rPr>
          <w:rStyle w:val="CommentReference"/>
        </w:rPr>
        <w:commentReference w:id="16"/>
      </w:r>
      <w:r w:rsidRPr="00C53FC2">
        <w:rPr>
          <w:rFonts w:ascii="Times New Roman" w:hAnsi="Times New Roman" w:cs="Times New Roman"/>
        </w:rPr>
        <w:t>.</w:t>
      </w:r>
    </w:p>
    <w:p w14:paraId="2B7A6B2E" w14:textId="77777777" w:rsidR="00C53FC2" w:rsidRPr="00C53FC2" w:rsidRDefault="00C53FC2" w:rsidP="00C53FC2">
      <w:pPr>
        <w:tabs>
          <w:tab w:val="left" w:pos="5072"/>
        </w:tabs>
        <w:jc w:val="both"/>
        <w:rPr>
          <w:rFonts w:ascii="Times New Roman" w:hAnsi="Times New Roman" w:cs="Times New Roman"/>
        </w:rPr>
      </w:pPr>
    </w:p>
    <w:p w14:paraId="126E9310" w14:textId="7A856F96" w:rsidR="00C53FC2" w:rsidDel="002D4B7F" w:rsidRDefault="00C53FC2" w:rsidP="00C53FC2">
      <w:pPr>
        <w:tabs>
          <w:tab w:val="left" w:pos="5072"/>
        </w:tabs>
        <w:jc w:val="both"/>
        <w:rPr>
          <w:del w:id="17" w:author="Sahil Shah" w:date="2026-07-07T16:39:00Z"/>
          <w:rFonts w:ascii="Times New Roman" w:hAnsi="Times New Roman" w:cs="Times New Roman"/>
        </w:rPr>
      </w:pPr>
      <w:del w:id="18" w:author="Sahil Shah" w:date="2026-07-07T16:39:00Z">
        <w:r w:rsidRPr="00C53FC2" w:rsidDel="002D4B7F">
          <w:rPr>
            <w:rFonts w:ascii="Times New Roman" w:hAnsi="Times New Roman" w:cs="Times New Roman"/>
          </w:rPr>
          <w:delText xml:space="preserve">This </w:delText>
        </w:r>
        <w:r w:rsidDel="002D4B7F">
          <w:rPr>
            <w:rFonts w:ascii="Times New Roman" w:hAnsi="Times New Roman" w:cs="Times New Roman"/>
          </w:rPr>
          <w:delText>report</w:delText>
        </w:r>
        <w:r w:rsidRPr="00C53FC2" w:rsidDel="002D4B7F">
          <w:rPr>
            <w:rFonts w:ascii="Times New Roman" w:hAnsi="Times New Roman" w:cs="Times New Roman"/>
          </w:rPr>
          <w:delText xml:space="preserve"> is organised as follows. Chapter 1 introduces the problem and states the research objectives. Chapter 2 reviews related literature. Chapter 3 describes the datasets used. Chapter 4 details the methodology. Chapter 5 reports the results, Chapter 6 discusses </w:delText>
        </w:r>
        <w:commentRangeStart w:id="19"/>
        <w:r w:rsidRPr="00C53FC2" w:rsidDel="002D4B7F">
          <w:rPr>
            <w:rFonts w:ascii="Times New Roman" w:hAnsi="Times New Roman" w:cs="Times New Roman"/>
          </w:rPr>
          <w:delText>their</w:delText>
        </w:r>
      </w:del>
      <w:commentRangeEnd w:id="19"/>
      <w:r w:rsidR="002D4B7F">
        <w:rPr>
          <w:rStyle w:val="CommentReference"/>
        </w:rPr>
        <w:commentReference w:id="19"/>
      </w:r>
      <w:del w:id="20" w:author="Sahil Shah" w:date="2026-07-07T16:39:00Z">
        <w:r w:rsidRPr="00C53FC2" w:rsidDel="002D4B7F">
          <w:rPr>
            <w:rFonts w:ascii="Times New Roman" w:hAnsi="Times New Roman" w:cs="Times New Roman"/>
          </w:rPr>
          <w:delText xml:space="preserve"> implications and limitations, and Chapter 7 concludes with directions for future work.</w:delText>
        </w:r>
      </w:del>
    </w:p>
    <w:p w14:paraId="370C8E00" w14:textId="77777777" w:rsidR="00C53FC2" w:rsidRDefault="00C53FC2" w:rsidP="00C53FC2">
      <w:pPr>
        <w:tabs>
          <w:tab w:val="left" w:pos="5072"/>
        </w:tabs>
        <w:jc w:val="both"/>
        <w:rPr>
          <w:rFonts w:ascii="Times New Roman" w:hAnsi="Times New Roman" w:cs="Times New Roman"/>
        </w:rPr>
      </w:pPr>
    </w:p>
    <w:p w14:paraId="77B070E3" w14:textId="77777777" w:rsidR="00C53FC2" w:rsidRDefault="00C53FC2" w:rsidP="00C53FC2">
      <w:pPr>
        <w:tabs>
          <w:tab w:val="left" w:pos="5072"/>
        </w:tabs>
        <w:jc w:val="both"/>
        <w:rPr>
          <w:rFonts w:ascii="Times New Roman" w:hAnsi="Times New Roman" w:cs="Times New Roman"/>
        </w:rPr>
      </w:pPr>
    </w:p>
    <w:p w14:paraId="46E79AF7" w14:textId="77777777" w:rsidR="00C53FC2" w:rsidRDefault="00C53FC2" w:rsidP="00C53FC2">
      <w:pPr>
        <w:tabs>
          <w:tab w:val="left" w:pos="5072"/>
        </w:tabs>
        <w:jc w:val="both"/>
        <w:rPr>
          <w:rFonts w:ascii="Times New Roman" w:hAnsi="Times New Roman" w:cs="Times New Roman"/>
        </w:rPr>
      </w:pPr>
    </w:p>
    <w:p w14:paraId="3E30E227" w14:textId="77777777" w:rsidR="00C53FC2" w:rsidRDefault="00C53FC2" w:rsidP="00C53FC2">
      <w:pPr>
        <w:tabs>
          <w:tab w:val="left" w:pos="5072"/>
        </w:tabs>
        <w:jc w:val="both"/>
        <w:rPr>
          <w:rFonts w:ascii="Times New Roman" w:hAnsi="Times New Roman" w:cs="Times New Roman"/>
        </w:rPr>
      </w:pPr>
    </w:p>
    <w:p w14:paraId="7460C5A3" w14:textId="77777777" w:rsidR="00C53FC2" w:rsidRDefault="00C53FC2" w:rsidP="00C53FC2">
      <w:pPr>
        <w:tabs>
          <w:tab w:val="left" w:pos="5072"/>
        </w:tabs>
        <w:jc w:val="both"/>
        <w:rPr>
          <w:rFonts w:ascii="Times New Roman" w:hAnsi="Times New Roman" w:cs="Times New Roman"/>
        </w:rPr>
      </w:pPr>
    </w:p>
    <w:p w14:paraId="3F8AE564" w14:textId="77777777" w:rsidR="00C53FC2" w:rsidRDefault="00C53FC2" w:rsidP="00C53FC2">
      <w:pPr>
        <w:tabs>
          <w:tab w:val="left" w:pos="5072"/>
        </w:tabs>
        <w:jc w:val="both"/>
        <w:rPr>
          <w:rFonts w:ascii="Times New Roman" w:hAnsi="Times New Roman" w:cs="Times New Roman"/>
        </w:rPr>
      </w:pPr>
    </w:p>
    <w:p w14:paraId="4E8F0BD0" w14:textId="77777777" w:rsidR="00C53FC2" w:rsidRDefault="00C53FC2" w:rsidP="00C53FC2">
      <w:pPr>
        <w:tabs>
          <w:tab w:val="left" w:pos="5072"/>
        </w:tabs>
        <w:jc w:val="both"/>
        <w:rPr>
          <w:rFonts w:ascii="Times New Roman" w:hAnsi="Times New Roman" w:cs="Times New Roman"/>
        </w:rPr>
      </w:pPr>
    </w:p>
    <w:p w14:paraId="60C50646" w14:textId="77777777" w:rsidR="00C53FC2" w:rsidRDefault="00C53FC2" w:rsidP="00C53FC2">
      <w:pPr>
        <w:tabs>
          <w:tab w:val="left" w:pos="5072"/>
        </w:tabs>
        <w:jc w:val="both"/>
        <w:rPr>
          <w:rFonts w:ascii="Times New Roman" w:hAnsi="Times New Roman" w:cs="Times New Roman"/>
        </w:rPr>
      </w:pPr>
    </w:p>
    <w:p w14:paraId="018E91DC" w14:textId="77777777" w:rsidR="00C53FC2" w:rsidRDefault="00C53FC2" w:rsidP="00C53FC2">
      <w:pPr>
        <w:tabs>
          <w:tab w:val="left" w:pos="5072"/>
        </w:tabs>
        <w:jc w:val="both"/>
        <w:rPr>
          <w:rFonts w:ascii="Times New Roman" w:hAnsi="Times New Roman" w:cs="Times New Roman"/>
        </w:rPr>
      </w:pPr>
    </w:p>
    <w:p w14:paraId="557E6403" w14:textId="77777777" w:rsidR="00C53FC2" w:rsidRDefault="00C53FC2" w:rsidP="00C53FC2">
      <w:pPr>
        <w:tabs>
          <w:tab w:val="left" w:pos="5072"/>
        </w:tabs>
        <w:jc w:val="both"/>
        <w:rPr>
          <w:rFonts w:ascii="Times New Roman" w:hAnsi="Times New Roman" w:cs="Times New Roman"/>
        </w:rPr>
      </w:pPr>
    </w:p>
    <w:p w14:paraId="6CCF9EAE" w14:textId="77777777" w:rsidR="00C53FC2" w:rsidRDefault="00C53FC2" w:rsidP="00C53FC2">
      <w:pPr>
        <w:tabs>
          <w:tab w:val="left" w:pos="5072"/>
        </w:tabs>
        <w:jc w:val="both"/>
        <w:rPr>
          <w:rFonts w:ascii="Times New Roman" w:hAnsi="Times New Roman" w:cs="Times New Roman"/>
        </w:rPr>
      </w:pPr>
    </w:p>
    <w:p w14:paraId="74076B79" w14:textId="77777777" w:rsidR="00C53FC2" w:rsidRDefault="00C53FC2" w:rsidP="00C53FC2">
      <w:pPr>
        <w:pStyle w:val="Heading1"/>
        <w:tabs>
          <w:tab w:val="left" w:pos="5072"/>
        </w:tabs>
        <w:jc w:val="center"/>
        <w:rPr>
          <w:rFonts w:ascii="Times New Roman" w:hAnsi="Times New Roman" w:cs="Times New Roman"/>
          <w:b/>
          <w:bCs/>
          <w:sz w:val="28"/>
          <w:szCs w:val="28"/>
        </w:rPr>
      </w:pPr>
      <w:bookmarkStart w:id="21" w:name="_Toc234182238"/>
      <w:bookmarkStart w:id="22" w:name="idxbm1005"/>
      <w:r w:rsidRPr="00C53FC2">
        <w:rPr>
          <w:rFonts w:ascii="Times New Roman" w:hAnsi="Times New Roman" w:cs="Times New Roman"/>
          <w:b/>
          <w:bCs/>
          <w:color w:val="000000"/>
          <w:sz w:val="28"/>
          <w:szCs w:val="28"/>
        </w:rPr>
        <w:lastRenderedPageBreak/>
        <w:t>Abstract</w:t>
      </w:r>
      <w:bookmarkEnd w:id="21"/>
      <w:bookmarkEnd w:id="22"/>
    </w:p>
    <w:p w14:paraId="5BB3014F" w14:textId="77777777" w:rsidR="00C53FC2" w:rsidRDefault="00C53FC2" w:rsidP="00C53FC2">
      <w:pPr>
        <w:tabs>
          <w:tab w:val="left" w:pos="5072"/>
        </w:tabs>
        <w:jc w:val="center"/>
        <w:rPr>
          <w:rFonts w:ascii="Times New Roman" w:hAnsi="Times New Roman" w:cs="Times New Roman"/>
          <w:b/>
          <w:bCs/>
          <w:sz w:val="28"/>
          <w:szCs w:val="28"/>
        </w:rPr>
      </w:pPr>
    </w:p>
    <w:p w14:paraId="7D461361" w14:textId="77777777" w:rsidR="00C53FC2" w:rsidRDefault="00C53FC2" w:rsidP="00C53FC2">
      <w:pPr>
        <w:tabs>
          <w:tab w:val="left" w:pos="5072"/>
        </w:tabs>
        <w:jc w:val="center"/>
        <w:rPr>
          <w:rFonts w:ascii="Times New Roman" w:hAnsi="Times New Roman" w:cs="Times New Roman"/>
          <w:b/>
          <w:bCs/>
          <w:sz w:val="28"/>
          <w:szCs w:val="28"/>
        </w:rPr>
      </w:pPr>
    </w:p>
    <w:p w14:paraId="04626EB9" w14:textId="77777777" w:rsidR="00C53FC2" w:rsidRDefault="00C53FC2" w:rsidP="00C53FC2">
      <w:pPr>
        <w:tabs>
          <w:tab w:val="left" w:pos="5072"/>
        </w:tabs>
        <w:jc w:val="both"/>
        <w:rPr>
          <w:rFonts w:ascii="Times New Roman" w:hAnsi="Times New Roman" w:cs="Times New Roman"/>
        </w:rPr>
      </w:pPr>
      <w:r w:rsidRPr="00C53FC2">
        <w:rPr>
          <w:rFonts w:ascii="Times New Roman" w:hAnsi="Times New Roman" w:cs="Times New Roman"/>
        </w:rPr>
        <w:t xml:space="preserve">Three-dimensional scene graphs, with object nodes and spatial-relation edges, underpin robotic manipulation, augmented-reality assistance, and autonomous navigation, yet are typically built using foundation models (CLIP, SAM, large language models) costing billions of parameters and minutes of inference. </w:t>
      </w:r>
      <w:proofErr w:type="spellStart"/>
      <w:r w:rsidRPr="00C53FC2">
        <w:rPr>
          <w:rFonts w:ascii="Times New Roman" w:hAnsi="Times New Roman" w:cs="Times New Roman"/>
        </w:rPr>
        <w:t>LogicSplat</w:t>
      </w:r>
      <w:proofErr w:type="spellEnd"/>
      <w:r w:rsidRPr="00C53FC2">
        <w:rPr>
          <w:rFonts w:ascii="Times New Roman" w:hAnsi="Times New Roman" w:cs="Times New Roman"/>
        </w:rPr>
        <w:t xml:space="preserve"> is a neuro-symbolic pipeline predicting ten spatial relation classes directly from 3D Gaussian Splat geometry, without any vision-language model at inference. </w:t>
      </w:r>
      <w:commentRangeStart w:id="23"/>
      <w:r w:rsidRPr="00C53FC2">
        <w:rPr>
          <w:rFonts w:ascii="Times New Roman" w:hAnsi="Times New Roman" w:cs="Times New Roman"/>
        </w:rPr>
        <w:t xml:space="preserve">Objects are segmented via density-based clustering, encoded with scale-invariant geometric features, and classified by </w:t>
      </w:r>
      <w:proofErr w:type="spellStart"/>
      <w:r w:rsidRPr="00C53FC2">
        <w:rPr>
          <w:rFonts w:ascii="Times New Roman" w:hAnsi="Times New Roman" w:cs="Times New Roman"/>
        </w:rPr>
        <w:t>GeoKANRelationGNN</w:t>
      </w:r>
      <w:proofErr w:type="spellEnd"/>
      <w:r w:rsidRPr="00C53FC2">
        <w:rPr>
          <w:rFonts w:ascii="Times New Roman" w:hAnsi="Times New Roman" w:cs="Times New Roman"/>
        </w:rPr>
        <w:t>, whose heads use Geometric Kolmogorov–Arnold Networks (</w:t>
      </w:r>
      <w:proofErr w:type="spellStart"/>
      <w:r w:rsidRPr="00C53FC2">
        <w:rPr>
          <w:rFonts w:ascii="Times New Roman" w:hAnsi="Times New Roman" w:cs="Times New Roman"/>
        </w:rPr>
        <w:t>GeoKAN</w:t>
      </w:r>
      <w:proofErr w:type="spellEnd"/>
      <w:r w:rsidRPr="00C53FC2">
        <w:rPr>
          <w:rFonts w:ascii="Times New Roman" w:hAnsi="Times New Roman" w:cs="Times New Roman"/>
        </w:rPr>
        <w:t xml:space="preserve">), a learnable-metric KAN variant. A zero-parameter symbolic module enforces logical constraints — inverse completeness, mutual exclusion, asymmetry, transitivity — via fixed-point iteration. On 3DSSG, </w:t>
      </w:r>
      <w:proofErr w:type="spellStart"/>
      <w:r w:rsidRPr="00C53FC2">
        <w:rPr>
          <w:rFonts w:ascii="Times New Roman" w:hAnsi="Times New Roman" w:cs="Times New Roman"/>
        </w:rPr>
        <w:t>LogicSplat</w:t>
      </w:r>
      <w:proofErr w:type="spellEnd"/>
      <w:r w:rsidRPr="00C53FC2">
        <w:rPr>
          <w:rFonts w:ascii="Times New Roman" w:hAnsi="Times New Roman" w:cs="Times New Roman"/>
        </w:rPr>
        <w:t xml:space="preserve"> achieves Macro F1 = 0.926 and </w:t>
      </w:r>
      <w:proofErr w:type="gramStart"/>
      <w:r w:rsidRPr="00C53FC2">
        <w:rPr>
          <w:rFonts w:ascii="Times New Roman" w:hAnsi="Times New Roman" w:cs="Times New Roman"/>
        </w:rPr>
        <w:t>Recall</w:t>
      </w:r>
      <w:proofErr w:type="gramEnd"/>
      <w:r w:rsidRPr="00C53FC2">
        <w:rPr>
          <w:rFonts w:ascii="Times New Roman" w:hAnsi="Times New Roman" w:cs="Times New Roman"/>
        </w:rPr>
        <w:t xml:space="preserve">@5 = 98.3% with 1.02 million parameters, exceeding four foundation-model-dependent baselines by 11–33 points. It reaches Recall@5 = 95.0% on four held-out LERF scenes and 92.7% on eight zero-shot tabletop scenes across a ten-fold scale gap. Against a matched-capacity multilayer perceptron, </w:t>
      </w:r>
      <w:proofErr w:type="spellStart"/>
      <w:r w:rsidRPr="00C53FC2">
        <w:rPr>
          <w:rFonts w:ascii="Times New Roman" w:hAnsi="Times New Roman" w:cs="Times New Roman"/>
        </w:rPr>
        <w:t>GeoKAN</w:t>
      </w:r>
      <w:proofErr w:type="spellEnd"/>
      <w:r w:rsidRPr="00C53FC2">
        <w:rPr>
          <w:rFonts w:ascii="Times New Roman" w:hAnsi="Times New Roman" w:cs="Times New Roman"/>
        </w:rPr>
        <w:t xml:space="preserve"> shows no in-distribution advantage but a consistent generalization </w:t>
      </w:r>
      <w:proofErr w:type="gramStart"/>
      <w:r w:rsidRPr="00C53FC2">
        <w:rPr>
          <w:rFonts w:ascii="Times New Roman" w:hAnsi="Times New Roman" w:cs="Times New Roman"/>
        </w:rPr>
        <w:t>gain</w:t>
      </w:r>
      <w:proofErr w:type="gramEnd"/>
      <w:r w:rsidRPr="00C53FC2">
        <w:rPr>
          <w:rFonts w:ascii="Times New Roman" w:hAnsi="Times New Roman" w:cs="Times New Roman"/>
        </w:rPr>
        <w:t xml:space="preserve"> under scale and dataset shift, at two-thirds the parameters. Matching foundation-model performance an order of magnitude smaller and faster, </w:t>
      </w:r>
      <w:proofErr w:type="spellStart"/>
      <w:r w:rsidRPr="00C53FC2">
        <w:rPr>
          <w:rFonts w:ascii="Times New Roman" w:hAnsi="Times New Roman" w:cs="Times New Roman"/>
        </w:rPr>
        <w:t>LogicSplat</w:t>
      </w:r>
      <w:proofErr w:type="spellEnd"/>
      <w:r w:rsidRPr="00C53FC2">
        <w:rPr>
          <w:rFonts w:ascii="Times New Roman" w:hAnsi="Times New Roman" w:cs="Times New Roman"/>
        </w:rPr>
        <w:t xml:space="preserve"> points toward on-device scene understanding for assistive robotics and augmented reality, with extension to denser, multi-room environments a natural next step toward broader real-world deployment.</w:t>
      </w:r>
      <w:commentRangeEnd w:id="23"/>
      <w:r w:rsidR="002D4B7F">
        <w:rPr>
          <w:rStyle w:val="CommentReference"/>
        </w:rPr>
        <w:commentReference w:id="23"/>
      </w:r>
    </w:p>
    <w:p w14:paraId="4F3E53B2" w14:textId="77777777" w:rsidR="00C53FC2" w:rsidRDefault="00C53FC2" w:rsidP="00C53FC2">
      <w:pPr>
        <w:tabs>
          <w:tab w:val="left" w:pos="5072"/>
        </w:tabs>
        <w:jc w:val="both"/>
        <w:rPr>
          <w:rFonts w:ascii="Times New Roman" w:hAnsi="Times New Roman" w:cs="Times New Roman"/>
        </w:rPr>
      </w:pPr>
    </w:p>
    <w:p w14:paraId="251DBF1D" w14:textId="1326016E" w:rsidR="00C53FC2" w:rsidDel="002D4B7F" w:rsidRDefault="00C53FC2" w:rsidP="00C53FC2">
      <w:pPr>
        <w:tabs>
          <w:tab w:val="left" w:pos="5072"/>
        </w:tabs>
        <w:jc w:val="both"/>
        <w:rPr>
          <w:del w:id="24" w:author="Sahil Shah" w:date="2026-07-07T16:43:00Z"/>
          <w:rFonts w:ascii="Times New Roman" w:hAnsi="Times New Roman" w:cs="Times New Roman"/>
        </w:rPr>
      </w:pPr>
    </w:p>
    <w:p w14:paraId="01398126" w14:textId="75FDF2BC" w:rsidR="00C53FC2" w:rsidDel="002D4B7F" w:rsidRDefault="00C53FC2" w:rsidP="00C53FC2">
      <w:pPr>
        <w:tabs>
          <w:tab w:val="left" w:pos="5072"/>
        </w:tabs>
        <w:jc w:val="both"/>
        <w:rPr>
          <w:del w:id="25" w:author="Sahil Shah" w:date="2026-07-07T16:43:00Z"/>
          <w:rFonts w:ascii="Times New Roman" w:hAnsi="Times New Roman" w:cs="Times New Roman"/>
        </w:rPr>
      </w:pPr>
    </w:p>
    <w:p w14:paraId="161C3878" w14:textId="49C99B0F" w:rsidR="00C53FC2" w:rsidDel="002D4B7F" w:rsidRDefault="00C53FC2" w:rsidP="00C53FC2">
      <w:pPr>
        <w:tabs>
          <w:tab w:val="left" w:pos="5072"/>
        </w:tabs>
        <w:jc w:val="both"/>
        <w:rPr>
          <w:del w:id="26" w:author="Sahil Shah" w:date="2026-07-07T16:43:00Z"/>
          <w:rFonts w:ascii="Times New Roman" w:hAnsi="Times New Roman" w:cs="Times New Roman"/>
        </w:rPr>
      </w:pPr>
    </w:p>
    <w:p w14:paraId="53AF06C5" w14:textId="6F6DEBEE" w:rsidR="00C53FC2" w:rsidDel="002D4B7F" w:rsidRDefault="00C53FC2" w:rsidP="00C53FC2">
      <w:pPr>
        <w:tabs>
          <w:tab w:val="left" w:pos="5072"/>
        </w:tabs>
        <w:jc w:val="both"/>
        <w:rPr>
          <w:del w:id="27" w:author="Sahil Shah" w:date="2026-07-07T16:43:00Z"/>
          <w:rFonts w:ascii="Times New Roman" w:hAnsi="Times New Roman" w:cs="Times New Roman"/>
        </w:rPr>
      </w:pPr>
    </w:p>
    <w:p w14:paraId="7CA39B3A" w14:textId="075CDCF3" w:rsidR="00C53FC2" w:rsidDel="002D4B7F" w:rsidRDefault="00C53FC2" w:rsidP="00C53FC2">
      <w:pPr>
        <w:tabs>
          <w:tab w:val="left" w:pos="5072"/>
        </w:tabs>
        <w:jc w:val="both"/>
        <w:rPr>
          <w:del w:id="28" w:author="Sahil Shah" w:date="2026-07-07T16:43:00Z"/>
          <w:rFonts w:ascii="Times New Roman" w:hAnsi="Times New Roman" w:cs="Times New Roman"/>
        </w:rPr>
      </w:pPr>
    </w:p>
    <w:p w14:paraId="2B86F88E" w14:textId="44CD32E2" w:rsidR="00C53FC2" w:rsidDel="002D4B7F" w:rsidRDefault="00C53FC2" w:rsidP="00C53FC2">
      <w:pPr>
        <w:tabs>
          <w:tab w:val="left" w:pos="5072"/>
        </w:tabs>
        <w:jc w:val="both"/>
        <w:rPr>
          <w:del w:id="29" w:author="Sahil Shah" w:date="2026-07-07T16:43:00Z"/>
          <w:rFonts w:ascii="Times New Roman" w:hAnsi="Times New Roman" w:cs="Times New Roman"/>
        </w:rPr>
      </w:pPr>
    </w:p>
    <w:p w14:paraId="73FA3C6B" w14:textId="58ED0755" w:rsidR="00C53FC2" w:rsidDel="002D4B7F" w:rsidRDefault="00C53FC2" w:rsidP="00C53FC2">
      <w:pPr>
        <w:tabs>
          <w:tab w:val="left" w:pos="5072"/>
        </w:tabs>
        <w:jc w:val="both"/>
        <w:rPr>
          <w:del w:id="30" w:author="Sahil Shah" w:date="2026-07-07T16:43:00Z"/>
          <w:rFonts w:ascii="Times New Roman" w:hAnsi="Times New Roman" w:cs="Times New Roman"/>
        </w:rPr>
      </w:pPr>
    </w:p>
    <w:p w14:paraId="61ECD718" w14:textId="35ED9A95" w:rsidR="00C53FC2" w:rsidDel="002D4B7F" w:rsidRDefault="00C53FC2" w:rsidP="00C53FC2">
      <w:pPr>
        <w:tabs>
          <w:tab w:val="left" w:pos="5072"/>
        </w:tabs>
        <w:jc w:val="both"/>
        <w:rPr>
          <w:del w:id="31" w:author="Sahil Shah" w:date="2026-07-07T16:43:00Z"/>
          <w:rFonts w:ascii="Times New Roman" w:hAnsi="Times New Roman" w:cs="Times New Roman"/>
        </w:rPr>
      </w:pPr>
    </w:p>
    <w:p w14:paraId="5604A83B" w14:textId="06E8CECD" w:rsidR="00C53FC2" w:rsidDel="002D4B7F" w:rsidRDefault="00C53FC2" w:rsidP="00C53FC2">
      <w:pPr>
        <w:tabs>
          <w:tab w:val="left" w:pos="5072"/>
        </w:tabs>
        <w:jc w:val="both"/>
        <w:rPr>
          <w:del w:id="32" w:author="Sahil Shah" w:date="2026-07-07T16:43:00Z"/>
          <w:rFonts w:ascii="Times New Roman" w:hAnsi="Times New Roman" w:cs="Times New Roman"/>
        </w:rPr>
      </w:pPr>
    </w:p>
    <w:p w14:paraId="0BB6CA96" w14:textId="77777777" w:rsidR="00C53FC2" w:rsidRPr="00C53FC2" w:rsidRDefault="00C53FC2" w:rsidP="00C53FC2">
      <w:pPr>
        <w:tabs>
          <w:tab w:val="left" w:pos="5072"/>
        </w:tabs>
        <w:jc w:val="both"/>
        <w:rPr>
          <w:rFonts w:ascii="Times New Roman" w:hAnsi="Times New Roman" w:cs="Times New Roman"/>
          <w:b/>
          <w:bCs/>
          <w:i/>
          <w:iCs/>
        </w:rPr>
      </w:pPr>
      <w:r w:rsidRPr="00C53FC2">
        <w:rPr>
          <w:rFonts w:ascii="Times New Roman" w:hAnsi="Times New Roman" w:cs="Times New Roman"/>
          <w:b/>
          <w:bCs/>
        </w:rPr>
        <w:t>Keywords:</w:t>
      </w:r>
      <w:r w:rsidRPr="00C53FC2">
        <w:rPr>
          <w:rFonts w:ascii="Times New Roman" w:hAnsi="Times New Roman" w:cs="Times New Roman"/>
        </w:rPr>
        <w:t xml:space="preserve"> </w:t>
      </w:r>
      <w:r w:rsidRPr="00C53FC2">
        <w:rPr>
          <w:rFonts w:ascii="Times New Roman" w:hAnsi="Times New Roman" w:cs="Times New Roman"/>
          <w:b/>
          <w:bCs/>
          <w:i/>
          <w:iCs/>
        </w:rPr>
        <w:t>3D Gaussian Splatting, Scene Graph Generation, Kolmogorov–Arnold Networks, Neuro-Symbolic Reasoning, Graph Neural Networks</w:t>
      </w:r>
    </w:p>
    <w:p w14:paraId="7E868639" w14:textId="77777777" w:rsidR="00C53FC2" w:rsidRPr="00C53FC2" w:rsidRDefault="00C53FC2" w:rsidP="00C53FC2">
      <w:pPr>
        <w:tabs>
          <w:tab w:val="left" w:pos="5072"/>
        </w:tabs>
        <w:jc w:val="center"/>
        <w:rPr>
          <w:rFonts w:ascii="Times New Roman" w:hAnsi="Times New Roman" w:cs="Times New Roman"/>
        </w:rPr>
      </w:pPr>
    </w:p>
    <w:p w14:paraId="09D83F95" w14:textId="77777777" w:rsidR="00C53FC2" w:rsidRPr="00C53FC2" w:rsidRDefault="00C53FC2" w:rsidP="00C53FC2">
      <w:pPr>
        <w:pStyle w:val="Heading1"/>
        <w:tabs>
          <w:tab w:val="left" w:pos="5072"/>
        </w:tabs>
        <w:jc w:val="center"/>
        <w:rPr>
          <w:rFonts w:ascii="Times New Roman" w:hAnsi="Times New Roman" w:cs="Times New Roman"/>
          <w:b/>
          <w:bCs/>
          <w:sz w:val="28"/>
          <w:szCs w:val="28"/>
        </w:rPr>
      </w:pPr>
      <w:bookmarkStart w:id="33" w:name="_Toc234182239"/>
      <w:bookmarkStart w:id="34" w:name="idxbm1006"/>
      <w:r w:rsidRPr="00C53FC2">
        <w:rPr>
          <w:rFonts w:ascii="Times New Roman" w:hAnsi="Times New Roman" w:cs="Times New Roman"/>
          <w:b/>
          <w:bCs/>
          <w:color w:val="000000"/>
          <w:sz w:val="28"/>
          <w:szCs w:val="28"/>
        </w:rPr>
        <w:lastRenderedPageBreak/>
        <w:t>1. INTRODUCTION</w:t>
      </w:r>
      <w:bookmarkEnd w:id="33"/>
      <w:bookmarkEnd w:id="34"/>
    </w:p>
    <w:p w14:paraId="480BE8CE" w14:textId="77777777" w:rsidR="00C53FC2" w:rsidRDefault="00C53FC2" w:rsidP="00C53FC2">
      <w:pPr>
        <w:pStyle w:val="ListParagraph"/>
        <w:tabs>
          <w:tab w:val="left" w:pos="5072"/>
        </w:tabs>
        <w:rPr>
          <w:rFonts w:ascii="Times New Roman" w:hAnsi="Times New Roman" w:cs="Times New Roman"/>
          <w:b/>
          <w:bCs/>
          <w:sz w:val="28"/>
          <w:szCs w:val="28"/>
        </w:rPr>
      </w:pPr>
    </w:p>
    <w:p w14:paraId="0BEF1116" w14:textId="77777777" w:rsidR="007231FF" w:rsidRPr="007231FF" w:rsidRDefault="007231FF" w:rsidP="007231FF">
      <w:pPr>
        <w:tabs>
          <w:tab w:val="left" w:pos="5072"/>
        </w:tabs>
        <w:jc w:val="both"/>
        <w:rPr>
          <w:rFonts w:ascii="Times New Roman" w:hAnsi="Times New Roman" w:cs="Times New Roman"/>
        </w:rPr>
      </w:pPr>
      <w:r w:rsidRPr="007231FF">
        <w:rPr>
          <w:rFonts w:ascii="Times New Roman" w:hAnsi="Times New Roman" w:cs="Times New Roman"/>
        </w:rPr>
        <w:t>Understanding the spatial arrangement of objects in a three-dimensional environment is a prerequisite for any system that must interpret, navigate, or act on the physical world — a robot setting a table must know not merely that a cup exists, but that it rests on the table; an augmented-reality assistant must know that a router sits behind a laptop, not beside it. This relational structure is formally captured as a scene graph: a directed graph whose nodes are object instances and whose edges encode spatial relations between them. Constructing such graphs from real three-dimensional data has historically required expensive depth sensors, manually annotated point clouds, or large pre-trained foundation models.</w:t>
      </w:r>
    </w:p>
    <w:p w14:paraId="6D6F4232" w14:textId="77777777" w:rsidR="007231FF" w:rsidRPr="007231FF" w:rsidRDefault="007231FF" w:rsidP="007231FF">
      <w:pPr>
        <w:tabs>
          <w:tab w:val="left" w:pos="5072"/>
        </w:tabs>
        <w:jc w:val="both"/>
        <w:rPr>
          <w:rFonts w:ascii="Times New Roman" w:hAnsi="Times New Roman" w:cs="Times New Roman"/>
        </w:rPr>
      </w:pPr>
    </w:p>
    <w:p w14:paraId="604B63C2" w14:textId="2A7837A3" w:rsidR="007231FF" w:rsidRPr="007231FF" w:rsidRDefault="007231FF" w:rsidP="007231FF">
      <w:pPr>
        <w:tabs>
          <w:tab w:val="left" w:pos="5072"/>
        </w:tabs>
        <w:jc w:val="both"/>
        <w:rPr>
          <w:rFonts w:ascii="Times New Roman" w:hAnsi="Times New Roman" w:cs="Times New Roman"/>
        </w:rPr>
      </w:pPr>
      <w:r w:rsidRPr="007231FF">
        <w:rPr>
          <w:rFonts w:ascii="Times New Roman" w:hAnsi="Times New Roman" w:cs="Times New Roman"/>
        </w:rPr>
        <w:t xml:space="preserve">3D Gaussian Splatting (3DGS) </w:t>
      </w:r>
      <w:commentRangeStart w:id="35"/>
      <w:r w:rsidRPr="007231FF">
        <w:rPr>
          <w:rFonts w:ascii="Times New Roman" w:hAnsi="Times New Roman" w:cs="Times New Roman"/>
        </w:rPr>
        <w:t>(</w:t>
      </w:r>
      <w:proofErr w:type="spellStart"/>
      <w:r w:rsidRPr="007231FF">
        <w:rPr>
          <w:rFonts w:ascii="Times New Roman" w:hAnsi="Times New Roman" w:cs="Times New Roman"/>
        </w:rPr>
        <w:t>Kerbl</w:t>
      </w:r>
      <w:proofErr w:type="spellEnd"/>
      <w:r>
        <w:rPr>
          <w:rFonts w:ascii="Times New Roman" w:hAnsi="Times New Roman" w:cs="Times New Roman"/>
        </w:rPr>
        <w:t xml:space="preserve"> et al., 2023) </w:t>
      </w:r>
      <w:hyperlink w:anchor="ref1">
        <w:r>
          <w:rPr>
            <w:rFonts w:ascii="Times New Roman" w:hAnsi="Times New Roman" w:cs="Times New Roman"/>
            <w:color w:val="0563C1"/>
            <w:u w:val="single"/>
          </w:rPr>
          <w:t>[1]</w:t>
        </w:r>
      </w:hyperlink>
      <w:r>
        <w:rPr>
          <w:rFonts w:ascii="Times New Roman" w:hAnsi="Times New Roman" w:cs="Times New Roman"/>
        </w:rPr>
        <w:t xml:space="preserve"> </w:t>
      </w:r>
      <w:commentRangeEnd w:id="35"/>
      <w:r w:rsidR="002D4B7F">
        <w:rPr>
          <w:rStyle w:val="CommentReference"/>
        </w:rPr>
        <w:commentReference w:id="35"/>
      </w:r>
      <w:r>
        <w:rPr>
          <w:rFonts w:ascii="Times New Roman" w:hAnsi="Times New Roman" w:cs="Times New Roman"/>
        </w:rPr>
        <w:t xml:space="preserve">offers a different starting point. Unlike implicit neural radiance fields, 3DGS reconstructs a scene as an explicit set of anisotropic Gaussian primitives, each carrying position, opacity, colour, and a full covariance matrix encoding local surface geometry. Frameworks such as </w:t>
      </w:r>
      <w:proofErr w:type="spellStart"/>
      <w:r w:rsidRPr="007231FF">
        <w:rPr>
          <w:rFonts w:ascii="Times New Roman" w:hAnsi="Times New Roman" w:cs="Times New Roman"/>
        </w:rPr>
        <w:t>NerfStudio's</w:t>
      </w:r>
      <w:proofErr w:type="spellEnd"/>
      <w:r w:rsidRPr="007231FF">
        <w:rPr>
          <w:rFonts w:ascii="Times New Roman" w:hAnsi="Times New Roman" w:cs="Times New Roman"/>
        </w:rPr>
        <w:t xml:space="preserve"> </w:t>
      </w:r>
      <w:proofErr w:type="spellStart"/>
      <w:r w:rsidRPr="007231FF">
        <w:rPr>
          <w:rFonts w:ascii="Times New Roman" w:hAnsi="Times New Roman" w:cs="Times New Roman"/>
        </w:rPr>
        <w:t>splatfacto</w:t>
      </w:r>
      <w:proofErr w:type="spellEnd"/>
      <w:r w:rsidRPr="007231FF">
        <w:rPr>
          <w:rFonts w:ascii="Times New Roman" w:hAnsi="Times New Roman" w:cs="Times New Roman"/>
        </w:rPr>
        <w:t xml:space="preserve"> pipeline (</w:t>
      </w:r>
      <w:proofErr w:type="spellStart"/>
      <w:r w:rsidRPr="007231FF">
        <w:rPr>
          <w:rFonts w:ascii="Times New Roman" w:hAnsi="Times New Roman" w:cs="Times New Roman"/>
        </w:rPr>
        <w:t>Tancik</w:t>
      </w:r>
      <w:proofErr w:type="spellEnd"/>
      <w:r>
        <w:rPr>
          <w:rFonts w:ascii="Times New Roman" w:hAnsi="Times New Roman" w:cs="Times New Roman"/>
        </w:rPr>
        <w:t xml:space="preserve"> et al., 2023) </w:t>
      </w:r>
      <w:hyperlink w:anchor="ref2">
        <w:r>
          <w:rPr>
            <w:rFonts w:ascii="Times New Roman" w:hAnsi="Times New Roman" w:cs="Times New Roman"/>
            <w:color w:val="0563C1"/>
            <w:u w:val="single"/>
          </w:rPr>
          <w:t>[2]</w:t>
        </w:r>
      </w:hyperlink>
      <w:r>
        <w:rPr>
          <w:rFonts w:ascii="Times New Roman" w:hAnsi="Times New Roman" w:cs="Times New Roman"/>
        </w:rPr>
        <w:t xml:space="preserve"> now reconstruct a photorealistic room-scale splat from a short smartphone video in five to fifteen minutes, placing high-quality 3D reconstruction within reach of consumer hardware.</w:t>
      </w:r>
    </w:p>
    <w:p w14:paraId="473F0363" w14:textId="77777777" w:rsidR="007231FF" w:rsidRPr="007231FF" w:rsidRDefault="007231FF" w:rsidP="007231FF">
      <w:pPr>
        <w:tabs>
          <w:tab w:val="left" w:pos="5072"/>
        </w:tabs>
        <w:jc w:val="both"/>
        <w:rPr>
          <w:rFonts w:ascii="Times New Roman" w:hAnsi="Times New Roman" w:cs="Times New Roman"/>
        </w:rPr>
      </w:pPr>
    </w:p>
    <w:p w14:paraId="5771B4BF" w14:textId="336EFEF2" w:rsidR="007231FF" w:rsidRPr="007231FF" w:rsidRDefault="007231FF" w:rsidP="007231FF">
      <w:pPr>
        <w:tabs>
          <w:tab w:val="left" w:pos="5072"/>
        </w:tabs>
        <w:jc w:val="both"/>
        <w:rPr>
          <w:rFonts w:ascii="Times New Roman" w:hAnsi="Times New Roman" w:cs="Times New Roman"/>
        </w:rPr>
      </w:pPr>
      <w:r w:rsidRPr="007231FF">
        <w:rPr>
          <w:rFonts w:ascii="Times New Roman" w:hAnsi="Times New Roman" w:cs="Times New Roman"/>
        </w:rPr>
        <w:t xml:space="preserve">Despite this accessibility, extracting structured relational scene graphs directly from Gaussian splats remains largely unaddressed, and existing solutions converge on a common assumption. </w:t>
      </w:r>
      <w:proofErr w:type="spellStart"/>
      <w:r w:rsidRPr="007231FF">
        <w:rPr>
          <w:rFonts w:ascii="Times New Roman" w:hAnsi="Times New Roman" w:cs="Times New Roman"/>
        </w:rPr>
        <w:t>GaussianGraph</w:t>
      </w:r>
      <w:proofErr w:type="spellEnd"/>
      <w:r>
        <w:rPr>
          <w:rFonts w:ascii="Times New Roman" w:hAnsi="Times New Roman" w:cs="Times New Roman"/>
        </w:rPr>
        <w:t xml:space="preserve"> (Wang et al., 2025) </w:t>
      </w:r>
      <w:hyperlink w:anchor="ref3">
        <w:r>
          <w:rPr>
            <w:rFonts w:ascii="Times New Roman" w:hAnsi="Times New Roman" w:cs="Times New Roman"/>
            <w:color w:val="0563C1"/>
            <w:u w:val="single"/>
          </w:rPr>
          <w:t>[3]</w:t>
        </w:r>
      </w:hyperlink>
      <w:r>
        <w:rPr>
          <w:rFonts w:ascii="Times New Roman" w:hAnsi="Times New Roman" w:cs="Times New Roman"/>
        </w:rPr>
        <w:t xml:space="preserve"> combines CLIP, SAM, LLaVA-1.6, and </w:t>
      </w:r>
      <w:proofErr w:type="spellStart"/>
      <w:r w:rsidRPr="007231FF">
        <w:rPr>
          <w:rFonts w:ascii="Times New Roman" w:hAnsi="Times New Roman" w:cs="Times New Roman"/>
        </w:rPr>
        <w:t>GroundingDINO</w:t>
      </w:r>
      <w:proofErr w:type="spellEnd"/>
      <w:r w:rsidRPr="007231FF">
        <w:rPr>
          <w:rFonts w:ascii="Times New Roman" w:hAnsi="Times New Roman" w:cs="Times New Roman"/>
        </w:rPr>
        <w:t xml:space="preserve">. </w:t>
      </w:r>
      <w:proofErr w:type="spellStart"/>
      <w:r w:rsidRPr="007231FF">
        <w:rPr>
          <w:rFonts w:ascii="Times New Roman" w:hAnsi="Times New Roman" w:cs="Times New Roman"/>
        </w:rPr>
        <w:t>ReLaGS</w:t>
      </w:r>
      <w:proofErr w:type="spellEnd"/>
      <w:r>
        <w:rPr>
          <w:rFonts w:ascii="Times New Roman" w:hAnsi="Times New Roman" w:cs="Times New Roman"/>
        </w:rPr>
        <w:t xml:space="preserve"> (Xie et al., 2026) </w:t>
      </w:r>
      <w:hyperlink w:anchor="ref4">
        <w:r>
          <w:rPr>
            <w:rFonts w:ascii="Times New Roman" w:hAnsi="Times New Roman" w:cs="Times New Roman"/>
            <w:color w:val="0563C1"/>
            <w:u w:val="single"/>
          </w:rPr>
          <w:t>[4]</w:t>
        </w:r>
      </w:hyperlink>
      <w:r>
        <w:rPr>
          <w:rFonts w:ascii="Times New Roman" w:hAnsi="Times New Roman" w:cs="Times New Roman"/>
        </w:rPr>
        <w:t xml:space="preserve"> distils vision-language features into Gaussian primitives before graph-based reasoning. </w:t>
      </w:r>
      <w:proofErr w:type="spellStart"/>
      <w:r w:rsidRPr="007231FF">
        <w:rPr>
          <w:rFonts w:ascii="Times New Roman" w:hAnsi="Times New Roman" w:cs="Times New Roman"/>
        </w:rPr>
        <w:t>ConceptGraphs</w:t>
      </w:r>
      <w:proofErr w:type="spellEnd"/>
      <w:r>
        <w:rPr>
          <w:rFonts w:ascii="Times New Roman" w:hAnsi="Times New Roman" w:cs="Times New Roman"/>
        </w:rPr>
        <w:t xml:space="preserve"> (Gu et al., 2023) </w:t>
      </w:r>
      <w:hyperlink w:anchor="ref5">
        <w:r>
          <w:rPr>
            <w:rFonts w:ascii="Times New Roman" w:hAnsi="Times New Roman" w:cs="Times New Roman"/>
            <w:color w:val="0563C1"/>
            <w:u w:val="single"/>
          </w:rPr>
          <w:t>[5]</w:t>
        </w:r>
      </w:hyperlink>
      <w:r>
        <w:rPr>
          <w:rFonts w:ascii="Times New Roman" w:hAnsi="Times New Roman" w:cs="Times New Roman"/>
        </w:rPr>
        <w:t xml:space="preserve"> uses a large language model to infer relations from natural-language object descriptions. Open3DSG (Koch et al., 2024) </w:t>
      </w:r>
      <w:hyperlink w:anchor="ref6">
        <w:r>
          <w:rPr>
            <w:rFonts w:ascii="Times New Roman" w:hAnsi="Times New Roman" w:cs="Times New Roman"/>
            <w:color w:val="0563C1"/>
            <w:u w:val="single"/>
          </w:rPr>
          <w:t>[6]</w:t>
        </w:r>
      </w:hyperlink>
      <w:r>
        <w:rPr>
          <w:rFonts w:ascii="Times New Roman" w:hAnsi="Times New Roman" w:cs="Times New Roman"/>
        </w:rPr>
        <w:t xml:space="preserve"> co-embeds 3D features with CLIP for open-vocabulary prediction. </w:t>
      </w:r>
      <w:proofErr w:type="spellStart"/>
      <w:r w:rsidRPr="007231FF">
        <w:rPr>
          <w:rFonts w:ascii="Times New Roman" w:hAnsi="Times New Roman" w:cs="Times New Roman"/>
        </w:rPr>
        <w:t>RelationField</w:t>
      </w:r>
      <w:proofErr w:type="spellEnd"/>
      <w:r>
        <w:rPr>
          <w:rFonts w:ascii="Times New Roman" w:hAnsi="Times New Roman" w:cs="Times New Roman"/>
        </w:rPr>
        <w:t xml:space="preserve"> (Koch et al., 2025) </w:t>
      </w:r>
      <w:hyperlink w:anchor="ref7">
        <w:r>
          <w:rPr>
            <w:rFonts w:ascii="Times New Roman" w:hAnsi="Times New Roman" w:cs="Times New Roman"/>
            <w:color w:val="0563C1"/>
            <w:u w:val="single"/>
          </w:rPr>
          <w:t>[7]</w:t>
        </w:r>
      </w:hyperlink>
      <w:r>
        <w:rPr>
          <w:rFonts w:ascii="Times New Roman" w:hAnsi="Times New Roman" w:cs="Times New Roman"/>
        </w:rPr>
        <w:t xml:space="preserve"> distils multimodal language model knowledge into a neural radiance field optimised separately for every new scene. Each method treats semantic grounding — knowing what an object is — as a prerequisite for reasoning about how objects relate, at a cost of hundreds of millions to billions of parameters and, in several cases, dedicated per-scene optimisation or over ten minutes of inference time. Yet the relations these systems predict — on top of, left of, higher than — are geometric facts, fully determined by object centroids and bounding volumes, independent of object identity. Whether the geometry already present in a Gaussian splat is sufficient on its own has not been systematically tested.</w:t>
      </w:r>
    </w:p>
    <w:p w14:paraId="402FDDAD" w14:textId="77777777" w:rsidR="007231FF" w:rsidRPr="007231FF" w:rsidRDefault="007231FF" w:rsidP="007231FF">
      <w:pPr>
        <w:tabs>
          <w:tab w:val="left" w:pos="5072"/>
        </w:tabs>
        <w:jc w:val="both"/>
        <w:rPr>
          <w:rFonts w:ascii="Times New Roman" w:hAnsi="Times New Roman" w:cs="Times New Roman"/>
        </w:rPr>
      </w:pPr>
    </w:p>
    <w:p w14:paraId="07580AF8" w14:textId="1C343233" w:rsidR="007231FF" w:rsidRPr="007231FF" w:rsidRDefault="007231FF" w:rsidP="007231FF">
      <w:pPr>
        <w:tabs>
          <w:tab w:val="left" w:pos="5072"/>
        </w:tabs>
        <w:jc w:val="both"/>
        <w:rPr>
          <w:rFonts w:ascii="Times New Roman" w:hAnsi="Times New Roman" w:cs="Times New Roman"/>
        </w:rPr>
      </w:pPr>
      <w:r>
        <w:rPr>
          <w:rFonts w:ascii="Times New Roman" w:hAnsi="Times New Roman" w:cs="Times New Roman"/>
        </w:rPr>
        <w:t xml:space="preserve">A second obstacle compounds the first. The 3DSSG dataset (Wald et al., 2020) </w:t>
      </w:r>
      <w:hyperlink w:anchor="ref8">
        <w:r>
          <w:rPr>
            <w:rFonts w:ascii="Times New Roman" w:hAnsi="Times New Roman" w:cs="Times New Roman"/>
            <w:color w:val="0563C1"/>
            <w:u w:val="single"/>
          </w:rPr>
          <w:t>[8]</w:t>
        </w:r>
      </w:hyperlink>
      <w:r>
        <w:rPr>
          <w:rFonts w:ascii="Times New Roman" w:hAnsi="Times New Roman" w:cs="Times New Roman"/>
        </w:rPr>
        <w:t xml:space="preserve">, the standard benchmark for 3D indoor scene graphs, is severely under-annotated: human labellers mark only 80–120 directed object pairs per scene out of roughly 870 geometrically valid pairs, leaving approximately 90 per cent of pairs unannotated. Standard supervised training treats these </w:t>
      </w:r>
      <w:r w:rsidRPr="007231FF">
        <w:rPr>
          <w:rFonts w:ascii="Times New Roman" w:hAnsi="Times New Roman" w:cs="Times New Roman"/>
        </w:rPr>
        <w:lastRenderedPageBreak/>
        <w:t>unannotated pairs as negatives, injecting a false-negative signal that actively suppresses recall for relations a model could otherwise determine with certainty from geometry alone.</w:t>
      </w:r>
    </w:p>
    <w:p w14:paraId="57A98CC1" w14:textId="77777777" w:rsidR="007231FF" w:rsidRPr="007231FF" w:rsidRDefault="007231FF" w:rsidP="007231FF">
      <w:pPr>
        <w:tabs>
          <w:tab w:val="left" w:pos="5072"/>
        </w:tabs>
        <w:jc w:val="both"/>
        <w:rPr>
          <w:rFonts w:ascii="Times New Roman" w:hAnsi="Times New Roman" w:cs="Times New Roman"/>
        </w:rPr>
      </w:pPr>
    </w:p>
    <w:p w14:paraId="1E89BEF4" w14:textId="77777777" w:rsidR="007231FF" w:rsidRPr="007231FF" w:rsidRDefault="007231FF" w:rsidP="007231FF">
      <w:pPr>
        <w:tabs>
          <w:tab w:val="left" w:pos="5072"/>
        </w:tabs>
        <w:jc w:val="both"/>
        <w:rPr>
          <w:rFonts w:ascii="Times New Roman" w:hAnsi="Times New Roman" w:cs="Times New Roman"/>
        </w:rPr>
      </w:pPr>
      <w:r w:rsidRPr="007231FF">
        <w:rPr>
          <w:rFonts w:ascii="Times New Roman" w:hAnsi="Times New Roman" w:cs="Times New Roman"/>
        </w:rPr>
        <w:t xml:space="preserve">A third limitation concerns the predictions themselves. Scene graphs produced by all of the above methods are predicted independently per object pair and are not guaranteed to be logically consistent — a model may predict both </w:t>
      </w:r>
      <w:proofErr w:type="spellStart"/>
      <w:r w:rsidRPr="007231FF">
        <w:rPr>
          <w:rFonts w:ascii="Times New Roman" w:hAnsi="Times New Roman" w:cs="Times New Roman"/>
        </w:rPr>
        <w:t>higher_than</w:t>
      </w:r>
      <w:proofErr w:type="spellEnd"/>
      <w:r w:rsidRPr="007231FF">
        <w:rPr>
          <w:rFonts w:ascii="Times New Roman" w:hAnsi="Times New Roman" w:cs="Times New Roman"/>
        </w:rPr>
        <w:t>(</w:t>
      </w:r>
      <w:proofErr w:type="gramStart"/>
      <w:r w:rsidRPr="007231FF">
        <w:rPr>
          <w:rFonts w:ascii="Times New Roman" w:hAnsi="Times New Roman" w:cs="Times New Roman"/>
        </w:rPr>
        <w:t>A,B</w:t>
      </w:r>
      <w:proofErr w:type="gramEnd"/>
      <w:r w:rsidRPr="007231FF">
        <w:rPr>
          <w:rFonts w:ascii="Times New Roman" w:hAnsi="Times New Roman" w:cs="Times New Roman"/>
        </w:rPr>
        <w:t xml:space="preserve">) and </w:t>
      </w:r>
      <w:proofErr w:type="spellStart"/>
      <w:r w:rsidRPr="007231FF">
        <w:rPr>
          <w:rFonts w:ascii="Times New Roman" w:hAnsi="Times New Roman" w:cs="Times New Roman"/>
        </w:rPr>
        <w:t>higher_than</w:t>
      </w:r>
      <w:proofErr w:type="spellEnd"/>
      <w:r w:rsidRPr="007231FF">
        <w:rPr>
          <w:rFonts w:ascii="Times New Roman" w:hAnsi="Times New Roman" w:cs="Times New Roman"/>
        </w:rPr>
        <w:t xml:space="preserve">(B,A), or </w:t>
      </w:r>
      <w:proofErr w:type="spellStart"/>
      <w:r w:rsidRPr="007231FF">
        <w:rPr>
          <w:rFonts w:ascii="Times New Roman" w:hAnsi="Times New Roman" w:cs="Times New Roman"/>
        </w:rPr>
        <w:t>on_top_of</w:t>
      </w:r>
      <w:proofErr w:type="spellEnd"/>
      <w:r w:rsidRPr="007231FF">
        <w:rPr>
          <w:rFonts w:ascii="Times New Roman" w:hAnsi="Times New Roman" w:cs="Times New Roman"/>
        </w:rPr>
        <w:t>(A,B) without the symmetric under(B,A). None of these systems apply a formal, parameter-free mechanism to resolve such contradictions after prediction, despite many of these constraints being universal physical facts rather than dataset-specific conventions.</w:t>
      </w:r>
    </w:p>
    <w:p w14:paraId="256F4D44" w14:textId="77777777" w:rsidR="007231FF" w:rsidRPr="007231FF" w:rsidRDefault="007231FF" w:rsidP="007231FF">
      <w:pPr>
        <w:tabs>
          <w:tab w:val="left" w:pos="5072"/>
        </w:tabs>
        <w:jc w:val="both"/>
        <w:rPr>
          <w:rFonts w:ascii="Times New Roman" w:hAnsi="Times New Roman" w:cs="Times New Roman"/>
        </w:rPr>
      </w:pPr>
    </w:p>
    <w:p w14:paraId="39F3ED24" w14:textId="77777777" w:rsidR="00C53FC2" w:rsidRDefault="007231FF" w:rsidP="007231FF">
      <w:pPr>
        <w:tabs>
          <w:tab w:val="left" w:pos="5072"/>
        </w:tabs>
        <w:jc w:val="both"/>
        <w:rPr>
          <w:rFonts w:ascii="Times New Roman" w:hAnsi="Times New Roman" w:cs="Times New Roman"/>
        </w:rPr>
      </w:pPr>
      <w:r w:rsidRPr="007231FF">
        <w:rPr>
          <w:rFonts w:ascii="Times New Roman" w:hAnsi="Times New Roman" w:cs="Times New Roman"/>
        </w:rPr>
        <w:t xml:space="preserve">This study presents </w:t>
      </w:r>
      <w:proofErr w:type="spellStart"/>
      <w:r w:rsidRPr="007231FF">
        <w:rPr>
          <w:rFonts w:ascii="Times New Roman" w:hAnsi="Times New Roman" w:cs="Times New Roman"/>
        </w:rPr>
        <w:t>LogicSplat</w:t>
      </w:r>
      <w:proofErr w:type="spellEnd"/>
      <w:r w:rsidRPr="007231FF">
        <w:rPr>
          <w:rFonts w:ascii="Times New Roman" w:hAnsi="Times New Roman" w:cs="Times New Roman"/>
        </w:rPr>
        <w:t>, a neuro-symbolic pipeline that addresses these gaps.</w:t>
      </w:r>
    </w:p>
    <w:p w14:paraId="5DDD43D6" w14:textId="77777777" w:rsidR="007231FF" w:rsidRDefault="007231FF" w:rsidP="007231FF">
      <w:pPr>
        <w:tabs>
          <w:tab w:val="left" w:pos="5072"/>
        </w:tabs>
        <w:jc w:val="both"/>
        <w:rPr>
          <w:rFonts w:ascii="Times New Roman" w:hAnsi="Times New Roman" w:cs="Times New Roman"/>
        </w:rPr>
      </w:pPr>
    </w:p>
    <w:p w14:paraId="0C8046B5" w14:textId="77777777" w:rsidR="007231FF" w:rsidRPr="007231FF" w:rsidRDefault="007231FF" w:rsidP="007231FF">
      <w:pPr>
        <w:pStyle w:val="Heading2"/>
        <w:tabs>
          <w:tab w:val="left" w:pos="5072"/>
        </w:tabs>
        <w:jc w:val="both"/>
        <w:rPr>
          <w:rFonts w:ascii="Times New Roman" w:hAnsi="Times New Roman" w:cs="Times New Roman"/>
          <w:b/>
          <w:bCs/>
        </w:rPr>
      </w:pPr>
      <w:bookmarkStart w:id="36" w:name="_Toc234182240"/>
      <w:bookmarkStart w:id="37" w:name="idxbm1007"/>
      <w:r w:rsidRPr="007231FF">
        <w:rPr>
          <w:rFonts w:ascii="Times New Roman" w:hAnsi="Times New Roman" w:cs="Times New Roman"/>
          <w:b/>
          <w:bCs/>
          <w:color w:val="000000"/>
          <w:sz w:val="26"/>
        </w:rPr>
        <w:t>1.1 Objectives</w:t>
      </w:r>
      <w:bookmarkEnd w:id="36"/>
      <w:bookmarkEnd w:id="37"/>
    </w:p>
    <w:p w14:paraId="302538B0" w14:textId="77777777" w:rsidR="00C53FC2" w:rsidRDefault="00C53FC2" w:rsidP="00C53FC2">
      <w:pPr>
        <w:tabs>
          <w:tab w:val="left" w:pos="5072"/>
        </w:tabs>
        <w:jc w:val="both"/>
        <w:rPr>
          <w:rFonts w:ascii="Times New Roman" w:hAnsi="Times New Roman" w:cs="Times New Roman"/>
        </w:rPr>
      </w:pPr>
    </w:p>
    <w:p w14:paraId="1EFC94DA" w14:textId="2654A535" w:rsidR="007231FF" w:rsidRPr="007231FF" w:rsidRDefault="002D4B7F" w:rsidP="007231FF">
      <w:pPr>
        <w:pStyle w:val="ListParagraph"/>
        <w:numPr>
          <w:ilvl w:val="0"/>
          <w:numId w:val="3"/>
        </w:numPr>
        <w:tabs>
          <w:tab w:val="left" w:pos="5072"/>
        </w:tabs>
        <w:jc w:val="both"/>
        <w:rPr>
          <w:rFonts w:ascii="Times New Roman" w:hAnsi="Times New Roman" w:cs="Times New Roman"/>
        </w:rPr>
      </w:pPr>
      <w:ins w:id="38" w:author="Sahil Shah" w:date="2026-07-07T16:44:00Z">
        <w:r>
          <w:rPr>
            <w:rFonts w:ascii="Times New Roman" w:hAnsi="Times New Roman" w:cs="Times New Roman"/>
          </w:rPr>
          <w:t xml:space="preserve">To </w:t>
        </w:r>
      </w:ins>
      <w:del w:id="39" w:author="Sahil Shah" w:date="2026-07-07T16:44:00Z">
        <w:r w:rsidR="007231FF" w:rsidRPr="007231FF" w:rsidDel="002D4B7F">
          <w:rPr>
            <w:rFonts w:ascii="Times New Roman" w:hAnsi="Times New Roman" w:cs="Times New Roman"/>
          </w:rPr>
          <w:delText>P</w:delText>
        </w:r>
      </w:del>
      <w:ins w:id="40" w:author="Sahil Shah" w:date="2026-07-07T16:44:00Z">
        <w:r>
          <w:rPr>
            <w:rFonts w:ascii="Times New Roman" w:hAnsi="Times New Roman" w:cs="Times New Roman"/>
          </w:rPr>
          <w:t>p</w:t>
        </w:r>
      </w:ins>
      <w:r w:rsidR="007231FF" w:rsidRPr="007231FF">
        <w:rPr>
          <w:rFonts w:ascii="Times New Roman" w:hAnsi="Times New Roman" w:cs="Times New Roman"/>
        </w:rPr>
        <w:t xml:space="preserve">redict spatial relations directly from Gaussian-splat geometry using </w:t>
      </w:r>
      <w:proofErr w:type="spellStart"/>
      <w:r w:rsidR="007231FF" w:rsidRPr="007231FF">
        <w:rPr>
          <w:rFonts w:ascii="Times New Roman" w:hAnsi="Times New Roman" w:cs="Times New Roman"/>
        </w:rPr>
        <w:t>GeoKANRelationGNN</w:t>
      </w:r>
      <w:proofErr w:type="spellEnd"/>
      <w:r w:rsidR="007231FF" w:rsidRPr="007231FF">
        <w:rPr>
          <w:rFonts w:ascii="Times New Roman" w:hAnsi="Times New Roman" w:cs="Times New Roman"/>
        </w:rPr>
        <w:t>, a learned component built on Geometric Kolmogorov–Arnold Networks (</w:t>
      </w:r>
      <w:proofErr w:type="spellStart"/>
      <w:r w:rsidR="007231FF" w:rsidRPr="007231FF">
        <w:rPr>
          <w:rFonts w:ascii="Times New Roman" w:hAnsi="Times New Roman" w:cs="Times New Roman"/>
        </w:rPr>
        <w:t>GeoKAN</w:t>
      </w:r>
      <w:proofErr w:type="spellEnd"/>
      <w:r w:rsidR="007231FF" w:rsidRPr="007231FF">
        <w:rPr>
          <w:rFonts w:ascii="Times New Roman" w:hAnsi="Times New Roman" w:cs="Times New Roman"/>
        </w:rPr>
        <w:t>) — without requiring CLIP, SAM, a large language model, or per-scene optimisation at inference.</w:t>
      </w:r>
    </w:p>
    <w:p w14:paraId="5AE72BA9" w14:textId="77777777" w:rsidR="007231FF" w:rsidRPr="007231FF" w:rsidRDefault="007231FF" w:rsidP="007231FF">
      <w:pPr>
        <w:tabs>
          <w:tab w:val="left" w:pos="5072"/>
        </w:tabs>
        <w:jc w:val="both"/>
        <w:rPr>
          <w:rFonts w:ascii="Times New Roman" w:hAnsi="Times New Roman" w:cs="Times New Roman"/>
        </w:rPr>
      </w:pPr>
    </w:p>
    <w:p w14:paraId="7182E2A2" w14:textId="6E5BB754" w:rsidR="007231FF" w:rsidRPr="007231FF" w:rsidRDefault="002D4B7F" w:rsidP="007231FF">
      <w:pPr>
        <w:pStyle w:val="ListParagraph"/>
        <w:numPr>
          <w:ilvl w:val="0"/>
          <w:numId w:val="3"/>
        </w:numPr>
        <w:tabs>
          <w:tab w:val="left" w:pos="5072"/>
        </w:tabs>
        <w:jc w:val="both"/>
        <w:rPr>
          <w:rFonts w:ascii="Times New Roman" w:hAnsi="Times New Roman" w:cs="Times New Roman"/>
        </w:rPr>
      </w:pPr>
      <w:ins w:id="41" w:author="Sahil Shah" w:date="2026-07-07T16:45:00Z">
        <w:r>
          <w:rPr>
            <w:rFonts w:ascii="Times New Roman" w:hAnsi="Times New Roman" w:cs="Times New Roman"/>
          </w:rPr>
          <w:t xml:space="preserve">To </w:t>
        </w:r>
      </w:ins>
      <w:del w:id="42" w:author="Sahil Shah" w:date="2026-07-07T16:45:00Z">
        <w:r w:rsidR="007231FF" w:rsidRPr="007231FF" w:rsidDel="002D4B7F">
          <w:rPr>
            <w:rFonts w:ascii="Times New Roman" w:hAnsi="Times New Roman" w:cs="Times New Roman"/>
          </w:rPr>
          <w:delText>A</w:delText>
        </w:r>
      </w:del>
      <w:ins w:id="43" w:author="Sahil Shah" w:date="2026-07-07T16:45:00Z">
        <w:r>
          <w:rPr>
            <w:rFonts w:ascii="Times New Roman" w:hAnsi="Times New Roman" w:cs="Times New Roman"/>
          </w:rPr>
          <w:t>a</w:t>
        </w:r>
      </w:ins>
      <w:r w:rsidR="007231FF" w:rsidRPr="007231FF">
        <w:rPr>
          <w:rFonts w:ascii="Times New Roman" w:hAnsi="Times New Roman" w:cs="Times New Roman"/>
        </w:rPr>
        <w:t>ddress the severe annotation sparsity of 3DSSG through a deterministic geometric rule that derives pseudo-labels for unannotated object pairs, rather than treating them as false negatives.</w:t>
      </w:r>
    </w:p>
    <w:p w14:paraId="453D64CD" w14:textId="77777777" w:rsidR="007231FF" w:rsidRPr="007231FF" w:rsidRDefault="007231FF" w:rsidP="007231FF">
      <w:pPr>
        <w:tabs>
          <w:tab w:val="left" w:pos="5072"/>
        </w:tabs>
        <w:jc w:val="both"/>
        <w:rPr>
          <w:rFonts w:ascii="Times New Roman" w:hAnsi="Times New Roman" w:cs="Times New Roman"/>
        </w:rPr>
      </w:pPr>
    </w:p>
    <w:p w14:paraId="5F50E15D" w14:textId="48671EBE" w:rsidR="007231FF" w:rsidRPr="007231FF" w:rsidRDefault="002D4B7F" w:rsidP="007231FF">
      <w:pPr>
        <w:pStyle w:val="ListParagraph"/>
        <w:numPr>
          <w:ilvl w:val="0"/>
          <w:numId w:val="3"/>
        </w:numPr>
        <w:tabs>
          <w:tab w:val="left" w:pos="5072"/>
        </w:tabs>
        <w:jc w:val="both"/>
        <w:rPr>
          <w:rFonts w:ascii="Times New Roman" w:hAnsi="Times New Roman" w:cs="Times New Roman"/>
        </w:rPr>
      </w:pPr>
      <w:ins w:id="44" w:author="Sahil Shah" w:date="2026-07-07T16:45:00Z">
        <w:r>
          <w:rPr>
            <w:rFonts w:ascii="Times New Roman" w:hAnsi="Times New Roman" w:cs="Times New Roman"/>
          </w:rPr>
          <w:t xml:space="preserve">To </w:t>
        </w:r>
      </w:ins>
      <w:del w:id="45" w:author="Sahil Shah" w:date="2026-07-07T16:45:00Z">
        <w:r w:rsidR="007231FF" w:rsidRPr="007231FF" w:rsidDel="002D4B7F">
          <w:rPr>
            <w:rFonts w:ascii="Times New Roman" w:hAnsi="Times New Roman" w:cs="Times New Roman"/>
          </w:rPr>
          <w:delText>R</w:delText>
        </w:r>
      </w:del>
      <w:ins w:id="46" w:author="Sahil Shah" w:date="2026-07-07T16:45:00Z">
        <w:r>
          <w:rPr>
            <w:rFonts w:ascii="Times New Roman" w:hAnsi="Times New Roman" w:cs="Times New Roman"/>
          </w:rPr>
          <w:t>r</w:t>
        </w:r>
      </w:ins>
      <w:r w:rsidR="007231FF" w:rsidRPr="007231FF">
        <w:rPr>
          <w:rFonts w:ascii="Times New Roman" w:hAnsi="Times New Roman" w:cs="Times New Roman"/>
        </w:rPr>
        <w:t xml:space="preserve">esolve logical contradictions and complete missing relations in the predicted scene graph through </w:t>
      </w:r>
      <w:proofErr w:type="spellStart"/>
      <w:r w:rsidR="007231FF" w:rsidRPr="007231FF">
        <w:rPr>
          <w:rFonts w:ascii="Times New Roman" w:hAnsi="Times New Roman" w:cs="Times New Roman"/>
        </w:rPr>
        <w:t>SceneGraphRepair</w:t>
      </w:r>
      <w:proofErr w:type="spellEnd"/>
      <w:r w:rsidR="007231FF" w:rsidRPr="007231FF">
        <w:rPr>
          <w:rFonts w:ascii="Times New Roman" w:hAnsi="Times New Roman" w:cs="Times New Roman"/>
        </w:rPr>
        <w:t>, a zero-parameter symbolic component using deterministic fixed-point iteration.</w:t>
      </w:r>
    </w:p>
    <w:p w14:paraId="3CE2A545" w14:textId="77777777" w:rsidR="007231FF" w:rsidRPr="007231FF" w:rsidRDefault="007231FF" w:rsidP="007231FF">
      <w:pPr>
        <w:tabs>
          <w:tab w:val="left" w:pos="5072"/>
        </w:tabs>
        <w:jc w:val="both"/>
        <w:rPr>
          <w:rFonts w:ascii="Times New Roman" w:hAnsi="Times New Roman" w:cs="Times New Roman"/>
        </w:rPr>
      </w:pPr>
    </w:p>
    <w:p w14:paraId="5DEB24E7" w14:textId="0F16AE0F" w:rsidR="007231FF" w:rsidRDefault="002D4B7F" w:rsidP="007231FF">
      <w:pPr>
        <w:pStyle w:val="ListParagraph"/>
        <w:numPr>
          <w:ilvl w:val="0"/>
          <w:numId w:val="3"/>
        </w:numPr>
        <w:tabs>
          <w:tab w:val="left" w:pos="5072"/>
        </w:tabs>
        <w:jc w:val="both"/>
        <w:rPr>
          <w:rFonts w:ascii="Times New Roman" w:hAnsi="Times New Roman" w:cs="Times New Roman"/>
        </w:rPr>
      </w:pPr>
      <w:ins w:id="47" w:author="Sahil Shah" w:date="2026-07-07T16:45:00Z">
        <w:r>
          <w:rPr>
            <w:rFonts w:ascii="Times New Roman" w:hAnsi="Times New Roman" w:cs="Times New Roman"/>
          </w:rPr>
          <w:t xml:space="preserve">To </w:t>
        </w:r>
      </w:ins>
      <w:del w:id="48" w:author="Sahil Shah" w:date="2026-07-07T16:45:00Z">
        <w:r w:rsidR="007231FF" w:rsidRPr="007231FF" w:rsidDel="002D4B7F">
          <w:rPr>
            <w:rFonts w:ascii="Times New Roman" w:hAnsi="Times New Roman" w:cs="Times New Roman"/>
          </w:rPr>
          <w:delText>T</w:delText>
        </w:r>
      </w:del>
      <w:ins w:id="49" w:author="Sahil Shah" w:date="2026-07-07T16:45:00Z">
        <w:r>
          <w:rPr>
            <w:rFonts w:ascii="Times New Roman" w:hAnsi="Times New Roman" w:cs="Times New Roman"/>
          </w:rPr>
          <w:t>t</w:t>
        </w:r>
      </w:ins>
      <w:r w:rsidR="007231FF" w:rsidRPr="007231FF">
        <w:rPr>
          <w:rFonts w:ascii="Times New Roman" w:hAnsi="Times New Roman" w:cs="Times New Roman"/>
        </w:rPr>
        <w:t>est whether a learnable-metric architecture (</w:t>
      </w:r>
      <w:proofErr w:type="spellStart"/>
      <w:r w:rsidR="007231FF" w:rsidRPr="007231FF">
        <w:rPr>
          <w:rFonts w:ascii="Times New Roman" w:hAnsi="Times New Roman" w:cs="Times New Roman"/>
        </w:rPr>
        <w:t>GeoKAN</w:t>
      </w:r>
      <w:proofErr w:type="spellEnd"/>
      <w:r w:rsidR="007231FF" w:rsidRPr="007231FF">
        <w:rPr>
          <w:rFonts w:ascii="Times New Roman" w:hAnsi="Times New Roman" w:cs="Times New Roman"/>
        </w:rPr>
        <w:t>) provides a measurable advantage over a matched-capacity multilayer perceptron, both in-distribution and under a change of domain.</w:t>
      </w:r>
    </w:p>
    <w:p w14:paraId="20F38DC8" w14:textId="77777777" w:rsidR="007231FF" w:rsidRPr="007231FF" w:rsidRDefault="007231FF" w:rsidP="007231FF">
      <w:pPr>
        <w:pStyle w:val="ListParagraph"/>
        <w:rPr>
          <w:rFonts w:ascii="Times New Roman" w:hAnsi="Times New Roman" w:cs="Times New Roman"/>
        </w:rPr>
      </w:pPr>
    </w:p>
    <w:p w14:paraId="3A92FFA8" w14:textId="77777777" w:rsidR="007231FF" w:rsidRDefault="007231FF" w:rsidP="007231FF">
      <w:pPr>
        <w:tabs>
          <w:tab w:val="left" w:pos="5072"/>
        </w:tabs>
        <w:jc w:val="both"/>
        <w:rPr>
          <w:rFonts w:ascii="Times New Roman" w:hAnsi="Times New Roman" w:cs="Times New Roman"/>
        </w:rPr>
      </w:pPr>
    </w:p>
    <w:p w14:paraId="3466AD3E" w14:textId="77777777" w:rsidR="000265BE" w:rsidRDefault="000265BE" w:rsidP="007231FF">
      <w:pPr>
        <w:tabs>
          <w:tab w:val="left" w:pos="5072"/>
        </w:tabs>
        <w:jc w:val="both"/>
        <w:rPr>
          <w:rFonts w:ascii="Times New Roman" w:hAnsi="Times New Roman" w:cs="Times New Roman"/>
        </w:rPr>
      </w:pPr>
    </w:p>
    <w:p w14:paraId="6210FBDD" w14:textId="77777777" w:rsidR="000265BE" w:rsidRDefault="000265BE" w:rsidP="007231FF">
      <w:pPr>
        <w:tabs>
          <w:tab w:val="left" w:pos="5072"/>
        </w:tabs>
        <w:jc w:val="both"/>
        <w:rPr>
          <w:rFonts w:ascii="Times New Roman" w:hAnsi="Times New Roman" w:cs="Times New Roman"/>
        </w:rPr>
      </w:pPr>
    </w:p>
    <w:p w14:paraId="409B2D0B" w14:textId="77777777" w:rsidR="000265BE" w:rsidRPr="000265BE" w:rsidRDefault="000265BE" w:rsidP="007231FF">
      <w:pPr>
        <w:pStyle w:val="Heading2"/>
        <w:tabs>
          <w:tab w:val="left" w:pos="5072"/>
        </w:tabs>
        <w:jc w:val="both"/>
        <w:rPr>
          <w:rFonts w:ascii="Times New Roman" w:hAnsi="Times New Roman" w:cs="Times New Roman"/>
          <w:b/>
          <w:bCs/>
        </w:rPr>
      </w:pPr>
      <w:bookmarkStart w:id="50" w:name="_Toc234182241"/>
      <w:bookmarkStart w:id="51" w:name="idxbm1008"/>
      <w:r w:rsidRPr="000265BE">
        <w:rPr>
          <w:rFonts w:ascii="Times New Roman" w:hAnsi="Times New Roman" w:cs="Times New Roman"/>
          <w:b/>
          <w:bCs/>
          <w:color w:val="000000"/>
          <w:sz w:val="26"/>
        </w:rPr>
        <w:lastRenderedPageBreak/>
        <w:t>1.2 Research Questions</w:t>
      </w:r>
      <w:bookmarkEnd w:id="50"/>
      <w:bookmarkEnd w:id="51"/>
    </w:p>
    <w:p w14:paraId="1C1BDE15" w14:textId="77777777" w:rsidR="00C53FC2" w:rsidRDefault="00C53FC2" w:rsidP="00C53FC2">
      <w:pPr>
        <w:tabs>
          <w:tab w:val="left" w:pos="5072"/>
        </w:tabs>
        <w:jc w:val="both"/>
        <w:rPr>
          <w:rFonts w:ascii="Times New Roman" w:hAnsi="Times New Roman" w:cs="Times New Roman"/>
        </w:rPr>
      </w:pPr>
    </w:p>
    <w:p w14:paraId="7423925C" w14:textId="77777777" w:rsidR="000265BE" w:rsidRPr="000265BE" w:rsidRDefault="000265BE" w:rsidP="000265BE">
      <w:pPr>
        <w:pStyle w:val="ListParagraph"/>
        <w:numPr>
          <w:ilvl w:val="0"/>
          <w:numId w:val="4"/>
        </w:numPr>
        <w:tabs>
          <w:tab w:val="left" w:pos="5072"/>
        </w:tabs>
        <w:jc w:val="both"/>
        <w:rPr>
          <w:rFonts w:ascii="Times New Roman" w:hAnsi="Times New Roman" w:cs="Times New Roman"/>
        </w:rPr>
      </w:pPr>
      <w:r w:rsidRPr="000265BE">
        <w:rPr>
          <w:rFonts w:ascii="Times New Roman" w:hAnsi="Times New Roman" w:cs="Times New Roman"/>
        </w:rPr>
        <w:t>Is the geometry already present in a 3D Gaussian Splat sufficient, on its own, to predict spatial relations accurately, without semantic grounding from a vision-language foundation model?</w:t>
      </w:r>
    </w:p>
    <w:p w14:paraId="13B2BF3F" w14:textId="77777777" w:rsidR="000265BE" w:rsidRPr="000265BE" w:rsidRDefault="000265BE" w:rsidP="000265BE">
      <w:pPr>
        <w:tabs>
          <w:tab w:val="left" w:pos="5072"/>
        </w:tabs>
        <w:jc w:val="both"/>
        <w:rPr>
          <w:rFonts w:ascii="Times New Roman" w:hAnsi="Times New Roman" w:cs="Times New Roman"/>
        </w:rPr>
      </w:pPr>
    </w:p>
    <w:p w14:paraId="4B5F960C" w14:textId="77777777" w:rsidR="000265BE" w:rsidRPr="000265BE" w:rsidRDefault="000265BE" w:rsidP="000265BE">
      <w:pPr>
        <w:pStyle w:val="ListParagraph"/>
        <w:numPr>
          <w:ilvl w:val="0"/>
          <w:numId w:val="4"/>
        </w:numPr>
        <w:tabs>
          <w:tab w:val="left" w:pos="5072"/>
        </w:tabs>
        <w:jc w:val="both"/>
        <w:rPr>
          <w:rFonts w:ascii="Times New Roman" w:hAnsi="Times New Roman" w:cs="Times New Roman"/>
        </w:rPr>
      </w:pPr>
      <w:r w:rsidRPr="000265BE">
        <w:rPr>
          <w:rFonts w:ascii="Times New Roman" w:hAnsi="Times New Roman" w:cs="Times New Roman"/>
        </w:rPr>
        <w:t>Can a deterministic geometric rule address the severe annotation sparsity of the 3DSSG dataset, converting unannotated but geometrically certain object pairs into reliable training signal rather than false negatives?</w:t>
      </w:r>
    </w:p>
    <w:p w14:paraId="2D0C331C" w14:textId="77777777" w:rsidR="000265BE" w:rsidRPr="000265BE" w:rsidRDefault="000265BE" w:rsidP="000265BE">
      <w:pPr>
        <w:tabs>
          <w:tab w:val="left" w:pos="5072"/>
        </w:tabs>
        <w:jc w:val="both"/>
        <w:rPr>
          <w:rFonts w:ascii="Times New Roman" w:hAnsi="Times New Roman" w:cs="Times New Roman"/>
        </w:rPr>
      </w:pPr>
    </w:p>
    <w:p w14:paraId="48119077" w14:textId="77777777" w:rsidR="000265BE" w:rsidRPr="000265BE" w:rsidRDefault="000265BE" w:rsidP="000265BE">
      <w:pPr>
        <w:pStyle w:val="ListParagraph"/>
        <w:numPr>
          <w:ilvl w:val="0"/>
          <w:numId w:val="4"/>
        </w:numPr>
        <w:tabs>
          <w:tab w:val="left" w:pos="5072"/>
        </w:tabs>
        <w:jc w:val="both"/>
        <w:rPr>
          <w:rFonts w:ascii="Times New Roman" w:hAnsi="Times New Roman" w:cs="Times New Roman"/>
        </w:rPr>
      </w:pPr>
      <w:r w:rsidRPr="000265BE">
        <w:rPr>
          <w:rFonts w:ascii="Times New Roman" w:hAnsi="Times New Roman" w:cs="Times New Roman"/>
        </w:rPr>
        <w:t>Can a zero-parameter, deterministic symbolic mechanism enforce logical consistency — inverse completeness, mutual exclusion, asymmetry, and transitivity — on independently predicted scene-graph relations, without additional learned reasoning?</w:t>
      </w:r>
    </w:p>
    <w:p w14:paraId="64DFF028" w14:textId="77777777" w:rsidR="000265BE" w:rsidRPr="000265BE" w:rsidRDefault="000265BE" w:rsidP="000265BE">
      <w:pPr>
        <w:tabs>
          <w:tab w:val="left" w:pos="5072"/>
        </w:tabs>
        <w:jc w:val="both"/>
        <w:rPr>
          <w:rFonts w:ascii="Times New Roman" w:hAnsi="Times New Roman" w:cs="Times New Roman"/>
        </w:rPr>
      </w:pPr>
    </w:p>
    <w:p w14:paraId="7E0D20F1" w14:textId="77777777" w:rsidR="000265BE" w:rsidRDefault="000265BE" w:rsidP="000265BE">
      <w:pPr>
        <w:pStyle w:val="ListParagraph"/>
        <w:numPr>
          <w:ilvl w:val="0"/>
          <w:numId w:val="4"/>
        </w:numPr>
        <w:tabs>
          <w:tab w:val="left" w:pos="5072"/>
        </w:tabs>
        <w:jc w:val="both"/>
        <w:rPr>
          <w:rFonts w:ascii="Times New Roman" w:hAnsi="Times New Roman" w:cs="Times New Roman"/>
        </w:rPr>
      </w:pPr>
      <w:r w:rsidRPr="000265BE">
        <w:rPr>
          <w:rFonts w:ascii="Times New Roman" w:hAnsi="Times New Roman" w:cs="Times New Roman"/>
        </w:rPr>
        <w:t>Does a learnable-metric architecture (</w:t>
      </w:r>
      <w:proofErr w:type="spellStart"/>
      <w:r w:rsidRPr="000265BE">
        <w:rPr>
          <w:rFonts w:ascii="Times New Roman" w:hAnsi="Times New Roman" w:cs="Times New Roman"/>
        </w:rPr>
        <w:t>GeoKAN</w:t>
      </w:r>
      <w:proofErr w:type="spellEnd"/>
      <w:r w:rsidRPr="000265BE">
        <w:rPr>
          <w:rFonts w:ascii="Times New Roman" w:hAnsi="Times New Roman" w:cs="Times New Roman"/>
        </w:rPr>
        <w:t>) provide a measurable advantage over a matched-capacity multilayer perceptron, either in-distribution or under a change of domain — specifically, a scale shift or a dataset shift?</w:t>
      </w:r>
    </w:p>
    <w:p w14:paraId="58B5CBC3" w14:textId="77777777" w:rsidR="000265BE" w:rsidRPr="000265BE" w:rsidRDefault="000265BE" w:rsidP="000265BE">
      <w:pPr>
        <w:pStyle w:val="ListParagraph"/>
        <w:rPr>
          <w:rFonts w:ascii="Times New Roman" w:hAnsi="Times New Roman" w:cs="Times New Roman"/>
        </w:rPr>
      </w:pPr>
    </w:p>
    <w:p w14:paraId="5156EEC0" w14:textId="77777777" w:rsidR="000265BE" w:rsidRDefault="000265BE" w:rsidP="000265BE">
      <w:pPr>
        <w:tabs>
          <w:tab w:val="left" w:pos="5072"/>
        </w:tabs>
        <w:jc w:val="both"/>
        <w:rPr>
          <w:rFonts w:ascii="Times New Roman" w:hAnsi="Times New Roman" w:cs="Times New Roman"/>
        </w:rPr>
      </w:pPr>
    </w:p>
    <w:p w14:paraId="17C498C5" w14:textId="77777777" w:rsidR="002D4B7F" w:rsidRDefault="000265BE" w:rsidP="000265BE">
      <w:pPr>
        <w:tabs>
          <w:tab w:val="left" w:pos="5072"/>
        </w:tabs>
        <w:jc w:val="both"/>
        <w:rPr>
          <w:ins w:id="52" w:author="Sahil Shah" w:date="2026-07-07T16:45:00Z"/>
          <w:rFonts w:ascii="Times New Roman" w:hAnsi="Times New Roman" w:cs="Times New Roman"/>
        </w:rPr>
      </w:pPr>
      <w:r w:rsidRPr="000265BE">
        <w:rPr>
          <w:rFonts w:ascii="Times New Roman" w:hAnsi="Times New Roman" w:cs="Times New Roman"/>
        </w:rPr>
        <w:t xml:space="preserve">The novelty of this design rests on three specific choices. </w:t>
      </w:r>
    </w:p>
    <w:p w14:paraId="0F121FB5" w14:textId="02F54E2C" w:rsidR="000265BE" w:rsidRPr="000265BE" w:rsidRDefault="000265BE" w:rsidP="000265BE">
      <w:pPr>
        <w:tabs>
          <w:tab w:val="left" w:pos="5072"/>
        </w:tabs>
        <w:jc w:val="both"/>
        <w:rPr>
          <w:rFonts w:ascii="Times New Roman" w:hAnsi="Times New Roman" w:cs="Times New Roman"/>
        </w:rPr>
      </w:pPr>
      <w:r w:rsidRPr="000265BE">
        <w:rPr>
          <w:rFonts w:ascii="Times New Roman" w:hAnsi="Times New Roman" w:cs="Times New Roman"/>
        </w:rPr>
        <w:t xml:space="preserve">First, the symbolic half — </w:t>
      </w:r>
      <w:proofErr w:type="spellStart"/>
      <w:r w:rsidRPr="000265BE">
        <w:rPr>
          <w:rFonts w:ascii="Times New Roman" w:hAnsi="Times New Roman" w:cs="Times New Roman"/>
        </w:rPr>
        <w:t>SceneGraphRepair</w:t>
      </w:r>
      <w:proofErr w:type="spellEnd"/>
      <w:r w:rsidRPr="000265BE">
        <w:rPr>
          <w:rFonts w:ascii="Times New Roman" w:hAnsi="Times New Roman" w:cs="Times New Roman"/>
        </w:rPr>
        <w:t xml:space="preserve"> — is deliberately positioned as a lightweight alternative to learned reasoning, rather than a supplementary post-processing step. Existing systems such as </w:t>
      </w:r>
      <w:proofErr w:type="spellStart"/>
      <w:r w:rsidRPr="000265BE">
        <w:rPr>
          <w:rFonts w:ascii="Times New Roman" w:hAnsi="Times New Roman" w:cs="Times New Roman"/>
        </w:rPr>
        <w:t>GaussianGraph</w:t>
      </w:r>
      <w:proofErr w:type="spellEnd"/>
      <w:r w:rsidRPr="000265BE">
        <w:rPr>
          <w:rFonts w:ascii="Times New Roman" w:hAnsi="Times New Roman" w:cs="Times New Roman"/>
        </w:rPr>
        <w:t xml:space="preserve"> correct implausible relations using a dedicated 3D correction module trained or tuned for that purpose; </w:t>
      </w:r>
      <w:proofErr w:type="spellStart"/>
      <w:r w:rsidRPr="000265BE">
        <w:rPr>
          <w:rFonts w:ascii="Times New Roman" w:hAnsi="Times New Roman" w:cs="Times New Roman"/>
        </w:rPr>
        <w:t>ReLaGS</w:t>
      </w:r>
      <w:proofErr w:type="spellEnd"/>
      <w:r w:rsidRPr="000265BE">
        <w:rPr>
          <w:rFonts w:ascii="Times New Roman" w:hAnsi="Times New Roman" w:cs="Times New Roman"/>
        </w:rPr>
        <w:t xml:space="preserve"> relies on a graph neural network to resolve relational ambiguity. </w:t>
      </w:r>
      <w:proofErr w:type="spellStart"/>
      <w:r w:rsidRPr="000265BE">
        <w:rPr>
          <w:rFonts w:ascii="Times New Roman" w:hAnsi="Times New Roman" w:cs="Times New Roman"/>
        </w:rPr>
        <w:t>SceneGraphRepair</w:t>
      </w:r>
      <w:proofErr w:type="spellEnd"/>
      <w:r w:rsidRPr="000265BE">
        <w:rPr>
          <w:rFonts w:ascii="Times New Roman" w:hAnsi="Times New Roman" w:cs="Times New Roman"/>
        </w:rPr>
        <w:t xml:space="preserve"> instead enforces inverse completeness, mutual exclusion, asymmetry, and transitivity through deterministic fixed-point iteration — zero parameters, no training data, no gradient computation.</w:t>
      </w:r>
    </w:p>
    <w:p w14:paraId="45572211" w14:textId="77777777" w:rsidR="000265BE" w:rsidRPr="000265BE" w:rsidRDefault="000265BE" w:rsidP="000265BE">
      <w:pPr>
        <w:tabs>
          <w:tab w:val="left" w:pos="5072"/>
        </w:tabs>
        <w:jc w:val="both"/>
        <w:rPr>
          <w:rFonts w:ascii="Times New Roman" w:hAnsi="Times New Roman" w:cs="Times New Roman"/>
        </w:rPr>
      </w:pPr>
    </w:p>
    <w:p w14:paraId="3AC2D2AC" w14:textId="77777777" w:rsidR="000265BE" w:rsidRPr="000265BE" w:rsidRDefault="000265BE" w:rsidP="000265BE">
      <w:pPr>
        <w:tabs>
          <w:tab w:val="left" w:pos="5072"/>
        </w:tabs>
        <w:jc w:val="both"/>
        <w:rPr>
          <w:rFonts w:ascii="Times New Roman" w:hAnsi="Times New Roman" w:cs="Times New Roman"/>
        </w:rPr>
      </w:pPr>
      <w:r w:rsidRPr="000265BE">
        <w:rPr>
          <w:rFonts w:ascii="Times New Roman" w:hAnsi="Times New Roman" w:cs="Times New Roman"/>
        </w:rPr>
        <w:t xml:space="preserve">Second, the neural half — </w:t>
      </w:r>
      <w:proofErr w:type="spellStart"/>
      <w:r w:rsidRPr="000265BE">
        <w:rPr>
          <w:rFonts w:ascii="Times New Roman" w:hAnsi="Times New Roman" w:cs="Times New Roman"/>
        </w:rPr>
        <w:t>GeoKANRelationGNN</w:t>
      </w:r>
      <w:proofErr w:type="spellEnd"/>
      <w:r w:rsidRPr="000265BE">
        <w:rPr>
          <w:rFonts w:ascii="Times New Roman" w:hAnsi="Times New Roman" w:cs="Times New Roman"/>
        </w:rPr>
        <w:t xml:space="preserve"> — replaces the standard multi-layer-perceptron classification head used in prior graph-based scene graph predictors with </w:t>
      </w:r>
      <w:proofErr w:type="spellStart"/>
      <w:r w:rsidRPr="000265BE">
        <w:rPr>
          <w:rFonts w:ascii="Times New Roman" w:hAnsi="Times New Roman" w:cs="Times New Roman"/>
        </w:rPr>
        <w:t>GeoKAN</w:t>
      </w:r>
      <w:proofErr w:type="spellEnd"/>
      <w:r w:rsidRPr="000265BE">
        <w:rPr>
          <w:rFonts w:ascii="Times New Roman" w:hAnsi="Times New Roman" w:cs="Times New Roman"/>
        </w:rPr>
        <w:t xml:space="preserve"> layers, which learn a diagonal Riemannian metric that warps the input feature space prior to basis expansion. This work is the first to apply </w:t>
      </w:r>
      <w:proofErr w:type="spellStart"/>
      <w:r w:rsidRPr="000265BE">
        <w:rPr>
          <w:rFonts w:ascii="Times New Roman" w:hAnsi="Times New Roman" w:cs="Times New Roman"/>
        </w:rPr>
        <w:t>GeoKAN</w:t>
      </w:r>
      <w:proofErr w:type="spellEnd"/>
      <w:r w:rsidRPr="000265BE">
        <w:rPr>
          <w:rFonts w:ascii="Times New Roman" w:hAnsi="Times New Roman" w:cs="Times New Roman"/>
        </w:rPr>
        <w:t xml:space="preserve"> to a structured 3D prediction task, and the first to systematically compare its basis-function variants — fixed diagonal, adaptive radial-basis, adaptive wavelet — under identical training conditions. A matched-capacity ablation (Chapters 5 and 6) finds this does not hold in-distribution, consistent with the broader literature on KAN-versus-MLP comparisons — but identifies a generalisation gain under both scale shift and dataset shift not previously reported for any KAN variant.</w:t>
      </w:r>
    </w:p>
    <w:p w14:paraId="5F18EAEC" w14:textId="77777777" w:rsidR="000265BE" w:rsidRPr="000265BE" w:rsidRDefault="000265BE" w:rsidP="000265BE">
      <w:pPr>
        <w:tabs>
          <w:tab w:val="left" w:pos="5072"/>
        </w:tabs>
        <w:jc w:val="both"/>
        <w:rPr>
          <w:rFonts w:ascii="Times New Roman" w:hAnsi="Times New Roman" w:cs="Times New Roman"/>
        </w:rPr>
      </w:pPr>
    </w:p>
    <w:p w14:paraId="59F942CA" w14:textId="77777777" w:rsidR="000265BE" w:rsidRDefault="000265BE" w:rsidP="000265BE">
      <w:pPr>
        <w:tabs>
          <w:tab w:val="left" w:pos="5072"/>
        </w:tabs>
        <w:jc w:val="both"/>
        <w:rPr>
          <w:ins w:id="53" w:author="Sahil Shah" w:date="2026-07-07T16:45:00Z"/>
          <w:rFonts w:ascii="Times New Roman" w:hAnsi="Times New Roman" w:cs="Times New Roman"/>
        </w:rPr>
      </w:pPr>
      <w:r w:rsidRPr="000265BE">
        <w:rPr>
          <w:rFonts w:ascii="Times New Roman" w:hAnsi="Times New Roman" w:cs="Times New Roman"/>
        </w:rPr>
        <w:t xml:space="preserve">Third, both components are evaluated against the systems that motivate these gaps: </w:t>
      </w:r>
      <w:proofErr w:type="spellStart"/>
      <w:r w:rsidRPr="000265BE">
        <w:rPr>
          <w:rFonts w:ascii="Times New Roman" w:hAnsi="Times New Roman" w:cs="Times New Roman"/>
        </w:rPr>
        <w:t>ReLaGS</w:t>
      </w:r>
      <w:proofErr w:type="spellEnd"/>
      <w:r w:rsidRPr="000265BE">
        <w:rPr>
          <w:rFonts w:ascii="Times New Roman" w:hAnsi="Times New Roman" w:cs="Times New Roman"/>
        </w:rPr>
        <w:t xml:space="preserve">, </w:t>
      </w:r>
      <w:proofErr w:type="spellStart"/>
      <w:r w:rsidRPr="000265BE">
        <w:rPr>
          <w:rFonts w:ascii="Times New Roman" w:hAnsi="Times New Roman" w:cs="Times New Roman"/>
        </w:rPr>
        <w:t>RelationField</w:t>
      </w:r>
      <w:proofErr w:type="spellEnd"/>
      <w:r w:rsidRPr="000265BE">
        <w:rPr>
          <w:rFonts w:ascii="Times New Roman" w:hAnsi="Times New Roman" w:cs="Times New Roman"/>
        </w:rPr>
        <w:t xml:space="preserve">, and </w:t>
      </w:r>
      <w:proofErr w:type="spellStart"/>
      <w:r w:rsidRPr="000265BE">
        <w:rPr>
          <w:rFonts w:ascii="Times New Roman" w:hAnsi="Times New Roman" w:cs="Times New Roman"/>
        </w:rPr>
        <w:t>GaussianGraph</w:t>
      </w:r>
      <w:proofErr w:type="spellEnd"/>
      <w:r w:rsidRPr="000265BE">
        <w:rPr>
          <w:rFonts w:ascii="Times New Roman" w:hAnsi="Times New Roman" w:cs="Times New Roman"/>
        </w:rPr>
        <w:t xml:space="preserve"> are compared directly on the 3DSSG and LERF benchmarks respectively, using the comparison tables established in their own published work under matched evaluation protocols. This is, to our knowledge, the first geometry-only system benchmarked head-to-head against this combination of foundation-model-dependent and per-scene-optimised methods on their own evaluation terms, rather than against a self-constructed </w:t>
      </w:r>
      <w:commentRangeStart w:id="54"/>
      <w:r w:rsidRPr="000265BE">
        <w:rPr>
          <w:rFonts w:ascii="Times New Roman" w:hAnsi="Times New Roman" w:cs="Times New Roman"/>
        </w:rPr>
        <w:t>baseline</w:t>
      </w:r>
      <w:commentRangeEnd w:id="54"/>
      <w:r w:rsidR="00403136">
        <w:rPr>
          <w:rStyle w:val="CommentReference"/>
        </w:rPr>
        <w:commentReference w:id="54"/>
      </w:r>
      <w:r w:rsidRPr="000265BE">
        <w:rPr>
          <w:rFonts w:ascii="Times New Roman" w:hAnsi="Times New Roman" w:cs="Times New Roman"/>
        </w:rPr>
        <w:t>.</w:t>
      </w:r>
    </w:p>
    <w:p w14:paraId="3275BADD" w14:textId="77777777" w:rsidR="00403136" w:rsidRDefault="00403136" w:rsidP="000265BE">
      <w:pPr>
        <w:tabs>
          <w:tab w:val="left" w:pos="5072"/>
        </w:tabs>
        <w:jc w:val="both"/>
        <w:rPr>
          <w:rFonts w:ascii="Times New Roman" w:hAnsi="Times New Roman" w:cs="Times New Roman"/>
        </w:rPr>
      </w:pPr>
    </w:p>
    <w:p w14:paraId="4A841E2B" w14:textId="77777777" w:rsidR="000265BE" w:rsidRDefault="000265BE" w:rsidP="000265BE">
      <w:pPr>
        <w:tabs>
          <w:tab w:val="left" w:pos="5072"/>
        </w:tabs>
        <w:jc w:val="both"/>
        <w:rPr>
          <w:rFonts w:ascii="Times New Roman" w:hAnsi="Times New Roman" w:cs="Times New Roman"/>
        </w:rPr>
      </w:pPr>
    </w:p>
    <w:p w14:paraId="498628D8" w14:textId="77777777" w:rsidR="000265BE" w:rsidRDefault="000265BE" w:rsidP="000265BE">
      <w:pPr>
        <w:tabs>
          <w:tab w:val="left" w:pos="5072"/>
        </w:tabs>
        <w:jc w:val="both"/>
        <w:rPr>
          <w:rFonts w:ascii="Times New Roman" w:hAnsi="Times New Roman" w:cs="Times New Roman"/>
        </w:rPr>
      </w:pPr>
    </w:p>
    <w:p w14:paraId="3AD9BC6A" w14:textId="77777777" w:rsidR="000265BE" w:rsidRDefault="000265BE" w:rsidP="000265BE">
      <w:pPr>
        <w:pStyle w:val="Heading1"/>
        <w:tabs>
          <w:tab w:val="left" w:pos="5072"/>
        </w:tabs>
        <w:jc w:val="center"/>
        <w:rPr>
          <w:rFonts w:ascii="Times New Roman" w:hAnsi="Times New Roman" w:cs="Times New Roman"/>
          <w:b/>
          <w:bCs/>
          <w:sz w:val="28"/>
          <w:szCs w:val="28"/>
        </w:rPr>
      </w:pPr>
      <w:bookmarkStart w:id="55" w:name="_Toc234182242"/>
      <w:bookmarkStart w:id="56" w:name="idxbm1009"/>
      <w:r w:rsidRPr="000265BE">
        <w:rPr>
          <w:rFonts w:ascii="Times New Roman" w:hAnsi="Times New Roman" w:cs="Times New Roman"/>
          <w:b/>
          <w:bCs/>
          <w:color w:val="000000"/>
          <w:sz w:val="28"/>
          <w:szCs w:val="28"/>
        </w:rPr>
        <w:t>2. LITERATURE REVIEW</w:t>
      </w:r>
      <w:bookmarkEnd w:id="55"/>
      <w:bookmarkEnd w:id="56"/>
    </w:p>
    <w:p w14:paraId="4E1DEF18" w14:textId="77777777" w:rsidR="000265BE" w:rsidRDefault="000265BE" w:rsidP="000265BE">
      <w:pPr>
        <w:tabs>
          <w:tab w:val="left" w:pos="5072"/>
        </w:tabs>
        <w:ind w:left="360"/>
        <w:rPr>
          <w:rFonts w:ascii="Times New Roman" w:hAnsi="Times New Roman" w:cs="Times New Roman"/>
          <w:b/>
          <w:bCs/>
        </w:rPr>
      </w:pPr>
    </w:p>
    <w:p w14:paraId="6D6A5B96" w14:textId="77777777" w:rsidR="000265BE" w:rsidRDefault="000265BE" w:rsidP="000265BE">
      <w:pPr>
        <w:tabs>
          <w:tab w:val="left" w:pos="5072"/>
        </w:tabs>
        <w:ind w:left="360"/>
        <w:rPr>
          <w:rFonts w:ascii="Times New Roman" w:hAnsi="Times New Roman" w:cs="Times New Roman"/>
          <w:b/>
          <w:bCs/>
        </w:rPr>
      </w:pPr>
    </w:p>
    <w:p w14:paraId="24486A9A" w14:textId="2929C97F" w:rsidR="000265BE" w:rsidRPr="000265BE" w:rsidDel="00403136" w:rsidRDefault="000265BE" w:rsidP="000265BE">
      <w:pPr>
        <w:pStyle w:val="Heading2"/>
        <w:tabs>
          <w:tab w:val="left" w:pos="5072"/>
        </w:tabs>
        <w:jc w:val="both"/>
        <w:rPr>
          <w:del w:id="57" w:author="Sahil Shah" w:date="2026-07-07T16:47:00Z"/>
          <w:rFonts w:ascii="Times New Roman" w:hAnsi="Times New Roman" w:cs="Times New Roman"/>
          <w:b/>
          <w:bCs/>
        </w:rPr>
      </w:pPr>
      <w:bookmarkStart w:id="58" w:name="_Toc234182243"/>
      <w:bookmarkStart w:id="59" w:name="idxbm1010"/>
      <w:del w:id="60" w:author="Sahil Shah" w:date="2026-07-07T16:47:00Z">
        <w:r w:rsidRPr="000265BE" w:rsidDel="00403136">
          <w:rPr>
            <w:rFonts w:ascii="Times New Roman" w:hAnsi="Times New Roman" w:cs="Times New Roman"/>
            <w:b/>
            <w:bCs/>
            <w:color w:val="000000"/>
            <w:sz w:val="26"/>
          </w:rPr>
          <w:delText>2.1 Thematic Review of Related Literature</w:delText>
        </w:r>
        <w:bookmarkEnd w:id="58"/>
        <w:bookmarkEnd w:id="59"/>
      </w:del>
    </w:p>
    <w:p w14:paraId="092E5903" w14:textId="77777777" w:rsidR="000265BE" w:rsidRDefault="000265BE" w:rsidP="000265BE">
      <w:pPr>
        <w:tabs>
          <w:tab w:val="left" w:pos="5072"/>
        </w:tabs>
        <w:jc w:val="both"/>
        <w:rPr>
          <w:rFonts w:ascii="Times New Roman" w:hAnsi="Times New Roman" w:cs="Times New Roman"/>
          <w:b/>
          <w:bCs/>
        </w:rPr>
      </w:pPr>
    </w:p>
    <w:p w14:paraId="52196B01" w14:textId="33BC7B30" w:rsidR="000265BE" w:rsidRPr="000265BE" w:rsidRDefault="000B69C2" w:rsidP="000265BE">
      <w:pPr>
        <w:pStyle w:val="Heading3"/>
        <w:tabs>
          <w:tab w:val="left" w:pos="5072"/>
        </w:tabs>
        <w:jc w:val="both"/>
        <w:rPr>
          <w:rFonts w:ascii="Times New Roman" w:hAnsi="Times New Roman" w:cs="Times New Roman"/>
          <w:b/>
          <w:bCs/>
        </w:rPr>
      </w:pPr>
      <w:bookmarkStart w:id="61" w:name="_Toc234182244"/>
      <w:bookmarkStart w:id="62" w:name="idxbm1011"/>
      <w:del w:id="63" w:author="Sahil Shah" w:date="2026-07-07T16:47:00Z">
        <w:r w:rsidDel="00403136">
          <w:rPr>
            <w:rFonts w:ascii="Times New Roman" w:hAnsi="Times New Roman" w:cs="Times New Roman"/>
            <w:b/>
            <w:bCs/>
            <w:i/>
            <w:color w:val="000000"/>
            <w:sz w:val="24"/>
          </w:rPr>
          <w:delText>2.1.1</w:delText>
        </w:r>
      </w:del>
      <w:ins w:id="64" w:author="Sahil Shah" w:date="2026-07-07T16:47:00Z">
        <w:r w:rsidR="00403136">
          <w:rPr>
            <w:rFonts w:ascii="Times New Roman" w:hAnsi="Times New Roman" w:cs="Times New Roman"/>
            <w:b/>
            <w:bCs/>
            <w:i/>
            <w:color w:val="000000"/>
            <w:sz w:val="24"/>
          </w:rPr>
          <w:t>2.1</w:t>
        </w:r>
      </w:ins>
      <w:r w:rsidR="000265BE" w:rsidRPr="000265BE">
        <w:rPr>
          <w:rFonts w:ascii="Times New Roman" w:hAnsi="Times New Roman" w:cs="Times New Roman"/>
          <w:b/>
          <w:bCs/>
          <w:i/>
          <w:color w:val="000000"/>
          <w:sz w:val="24"/>
        </w:rPr>
        <w:t>.</w:t>
      </w:r>
      <w:r w:rsidR="000265BE">
        <w:rPr>
          <w:rFonts w:ascii="Times New Roman" w:hAnsi="Times New Roman" w:cs="Times New Roman"/>
          <w:b/>
          <w:bCs/>
          <w:i/>
          <w:color w:val="000000"/>
          <w:sz w:val="24"/>
        </w:rPr>
        <w:t xml:space="preserve"> </w:t>
      </w:r>
      <w:r w:rsidR="000265BE" w:rsidRPr="000265BE">
        <w:rPr>
          <w:rFonts w:ascii="Times New Roman" w:hAnsi="Times New Roman" w:cs="Times New Roman"/>
          <w:b/>
          <w:bCs/>
          <w:i/>
          <w:color w:val="000000"/>
          <w:sz w:val="24"/>
        </w:rPr>
        <w:t>Gaussian Splat Scene Understanding</w:t>
      </w:r>
      <w:bookmarkEnd w:id="61"/>
      <w:bookmarkEnd w:id="62"/>
    </w:p>
    <w:p w14:paraId="342AF7EE" w14:textId="77777777" w:rsidR="000265BE" w:rsidRPr="000265BE" w:rsidRDefault="000265BE" w:rsidP="000265BE"/>
    <w:p w14:paraId="6F7634E2" w14:textId="705D7C97" w:rsidR="000265BE" w:rsidRDefault="000265BE" w:rsidP="000265BE">
      <w:pPr>
        <w:tabs>
          <w:tab w:val="left" w:pos="5072"/>
        </w:tabs>
        <w:jc w:val="both"/>
        <w:rPr>
          <w:rFonts w:ascii="Times New Roman" w:hAnsi="Times New Roman" w:cs="Times New Roman"/>
        </w:rPr>
      </w:pPr>
      <w:r w:rsidRPr="000265BE">
        <w:rPr>
          <w:rFonts w:ascii="Times New Roman" w:hAnsi="Times New Roman" w:cs="Times New Roman"/>
        </w:rPr>
        <w:t xml:space="preserve">Beyond reconstruction, several methods augment Gaussian primitives with learned semantic features. </w:t>
      </w:r>
      <w:proofErr w:type="spellStart"/>
      <w:r w:rsidRPr="000265BE">
        <w:rPr>
          <w:rFonts w:ascii="Times New Roman" w:hAnsi="Times New Roman" w:cs="Times New Roman"/>
        </w:rPr>
        <w:t>LangSplat</w:t>
      </w:r>
      <w:proofErr w:type="spellEnd"/>
      <w:r>
        <w:rPr>
          <w:rFonts w:ascii="Times New Roman" w:hAnsi="Times New Roman" w:cs="Times New Roman"/>
        </w:rPr>
        <w:t xml:space="preserve"> (</w:t>
      </w:r>
      <w:commentRangeStart w:id="65"/>
      <w:r>
        <w:rPr>
          <w:rFonts w:ascii="Times New Roman" w:hAnsi="Times New Roman" w:cs="Times New Roman"/>
        </w:rPr>
        <w:t xml:space="preserve">Qin et al., 2024) </w:t>
      </w:r>
      <w:hyperlink w:anchor="ref9">
        <w:r>
          <w:rPr>
            <w:rFonts w:ascii="Times New Roman" w:hAnsi="Times New Roman" w:cs="Times New Roman"/>
            <w:color w:val="0563C1"/>
            <w:u w:val="single"/>
          </w:rPr>
          <w:t>[9]</w:t>
        </w:r>
      </w:hyperlink>
      <w:commentRangeEnd w:id="65"/>
      <w:r w:rsidR="00403136">
        <w:rPr>
          <w:rStyle w:val="CommentReference"/>
        </w:rPr>
        <w:commentReference w:id="65"/>
      </w:r>
      <w:r>
        <w:rPr>
          <w:rFonts w:ascii="Times New Roman" w:hAnsi="Times New Roman" w:cs="Times New Roman"/>
        </w:rPr>
        <w:t xml:space="preserve"> distils CLIP features into per-Gaussian embeddings for open-vocabulary localisation, but operates at pixel level rather than discrete object instances. Gaussian Grouping (Ye et al., 2024) </w:t>
      </w:r>
      <w:hyperlink w:anchor="ref10">
        <w:r>
          <w:rPr>
            <w:rFonts w:ascii="Times New Roman" w:hAnsi="Times New Roman" w:cs="Times New Roman"/>
            <w:color w:val="0563C1"/>
            <w:u w:val="single"/>
          </w:rPr>
          <w:t>[10]</w:t>
        </w:r>
      </w:hyperlink>
      <w:r>
        <w:rPr>
          <w:rFonts w:ascii="Times New Roman" w:hAnsi="Times New Roman" w:cs="Times New Roman"/>
        </w:rPr>
        <w:t xml:space="preserve"> instead learns per-Gaussian identity embeddings supervised by SAM masks, enabling instance-level segmentation and editing — solving the same object-clustering problem this work addresses, but at the cost of requiring SAM at reconstruction time. SAGA (Cen et al., 2025) </w:t>
      </w:r>
      <w:hyperlink w:anchor="ref11">
        <w:r>
          <w:rPr>
            <w:rFonts w:ascii="Times New Roman" w:hAnsi="Times New Roman" w:cs="Times New Roman"/>
            <w:color w:val="0563C1"/>
            <w:u w:val="single"/>
          </w:rPr>
          <w:t>[11]</w:t>
        </w:r>
      </w:hyperlink>
      <w:r>
        <w:rPr>
          <w:rFonts w:ascii="Times New Roman" w:hAnsi="Times New Roman" w:cs="Times New Roman"/>
        </w:rPr>
        <w:t xml:space="preserve"> pursues a related goal through </w:t>
      </w:r>
      <w:proofErr w:type="spellStart"/>
      <w:r w:rsidRPr="000265BE">
        <w:rPr>
          <w:rFonts w:ascii="Times New Roman" w:hAnsi="Times New Roman" w:cs="Times New Roman"/>
        </w:rPr>
        <w:t>promptable</w:t>
      </w:r>
      <w:proofErr w:type="spellEnd"/>
      <w:r w:rsidRPr="000265BE">
        <w:rPr>
          <w:rFonts w:ascii="Times New Roman" w:hAnsi="Times New Roman" w:cs="Times New Roman"/>
        </w:rPr>
        <w:t xml:space="preserve"> 3D segmentation, training a lightweight feature field that segments Gaussians corresponding to a 2D point, box, or mask prompt in milliseconds. </w:t>
      </w:r>
      <w:proofErr w:type="spellStart"/>
      <w:r w:rsidRPr="000265BE">
        <w:rPr>
          <w:rFonts w:ascii="Times New Roman" w:hAnsi="Times New Roman" w:cs="Times New Roman"/>
        </w:rPr>
        <w:t>RelationField</w:t>
      </w:r>
      <w:proofErr w:type="spellEnd"/>
      <w:r>
        <w:rPr>
          <w:rFonts w:ascii="Times New Roman" w:hAnsi="Times New Roman" w:cs="Times New Roman"/>
        </w:rPr>
        <w:t xml:space="preserve"> (Koch et al., 2025) </w:t>
      </w:r>
      <w:hyperlink w:anchor="ref7">
        <w:r>
          <w:rPr>
            <w:rFonts w:ascii="Times New Roman" w:hAnsi="Times New Roman" w:cs="Times New Roman"/>
            <w:color w:val="0563C1"/>
            <w:u w:val="single"/>
          </w:rPr>
          <w:t>[7]</w:t>
        </w:r>
      </w:hyperlink>
      <w:r>
        <w:rPr>
          <w:rFonts w:ascii="Times New Roman" w:hAnsi="Times New Roman" w:cs="Times New Roman"/>
        </w:rPr>
        <w:t xml:space="preserve"> takes a different representation entirely, distilling multimodal language model knowledge into pairs of rays within a neural radiance field optimised separately for each scene — achieving strong relation-prediction accuracy at the cost of roughly an hour of per-scene optimisation on a single GPU. </w:t>
      </w:r>
      <w:proofErr w:type="spellStart"/>
      <w:r w:rsidRPr="000265BE">
        <w:rPr>
          <w:rFonts w:ascii="Times New Roman" w:hAnsi="Times New Roman" w:cs="Times New Roman"/>
        </w:rPr>
        <w:t>GaussianGraph</w:t>
      </w:r>
      <w:proofErr w:type="spellEnd"/>
      <w:r>
        <w:rPr>
          <w:rFonts w:ascii="Times New Roman" w:hAnsi="Times New Roman" w:cs="Times New Roman"/>
        </w:rPr>
        <w:t xml:space="preserve"> (Wang et al., 2025) </w:t>
      </w:r>
      <w:hyperlink w:anchor="ref3">
        <w:r>
          <w:rPr>
            <w:rFonts w:ascii="Times New Roman" w:hAnsi="Times New Roman" w:cs="Times New Roman"/>
            <w:color w:val="0563C1"/>
            <w:u w:val="single"/>
          </w:rPr>
          <w:t>[3]</w:t>
        </w:r>
      </w:hyperlink>
      <w:r>
        <w:rPr>
          <w:rFonts w:ascii="Times New Roman" w:hAnsi="Times New Roman" w:cs="Times New Roman"/>
        </w:rPr>
        <w:t xml:space="preserve"> and </w:t>
      </w:r>
      <w:proofErr w:type="spellStart"/>
      <w:r w:rsidRPr="000265BE">
        <w:rPr>
          <w:rFonts w:ascii="Times New Roman" w:hAnsi="Times New Roman" w:cs="Times New Roman"/>
        </w:rPr>
        <w:t>ReLaGS</w:t>
      </w:r>
      <w:proofErr w:type="spellEnd"/>
      <w:r>
        <w:rPr>
          <w:rFonts w:ascii="Times New Roman" w:hAnsi="Times New Roman" w:cs="Times New Roman"/>
        </w:rPr>
        <w:t xml:space="preserve"> (Xie et al., 2026) </w:t>
      </w:r>
      <w:hyperlink w:anchor="ref4">
        <w:r>
          <w:rPr>
            <w:rFonts w:ascii="Times New Roman" w:hAnsi="Times New Roman" w:cs="Times New Roman"/>
            <w:color w:val="0563C1"/>
            <w:u w:val="single"/>
          </w:rPr>
          <w:t>[4]</w:t>
        </w:r>
      </w:hyperlink>
      <w:r>
        <w:rPr>
          <w:rFonts w:ascii="Times New Roman" w:hAnsi="Times New Roman" w:cs="Times New Roman"/>
        </w:rPr>
        <w:t xml:space="preserve"> extend this line to full scene graph generation, combining adaptive Gaussian clustering with vision-language relation inference; all three serve as direct comparison baselines in </w:t>
      </w:r>
      <w:commentRangeStart w:id="66"/>
      <w:r>
        <w:rPr>
          <w:rFonts w:ascii="Times New Roman" w:hAnsi="Times New Roman" w:cs="Times New Roman"/>
        </w:rPr>
        <w:t>Chapters 5 and 6.</w:t>
      </w:r>
      <w:commentRangeEnd w:id="66"/>
      <w:r w:rsidR="00403136">
        <w:rPr>
          <w:rStyle w:val="CommentReference"/>
        </w:rPr>
        <w:commentReference w:id="66"/>
      </w:r>
    </w:p>
    <w:p w14:paraId="24D7B09F" w14:textId="77777777" w:rsidR="000265BE" w:rsidRDefault="000265BE" w:rsidP="000265BE">
      <w:pPr>
        <w:tabs>
          <w:tab w:val="left" w:pos="5072"/>
        </w:tabs>
        <w:jc w:val="both"/>
        <w:rPr>
          <w:rFonts w:ascii="Times New Roman" w:hAnsi="Times New Roman" w:cs="Times New Roman"/>
        </w:rPr>
      </w:pPr>
    </w:p>
    <w:p w14:paraId="019F9A9C" w14:textId="77777777" w:rsidR="000265BE" w:rsidRDefault="000265BE" w:rsidP="000265BE">
      <w:pPr>
        <w:tabs>
          <w:tab w:val="left" w:pos="5072"/>
        </w:tabs>
        <w:jc w:val="both"/>
        <w:rPr>
          <w:rFonts w:ascii="Times New Roman" w:hAnsi="Times New Roman" w:cs="Times New Roman"/>
        </w:rPr>
      </w:pPr>
    </w:p>
    <w:p w14:paraId="62FAF3CA" w14:textId="77777777" w:rsidR="000265BE" w:rsidRDefault="000265BE" w:rsidP="000265BE">
      <w:pPr>
        <w:tabs>
          <w:tab w:val="left" w:pos="5072"/>
        </w:tabs>
        <w:jc w:val="both"/>
        <w:rPr>
          <w:rFonts w:ascii="Times New Roman" w:hAnsi="Times New Roman" w:cs="Times New Roman"/>
        </w:rPr>
      </w:pPr>
    </w:p>
    <w:p w14:paraId="50677129" w14:textId="77777777" w:rsidR="000265BE" w:rsidRDefault="000265BE" w:rsidP="000265BE">
      <w:pPr>
        <w:tabs>
          <w:tab w:val="left" w:pos="5072"/>
        </w:tabs>
        <w:jc w:val="both"/>
        <w:rPr>
          <w:rFonts w:ascii="Times New Roman" w:hAnsi="Times New Roman" w:cs="Times New Roman"/>
        </w:rPr>
      </w:pPr>
    </w:p>
    <w:p w14:paraId="2B6D22F7" w14:textId="77777777" w:rsidR="000265BE" w:rsidRPr="000265BE" w:rsidRDefault="000265BE" w:rsidP="000265BE">
      <w:pPr>
        <w:tabs>
          <w:tab w:val="left" w:pos="5072"/>
        </w:tabs>
        <w:jc w:val="both"/>
        <w:rPr>
          <w:rFonts w:ascii="Times New Roman" w:hAnsi="Times New Roman" w:cs="Times New Roman"/>
          <w:b/>
          <w:bCs/>
        </w:rPr>
      </w:pPr>
    </w:p>
    <w:p w14:paraId="14E314E1" w14:textId="77777777" w:rsidR="000265BE" w:rsidRPr="000265BE" w:rsidRDefault="000B69C2" w:rsidP="000265BE">
      <w:pPr>
        <w:pStyle w:val="Heading3"/>
        <w:tabs>
          <w:tab w:val="left" w:pos="5072"/>
        </w:tabs>
        <w:jc w:val="both"/>
        <w:rPr>
          <w:rFonts w:ascii="Times New Roman" w:hAnsi="Times New Roman" w:cs="Times New Roman"/>
          <w:b/>
          <w:bCs/>
        </w:rPr>
      </w:pPr>
      <w:bookmarkStart w:id="67" w:name="_Toc234182245"/>
      <w:bookmarkStart w:id="68" w:name="idxbm1012"/>
      <w:r>
        <w:rPr>
          <w:rFonts w:ascii="Times New Roman" w:hAnsi="Times New Roman" w:cs="Times New Roman"/>
          <w:b/>
          <w:bCs/>
          <w:i/>
          <w:color w:val="000000"/>
          <w:sz w:val="24"/>
        </w:rPr>
        <w:t>2.1.2</w:t>
      </w:r>
      <w:r w:rsidR="000265BE" w:rsidRPr="000265BE">
        <w:rPr>
          <w:rFonts w:ascii="Times New Roman" w:hAnsi="Times New Roman" w:cs="Times New Roman"/>
          <w:b/>
          <w:bCs/>
          <w:i/>
          <w:color w:val="000000"/>
          <w:sz w:val="24"/>
        </w:rPr>
        <w:t>. 3D Scene Graph Generation</w:t>
      </w:r>
      <w:bookmarkEnd w:id="67"/>
      <w:bookmarkEnd w:id="68"/>
    </w:p>
    <w:p w14:paraId="66A4C996" w14:textId="77777777" w:rsidR="000265BE" w:rsidRDefault="000265BE" w:rsidP="000265BE">
      <w:pPr>
        <w:tabs>
          <w:tab w:val="left" w:pos="5072"/>
        </w:tabs>
        <w:jc w:val="both"/>
        <w:rPr>
          <w:rFonts w:ascii="Times New Roman" w:hAnsi="Times New Roman" w:cs="Times New Roman"/>
        </w:rPr>
      </w:pPr>
    </w:p>
    <w:p w14:paraId="5AD67521" w14:textId="606FDD56" w:rsidR="000265BE" w:rsidRDefault="000265BE" w:rsidP="000265BE">
      <w:pPr>
        <w:tabs>
          <w:tab w:val="left" w:pos="5072"/>
        </w:tabs>
        <w:jc w:val="both"/>
        <w:rPr>
          <w:rFonts w:ascii="Times New Roman" w:hAnsi="Times New Roman" w:cs="Times New Roman"/>
        </w:rPr>
      </w:pPr>
      <w:r>
        <w:rPr>
          <w:rFonts w:ascii="Times New Roman" w:hAnsi="Times New Roman" w:cs="Times New Roman"/>
        </w:rPr>
        <w:t xml:space="preserve">Wald et al. (2020) </w:t>
      </w:r>
      <w:hyperlink w:anchor="ref8">
        <w:r>
          <w:rPr>
            <w:rFonts w:ascii="Times New Roman" w:hAnsi="Times New Roman" w:cs="Times New Roman"/>
            <w:color w:val="0563C1"/>
            <w:u w:val="single"/>
          </w:rPr>
          <w:t>[8]</w:t>
        </w:r>
      </w:hyperlink>
      <w:r>
        <w:rPr>
          <w:rFonts w:ascii="Times New Roman" w:hAnsi="Times New Roman" w:cs="Times New Roman"/>
        </w:rPr>
        <w:t xml:space="preserve"> established the 3DSSG task and benchmark on top of the 3RScan re-scan dataset (Wald et al., 2019) </w:t>
      </w:r>
      <w:hyperlink w:anchor="ref12">
        <w:r>
          <w:rPr>
            <w:rFonts w:ascii="Times New Roman" w:hAnsi="Times New Roman" w:cs="Times New Roman"/>
            <w:color w:val="0563C1"/>
            <w:u w:val="single"/>
          </w:rPr>
          <w:t>[12]</w:t>
        </w:r>
      </w:hyperlink>
      <w:r>
        <w:rPr>
          <w:rFonts w:ascii="Times New Roman" w:hAnsi="Times New Roman" w:cs="Times New Roman"/>
        </w:rPr>
        <w:t xml:space="preserve">, providing the relation vocabulary and held-out validation split used throughout this work. </w:t>
      </w:r>
      <w:proofErr w:type="spellStart"/>
      <w:r w:rsidRPr="000265BE">
        <w:rPr>
          <w:rFonts w:ascii="Times New Roman" w:hAnsi="Times New Roman" w:cs="Times New Roman"/>
        </w:rPr>
        <w:t>SceneGraphFusion</w:t>
      </w:r>
      <w:proofErr w:type="spellEnd"/>
      <w:r>
        <w:rPr>
          <w:rFonts w:ascii="Times New Roman" w:hAnsi="Times New Roman" w:cs="Times New Roman"/>
        </w:rPr>
        <w:t xml:space="preserve"> (Wu et al., 2021) </w:t>
      </w:r>
      <w:hyperlink w:anchor="ref13">
        <w:r>
          <w:rPr>
            <w:rFonts w:ascii="Times New Roman" w:hAnsi="Times New Roman" w:cs="Times New Roman"/>
            <w:color w:val="0563C1"/>
            <w:u w:val="single"/>
          </w:rPr>
          <w:t>[13]</w:t>
        </w:r>
      </w:hyperlink>
      <w:r>
        <w:rPr>
          <w:rFonts w:ascii="Times New Roman" w:hAnsi="Times New Roman" w:cs="Times New Roman"/>
        </w:rPr>
        <w:t xml:space="preserve"> demonstrated that incremental scene graph prediction from RGB-D streams is feasible without a complete reconstruction, establishing that graph neural networks can reason effectively over 3D geometric features — an insight this work extends to Gaussian-splat geometry. Open3DSG (Koch et al., 2024) </w:t>
      </w:r>
      <w:hyperlink w:anchor="ref6">
        <w:r>
          <w:rPr>
            <w:rFonts w:ascii="Times New Roman" w:hAnsi="Times New Roman" w:cs="Times New Roman"/>
            <w:color w:val="0563C1"/>
            <w:u w:val="single"/>
          </w:rPr>
          <w:t>[6]</w:t>
        </w:r>
      </w:hyperlink>
      <w:r>
        <w:rPr>
          <w:rFonts w:ascii="Times New Roman" w:hAnsi="Times New Roman" w:cs="Times New Roman"/>
        </w:rPr>
        <w:t xml:space="preserve"> and </w:t>
      </w:r>
      <w:proofErr w:type="spellStart"/>
      <w:r w:rsidRPr="000265BE">
        <w:rPr>
          <w:rFonts w:ascii="Times New Roman" w:hAnsi="Times New Roman" w:cs="Times New Roman"/>
        </w:rPr>
        <w:t>ConceptGraphs</w:t>
      </w:r>
      <w:proofErr w:type="spellEnd"/>
      <w:r>
        <w:rPr>
          <w:rFonts w:ascii="Times New Roman" w:hAnsi="Times New Roman" w:cs="Times New Roman"/>
        </w:rPr>
        <w:t xml:space="preserve"> (Gu et al., 2023) </w:t>
      </w:r>
      <w:hyperlink w:anchor="ref5">
        <w:r>
          <w:rPr>
            <w:rFonts w:ascii="Times New Roman" w:hAnsi="Times New Roman" w:cs="Times New Roman"/>
            <w:color w:val="0563C1"/>
            <w:u w:val="single"/>
          </w:rPr>
          <w:t>[5]</w:t>
        </w:r>
      </w:hyperlink>
      <w:r>
        <w:rPr>
          <w:rFonts w:ascii="Times New Roman" w:hAnsi="Times New Roman" w:cs="Times New Roman"/>
        </w:rPr>
        <w:t xml:space="preserve"> both pursue open-vocabulary prediction by co-embedding 3D features with CLIP or LLM-derived relations respectively, at the cost of foundation-model dependence at inference time.</w:t>
      </w:r>
    </w:p>
    <w:p w14:paraId="70585391" w14:textId="77777777" w:rsidR="000265BE" w:rsidRDefault="000265BE" w:rsidP="000265BE">
      <w:pPr>
        <w:tabs>
          <w:tab w:val="left" w:pos="5072"/>
        </w:tabs>
        <w:jc w:val="both"/>
        <w:rPr>
          <w:rFonts w:ascii="Times New Roman" w:hAnsi="Times New Roman" w:cs="Times New Roman"/>
        </w:rPr>
      </w:pPr>
    </w:p>
    <w:p w14:paraId="078AE70D" w14:textId="77777777" w:rsidR="000265BE" w:rsidRDefault="000B69C2" w:rsidP="000265BE">
      <w:pPr>
        <w:pStyle w:val="Heading3"/>
        <w:tabs>
          <w:tab w:val="left" w:pos="5072"/>
        </w:tabs>
        <w:jc w:val="both"/>
        <w:rPr>
          <w:rFonts w:ascii="Times New Roman" w:hAnsi="Times New Roman" w:cs="Times New Roman"/>
          <w:b/>
          <w:bCs/>
        </w:rPr>
      </w:pPr>
      <w:bookmarkStart w:id="69" w:name="_Toc234182246"/>
      <w:bookmarkStart w:id="70" w:name="idxbm1013"/>
      <w:r>
        <w:rPr>
          <w:rFonts w:ascii="Times New Roman" w:hAnsi="Times New Roman" w:cs="Times New Roman"/>
          <w:b/>
          <w:bCs/>
          <w:i/>
          <w:color w:val="000000"/>
          <w:sz w:val="24"/>
        </w:rPr>
        <w:t>2.1.3</w:t>
      </w:r>
      <w:r w:rsidR="000265BE" w:rsidRPr="000265BE">
        <w:rPr>
          <w:rFonts w:ascii="Times New Roman" w:hAnsi="Times New Roman" w:cs="Times New Roman"/>
          <w:b/>
          <w:bCs/>
          <w:i/>
          <w:color w:val="000000"/>
          <w:sz w:val="24"/>
        </w:rPr>
        <w:t>. Graph Neural Networks for Relational Reasoning</w:t>
      </w:r>
      <w:bookmarkEnd w:id="69"/>
      <w:bookmarkEnd w:id="70"/>
    </w:p>
    <w:p w14:paraId="76CE9D7C" w14:textId="77777777" w:rsidR="000265BE" w:rsidRDefault="000265BE" w:rsidP="000265BE">
      <w:pPr>
        <w:tabs>
          <w:tab w:val="left" w:pos="5072"/>
        </w:tabs>
        <w:jc w:val="both"/>
        <w:rPr>
          <w:rFonts w:ascii="Times New Roman" w:hAnsi="Times New Roman" w:cs="Times New Roman"/>
          <w:b/>
          <w:bCs/>
        </w:rPr>
      </w:pPr>
    </w:p>
    <w:p w14:paraId="6F7C8DFD" w14:textId="48A293FC" w:rsidR="000265BE" w:rsidRDefault="000265BE" w:rsidP="000265BE">
      <w:pPr>
        <w:tabs>
          <w:tab w:val="left" w:pos="5072"/>
        </w:tabs>
        <w:jc w:val="both"/>
        <w:rPr>
          <w:rFonts w:ascii="Times New Roman" w:hAnsi="Times New Roman" w:cs="Times New Roman"/>
        </w:rPr>
      </w:pPr>
      <w:r w:rsidRPr="000265BE">
        <w:rPr>
          <w:rFonts w:ascii="Times New Roman" w:hAnsi="Times New Roman" w:cs="Times New Roman"/>
        </w:rPr>
        <w:t>Graph Attention Networks (GAT) (</w:t>
      </w:r>
      <w:proofErr w:type="spellStart"/>
      <w:r w:rsidRPr="000265BE">
        <w:rPr>
          <w:rFonts w:ascii="Times New Roman" w:hAnsi="Times New Roman" w:cs="Times New Roman"/>
        </w:rPr>
        <w:t>Velickovic</w:t>
      </w:r>
      <w:proofErr w:type="spellEnd"/>
      <w:r>
        <w:rPr>
          <w:rFonts w:ascii="Times New Roman" w:hAnsi="Times New Roman" w:cs="Times New Roman"/>
        </w:rPr>
        <w:t xml:space="preserve"> et al., 2018) </w:t>
      </w:r>
      <w:hyperlink w:anchor="ref14">
        <w:r>
          <w:rPr>
            <w:rFonts w:ascii="Times New Roman" w:hAnsi="Times New Roman" w:cs="Times New Roman"/>
            <w:color w:val="0563C1"/>
            <w:u w:val="single"/>
          </w:rPr>
          <w:t>[14]</w:t>
        </w:r>
      </w:hyperlink>
      <w:r>
        <w:rPr>
          <w:rFonts w:ascii="Times New Roman" w:hAnsi="Times New Roman" w:cs="Times New Roman"/>
        </w:rPr>
        <w:t xml:space="preserve"> introduced learnable attention over node neighbourhoods for non-Euclidean data. GATv2 (Brody et al., 2022) </w:t>
      </w:r>
      <w:hyperlink w:anchor="ref15">
        <w:r>
          <w:rPr>
            <w:rFonts w:ascii="Times New Roman" w:hAnsi="Times New Roman" w:cs="Times New Roman"/>
            <w:color w:val="0563C1"/>
            <w:u w:val="single"/>
          </w:rPr>
          <w:t>[15]</w:t>
        </w:r>
      </w:hyperlink>
      <w:r>
        <w:rPr>
          <w:rFonts w:ascii="Times New Roman" w:hAnsi="Times New Roman" w:cs="Times New Roman"/>
        </w:rPr>
        <w:t xml:space="preserve"> identified that GAT's attention function produces a static neighbour ranking independent of the query node, and corrected this by reordering the linear transformation relative to concatenation, restoring dynamic attention. Two GATv2Conv layers, incorporating edge features directly into the attention computation, form the message-passing backbone of </w:t>
      </w:r>
      <w:proofErr w:type="spellStart"/>
      <w:r w:rsidRPr="000265BE">
        <w:rPr>
          <w:rFonts w:ascii="Times New Roman" w:hAnsi="Times New Roman" w:cs="Times New Roman"/>
        </w:rPr>
        <w:t>GeoKANRelationGNN</w:t>
      </w:r>
      <w:proofErr w:type="spellEnd"/>
      <w:r w:rsidRPr="000265BE">
        <w:rPr>
          <w:rFonts w:ascii="Times New Roman" w:hAnsi="Times New Roman" w:cs="Times New Roman"/>
        </w:rPr>
        <w:t xml:space="preserve"> in this work.</w:t>
      </w:r>
    </w:p>
    <w:p w14:paraId="18600B23" w14:textId="77777777" w:rsidR="000265BE" w:rsidRDefault="000265BE" w:rsidP="000265BE">
      <w:pPr>
        <w:tabs>
          <w:tab w:val="left" w:pos="5072"/>
        </w:tabs>
        <w:jc w:val="both"/>
        <w:rPr>
          <w:rFonts w:ascii="Times New Roman" w:hAnsi="Times New Roman" w:cs="Times New Roman"/>
        </w:rPr>
      </w:pPr>
    </w:p>
    <w:p w14:paraId="37980AAB" w14:textId="77777777" w:rsidR="000265BE" w:rsidRDefault="000B69C2" w:rsidP="000265BE">
      <w:pPr>
        <w:pStyle w:val="Heading3"/>
        <w:tabs>
          <w:tab w:val="left" w:pos="5072"/>
        </w:tabs>
        <w:jc w:val="both"/>
        <w:rPr>
          <w:rFonts w:ascii="Times New Roman" w:hAnsi="Times New Roman" w:cs="Times New Roman"/>
          <w:b/>
          <w:bCs/>
        </w:rPr>
      </w:pPr>
      <w:bookmarkStart w:id="71" w:name="_Toc234182247"/>
      <w:bookmarkStart w:id="72" w:name="idxbm1014"/>
      <w:r>
        <w:rPr>
          <w:rFonts w:ascii="Times New Roman" w:hAnsi="Times New Roman" w:cs="Times New Roman"/>
          <w:b/>
          <w:bCs/>
          <w:i/>
          <w:color w:val="000000"/>
          <w:sz w:val="24"/>
        </w:rPr>
        <w:t>2.1.4</w:t>
      </w:r>
      <w:r w:rsidR="000265BE" w:rsidRPr="000265BE">
        <w:rPr>
          <w:rFonts w:ascii="Times New Roman" w:hAnsi="Times New Roman" w:cs="Times New Roman"/>
          <w:b/>
          <w:bCs/>
          <w:i/>
          <w:color w:val="000000"/>
          <w:sz w:val="24"/>
        </w:rPr>
        <w:t>. Kolmogorov–Arnold Networks</w:t>
      </w:r>
      <w:bookmarkEnd w:id="71"/>
      <w:bookmarkEnd w:id="72"/>
    </w:p>
    <w:p w14:paraId="5EDE0A80" w14:textId="77777777" w:rsidR="000265BE" w:rsidRPr="000265BE" w:rsidRDefault="000265BE" w:rsidP="000265BE">
      <w:pPr>
        <w:tabs>
          <w:tab w:val="left" w:pos="5072"/>
        </w:tabs>
        <w:jc w:val="both"/>
        <w:rPr>
          <w:rFonts w:ascii="Times New Roman" w:hAnsi="Times New Roman" w:cs="Times New Roman"/>
          <w:b/>
          <w:bCs/>
        </w:rPr>
      </w:pPr>
    </w:p>
    <w:p w14:paraId="0745BC2D" w14:textId="7C2A5576" w:rsidR="000265BE" w:rsidRDefault="000265BE" w:rsidP="000265BE">
      <w:pPr>
        <w:tabs>
          <w:tab w:val="left" w:pos="5072"/>
        </w:tabs>
        <w:jc w:val="both"/>
        <w:rPr>
          <w:rFonts w:ascii="Times New Roman" w:hAnsi="Times New Roman" w:cs="Times New Roman"/>
        </w:rPr>
      </w:pPr>
      <w:r>
        <w:rPr>
          <w:rFonts w:ascii="Times New Roman" w:hAnsi="Times New Roman" w:cs="Times New Roman"/>
        </w:rPr>
        <w:t xml:space="preserve">Liu et al. (2024) </w:t>
      </w:r>
      <w:hyperlink w:anchor="ref16">
        <w:r>
          <w:rPr>
            <w:rFonts w:ascii="Times New Roman" w:hAnsi="Times New Roman" w:cs="Times New Roman"/>
            <w:color w:val="0563C1"/>
            <w:u w:val="single"/>
          </w:rPr>
          <w:t>[16]</w:t>
        </w:r>
      </w:hyperlink>
      <w:r>
        <w:rPr>
          <w:rFonts w:ascii="Times New Roman" w:hAnsi="Times New Roman" w:cs="Times New Roman"/>
        </w:rPr>
        <w:t xml:space="preserve"> introduced KANs as a learnable alternative to the multi-layer perceptron, motivated by the Kolmogorov–Arnold representation theorem: rather than fixed nodal activations and learnable edge weights, a KAN places learnable univariate activation functions — parameterised as splines — on its edges, reporting comparable or better accuracy than much larger MLPs on data-fitting and PDE-solving tasks. Sen et al. (2026) </w:t>
      </w:r>
      <w:hyperlink w:anchor="ref17">
        <w:r>
          <w:rPr>
            <w:rFonts w:ascii="Times New Roman" w:hAnsi="Times New Roman" w:cs="Times New Roman"/>
            <w:color w:val="0563C1"/>
            <w:u w:val="single"/>
          </w:rPr>
          <w:t>[17]</w:t>
        </w:r>
      </w:hyperlink>
      <w:r>
        <w:rPr>
          <w:rFonts w:ascii="Times New Roman" w:hAnsi="Times New Roman" w:cs="Times New Roman"/>
        </w:rPr>
        <w:t xml:space="preserve"> extended this with Geometric Kolmogorov–Arnold Networks (</w:t>
      </w:r>
      <w:proofErr w:type="spellStart"/>
      <w:r w:rsidRPr="000265BE">
        <w:rPr>
          <w:rFonts w:ascii="Times New Roman" w:hAnsi="Times New Roman" w:cs="Times New Roman"/>
        </w:rPr>
        <w:t>GeoKAN</w:t>
      </w:r>
      <w:proofErr w:type="spellEnd"/>
      <w:r>
        <w:rPr>
          <w:rFonts w:ascii="Times New Roman" w:hAnsi="Times New Roman" w:cs="Times New Roman"/>
        </w:rPr>
        <w:t xml:space="preserve">), in which basis expansion is performed in learned, geometry-adapted coordinates obtained by warping the input through a learned diagonal Riemannian metric. Subsequent work has questioned how general KAN's reported advantage actually is: Yu et al. (2024) </w:t>
      </w:r>
      <w:hyperlink w:anchor="ref18">
        <w:r>
          <w:rPr>
            <w:rFonts w:ascii="Times New Roman" w:hAnsi="Times New Roman" w:cs="Times New Roman"/>
            <w:color w:val="0563C1"/>
            <w:u w:val="single"/>
          </w:rPr>
          <w:t>[18]</w:t>
        </w:r>
      </w:hyperlink>
      <w:r>
        <w:rPr>
          <w:rFonts w:ascii="Times New Roman" w:hAnsi="Times New Roman" w:cs="Times New Roman"/>
        </w:rPr>
        <w:t xml:space="preserve">, in a systematic parameter- and FLOP-matched comparison, found that MLPs match or exceed KAN across machine learning, computer vision, audio, and NLP tasks, with KAN's advantage concentrated specifically in symbolic-formula </w:t>
      </w:r>
      <w:r w:rsidRPr="000265BE">
        <w:rPr>
          <w:rFonts w:ascii="Times New Roman" w:hAnsi="Times New Roman" w:cs="Times New Roman"/>
        </w:rPr>
        <w:lastRenderedPageBreak/>
        <w:t xml:space="preserve">representation. This work applies </w:t>
      </w:r>
      <w:proofErr w:type="spellStart"/>
      <w:r w:rsidRPr="000265BE">
        <w:rPr>
          <w:rFonts w:ascii="Times New Roman" w:hAnsi="Times New Roman" w:cs="Times New Roman"/>
        </w:rPr>
        <w:t>GeoKAN</w:t>
      </w:r>
      <w:proofErr w:type="spellEnd"/>
      <w:r w:rsidRPr="000265BE">
        <w:rPr>
          <w:rFonts w:ascii="Times New Roman" w:hAnsi="Times New Roman" w:cs="Times New Roman"/>
        </w:rPr>
        <w:t xml:space="preserve"> to a structured spatial prediction task for the first time, and is the first to test the KAN-versus-MLP fairness question in this domain — finding it consistent with Yu et al.'s broader pattern in-distribution, while identifying a cross-domain generalisation gain not previously reported.</w:t>
      </w:r>
    </w:p>
    <w:p w14:paraId="1950BE80" w14:textId="77777777" w:rsidR="000B69C2" w:rsidRDefault="000B69C2" w:rsidP="000265BE">
      <w:pPr>
        <w:tabs>
          <w:tab w:val="left" w:pos="5072"/>
        </w:tabs>
        <w:jc w:val="both"/>
        <w:rPr>
          <w:rFonts w:ascii="Times New Roman" w:hAnsi="Times New Roman" w:cs="Times New Roman"/>
        </w:rPr>
      </w:pPr>
    </w:p>
    <w:p w14:paraId="49A8F829" w14:textId="77777777" w:rsidR="000B69C2" w:rsidRDefault="000B69C2" w:rsidP="000265BE">
      <w:pPr>
        <w:pStyle w:val="Heading3"/>
        <w:tabs>
          <w:tab w:val="left" w:pos="5072"/>
        </w:tabs>
        <w:jc w:val="both"/>
        <w:rPr>
          <w:rFonts w:ascii="Times New Roman" w:hAnsi="Times New Roman" w:cs="Times New Roman"/>
          <w:b/>
          <w:bCs/>
        </w:rPr>
      </w:pPr>
      <w:bookmarkStart w:id="73" w:name="_Toc234182248"/>
      <w:bookmarkStart w:id="74" w:name="idxbm1015"/>
      <w:r>
        <w:rPr>
          <w:rFonts w:ascii="Times New Roman" w:hAnsi="Times New Roman" w:cs="Times New Roman"/>
          <w:b/>
          <w:bCs/>
          <w:i/>
          <w:color w:val="000000"/>
          <w:sz w:val="24"/>
        </w:rPr>
        <w:t>2.1.5</w:t>
      </w:r>
      <w:r w:rsidRPr="000B69C2">
        <w:rPr>
          <w:rFonts w:ascii="Times New Roman" w:hAnsi="Times New Roman" w:cs="Times New Roman"/>
          <w:b/>
          <w:bCs/>
          <w:i/>
          <w:color w:val="000000"/>
          <w:sz w:val="24"/>
        </w:rPr>
        <w:t>. Training Under Sparse and Imbalanced Annotation</w:t>
      </w:r>
      <w:bookmarkEnd w:id="73"/>
      <w:bookmarkEnd w:id="74"/>
    </w:p>
    <w:p w14:paraId="7245178E" w14:textId="77777777" w:rsidR="000B69C2" w:rsidRDefault="000B69C2" w:rsidP="000265BE">
      <w:pPr>
        <w:tabs>
          <w:tab w:val="left" w:pos="5072"/>
        </w:tabs>
        <w:jc w:val="both"/>
        <w:rPr>
          <w:rFonts w:ascii="Times New Roman" w:hAnsi="Times New Roman" w:cs="Times New Roman"/>
          <w:b/>
          <w:bCs/>
        </w:rPr>
      </w:pPr>
    </w:p>
    <w:p w14:paraId="5FA59A8B" w14:textId="1B498C4E" w:rsidR="000B69C2" w:rsidRDefault="000B69C2" w:rsidP="000265BE">
      <w:pPr>
        <w:tabs>
          <w:tab w:val="left" w:pos="5072"/>
        </w:tabs>
        <w:jc w:val="both"/>
        <w:rPr>
          <w:rFonts w:ascii="Times New Roman" w:hAnsi="Times New Roman" w:cs="Times New Roman"/>
        </w:rPr>
      </w:pPr>
      <w:proofErr w:type="spellStart"/>
      <w:r w:rsidRPr="000B69C2">
        <w:rPr>
          <w:rFonts w:ascii="Times New Roman" w:hAnsi="Times New Roman" w:cs="Times New Roman"/>
        </w:rPr>
        <w:t>Ridnik</w:t>
      </w:r>
      <w:proofErr w:type="spellEnd"/>
      <w:r>
        <w:rPr>
          <w:rFonts w:ascii="Times New Roman" w:hAnsi="Times New Roman" w:cs="Times New Roman"/>
        </w:rPr>
        <w:t xml:space="preserve"> et al. (2021) </w:t>
      </w:r>
      <w:hyperlink w:anchor="ref19">
        <w:r>
          <w:rPr>
            <w:rFonts w:ascii="Times New Roman" w:hAnsi="Times New Roman" w:cs="Times New Roman"/>
            <w:color w:val="0563C1"/>
            <w:u w:val="single"/>
          </w:rPr>
          <w:t>[19]</w:t>
        </w:r>
      </w:hyperlink>
      <w:r>
        <w:rPr>
          <w:rFonts w:ascii="Times New Roman" w:hAnsi="Times New Roman" w:cs="Times New Roman"/>
        </w:rPr>
        <w:t xml:space="preserve"> introduced Asymmetric Loss for multi-label classification, applying asymmetric focusing parameters to positive and negative examples to counter the severe class imbalance typical of multi-label settings — used here as the primary training objective with γ⁻ = 4.0, γ⁺ = 0.0. Wang et al. (2020) </w:t>
      </w:r>
      <w:hyperlink w:anchor="ref20">
        <w:r>
          <w:rPr>
            <w:rFonts w:ascii="Times New Roman" w:hAnsi="Times New Roman" w:cs="Times New Roman"/>
            <w:color w:val="0563C1"/>
            <w:u w:val="single"/>
          </w:rPr>
          <w:t>[20]</w:t>
        </w:r>
      </w:hyperlink>
      <w:r>
        <w:rPr>
          <w:rFonts w:ascii="Times New Roman" w:hAnsi="Times New Roman" w:cs="Times New Roman"/>
        </w:rPr>
        <w:t xml:space="preserve"> showed that the annotation sparsity of Visual Genome — many visual entity pairs left entirely unannotated or labelled with only one of several valid relations — produces a systematic bias detectable as a large gap between overall and mean class-wise recall; the same structural sparsity is present in 3DSSG (Chapter 1) and motivates the rule-based label injection strategy adopted in Section 4.4.</w:t>
      </w:r>
    </w:p>
    <w:p w14:paraId="6F26BF5A" w14:textId="77777777" w:rsidR="000B69C2" w:rsidRDefault="000B69C2" w:rsidP="000265BE">
      <w:pPr>
        <w:tabs>
          <w:tab w:val="left" w:pos="5072"/>
        </w:tabs>
        <w:jc w:val="both"/>
        <w:rPr>
          <w:rFonts w:ascii="Times New Roman" w:hAnsi="Times New Roman" w:cs="Times New Roman"/>
        </w:rPr>
      </w:pPr>
    </w:p>
    <w:p w14:paraId="3C87DF60" w14:textId="77777777" w:rsidR="000B69C2" w:rsidRPr="000B69C2" w:rsidRDefault="000B69C2" w:rsidP="000265BE">
      <w:pPr>
        <w:pStyle w:val="Heading3"/>
        <w:tabs>
          <w:tab w:val="left" w:pos="5072"/>
        </w:tabs>
        <w:jc w:val="both"/>
        <w:rPr>
          <w:rFonts w:ascii="Times New Roman" w:hAnsi="Times New Roman" w:cs="Times New Roman"/>
          <w:b/>
          <w:bCs/>
        </w:rPr>
      </w:pPr>
      <w:bookmarkStart w:id="75" w:name="_Toc234182249"/>
      <w:bookmarkStart w:id="76" w:name="idxbm1016"/>
      <w:r>
        <w:rPr>
          <w:rFonts w:ascii="Times New Roman" w:hAnsi="Times New Roman" w:cs="Times New Roman"/>
          <w:b/>
          <w:bCs/>
          <w:i/>
          <w:color w:val="000000"/>
          <w:sz w:val="24"/>
        </w:rPr>
        <w:t>2.1.6</w:t>
      </w:r>
      <w:r w:rsidRPr="000B69C2">
        <w:rPr>
          <w:rFonts w:ascii="Times New Roman" w:hAnsi="Times New Roman" w:cs="Times New Roman"/>
          <w:b/>
          <w:bCs/>
          <w:i/>
          <w:color w:val="000000"/>
          <w:sz w:val="24"/>
        </w:rPr>
        <w:t>. Clustering for Object Segmentation</w:t>
      </w:r>
      <w:bookmarkEnd w:id="75"/>
      <w:bookmarkEnd w:id="76"/>
    </w:p>
    <w:p w14:paraId="43912D22" w14:textId="77777777" w:rsidR="000265BE" w:rsidRDefault="000265BE" w:rsidP="000265BE">
      <w:pPr>
        <w:tabs>
          <w:tab w:val="left" w:pos="5072"/>
        </w:tabs>
        <w:jc w:val="both"/>
        <w:rPr>
          <w:rFonts w:ascii="Times New Roman" w:hAnsi="Times New Roman" w:cs="Times New Roman"/>
        </w:rPr>
      </w:pPr>
    </w:p>
    <w:p w14:paraId="337D413A" w14:textId="43416D48" w:rsidR="000B69C2" w:rsidRDefault="000B69C2" w:rsidP="000265BE">
      <w:pPr>
        <w:tabs>
          <w:tab w:val="left" w:pos="5072"/>
        </w:tabs>
        <w:jc w:val="both"/>
        <w:rPr>
          <w:rFonts w:ascii="Times New Roman" w:hAnsi="Times New Roman" w:cs="Times New Roman"/>
        </w:rPr>
      </w:pPr>
      <w:r>
        <w:rPr>
          <w:rFonts w:ascii="Times New Roman" w:hAnsi="Times New Roman" w:cs="Times New Roman"/>
        </w:rPr>
        <w:t xml:space="preserve">HDBSCAN (McInnes et al., 2017) </w:t>
      </w:r>
      <w:hyperlink w:anchor="ref21">
        <w:r>
          <w:rPr>
            <w:rFonts w:ascii="Times New Roman" w:hAnsi="Times New Roman" w:cs="Times New Roman"/>
            <w:color w:val="0563C1"/>
            <w:u w:val="single"/>
          </w:rPr>
          <w:t>[21]</w:t>
        </w:r>
      </w:hyperlink>
      <w:r>
        <w:rPr>
          <w:rFonts w:ascii="Times New Roman" w:hAnsi="Times New Roman" w:cs="Times New Roman"/>
        </w:rPr>
        <w:t>, confirmed as the clustering algorithm used throughout this pipeline, extends density-based clustering into a hierarchical framework, extracting stable clusters by persistence across a density hierarchy rather than requiring a single fixed neighbourhood radius.</w:t>
      </w:r>
    </w:p>
    <w:p w14:paraId="673C19AC" w14:textId="77777777" w:rsidR="000B69C2" w:rsidRDefault="000B69C2" w:rsidP="000265BE">
      <w:pPr>
        <w:tabs>
          <w:tab w:val="left" w:pos="5072"/>
        </w:tabs>
        <w:jc w:val="both"/>
        <w:rPr>
          <w:rFonts w:ascii="Times New Roman" w:hAnsi="Times New Roman" w:cs="Times New Roman"/>
          <w:b/>
          <w:bCs/>
          <w:sz w:val="28"/>
          <w:szCs w:val="28"/>
        </w:rPr>
      </w:pPr>
    </w:p>
    <w:p w14:paraId="07B1BFE4" w14:textId="77777777" w:rsidR="000B69C2" w:rsidRDefault="000B69C2" w:rsidP="000265BE">
      <w:pPr>
        <w:tabs>
          <w:tab w:val="left" w:pos="5072"/>
        </w:tabs>
        <w:jc w:val="both"/>
        <w:rPr>
          <w:rFonts w:ascii="Times New Roman" w:hAnsi="Times New Roman" w:cs="Times New Roman"/>
          <w:b/>
          <w:bCs/>
          <w:sz w:val="28"/>
          <w:szCs w:val="28"/>
        </w:rPr>
      </w:pPr>
    </w:p>
    <w:p w14:paraId="491B5097" w14:textId="100BE54F" w:rsidR="000B69C2" w:rsidDel="00403136" w:rsidRDefault="000B69C2" w:rsidP="000265BE">
      <w:pPr>
        <w:pStyle w:val="Heading2"/>
        <w:tabs>
          <w:tab w:val="left" w:pos="5072"/>
        </w:tabs>
        <w:jc w:val="both"/>
        <w:rPr>
          <w:del w:id="77" w:author="Sahil Shah" w:date="2026-07-07T16:47:00Z"/>
          <w:rFonts w:ascii="Times New Roman" w:hAnsi="Times New Roman" w:cs="Times New Roman"/>
          <w:b/>
          <w:bCs/>
          <w:sz w:val="28"/>
          <w:szCs w:val="28"/>
        </w:rPr>
      </w:pPr>
      <w:bookmarkStart w:id="78" w:name="_Toc234182250"/>
      <w:bookmarkStart w:id="79" w:name="idxbm1017"/>
      <w:r w:rsidRPr="000B69C2">
        <w:rPr>
          <w:rFonts w:ascii="Times New Roman" w:hAnsi="Times New Roman" w:cs="Times New Roman"/>
          <w:b/>
          <w:bCs/>
          <w:color w:val="000000"/>
          <w:sz w:val="26"/>
          <w:szCs w:val="28"/>
        </w:rPr>
        <w:t xml:space="preserve">2.2 Research Gap </w:t>
      </w:r>
      <w:del w:id="80" w:author="Sahil Shah" w:date="2026-07-07T16:47:00Z">
        <w:r w:rsidRPr="000B69C2" w:rsidDel="00403136">
          <w:rPr>
            <w:rFonts w:ascii="Times New Roman" w:hAnsi="Times New Roman" w:cs="Times New Roman"/>
            <w:b/>
            <w:bCs/>
            <w:color w:val="000000"/>
            <w:sz w:val="26"/>
            <w:szCs w:val="28"/>
          </w:rPr>
          <w:delText>and Positioning</w:delText>
        </w:r>
        <w:bookmarkEnd w:id="78"/>
        <w:bookmarkEnd w:id="79"/>
      </w:del>
    </w:p>
    <w:p w14:paraId="37EF84A0" w14:textId="77777777" w:rsidR="000B69C2" w:rsidRDefault="000B69C2" w:rsidP="00403136">
      <w:pPr>
        <w:pStyle w:val="Heading2"/>
        <w:tabs>
          <w:tab w:val="left" w:pos="5072"/>
        </w:tabs>
        <w:jc w:val="both"/>
        <w:rPr>
          <w:rFonts w:ascii="Times New Roman" w:hAnsi="Times New Roman" w:cs="Times New Roman"/>
        </w:rPr>
        <w:pPrChange w:id="81" w:author="Sahil Shah" w:date="2026-07-07T16:47:00Z">
          <w:pPr>
            <w:tabs>
              <w:tab w:val="left" w:pos="5072"/>
            </w:tabs>
            <w:jc w:val="both"/>
          </w:pPr>
        </w:pPrChange>
      </w:pPr>
    </w:p>
    <w:p w14:paraId="7ABFCACF" w14:textId="77777777" w:rsidR="000B69C2" w:rsidRDefault="000B69C2" w:rsidP="000265BE">
      <w:pPr>
        <w:tabs>
          <w:tab w:val="left" w:pos="5072"/>
        </w:tabs>
        <w:jc w:val="both"/>
        <w:rPr>
          <w:rFonts w:ascii="Times New Roman" w:hAnsi="Times New Roman" w:cs="Times New Roman"/>
        </w:rPr>
      </w:pPr>
      <w:r w:rsidRPr="000B69C2">
        <w:rPr>
          <w:rFonts w:ascii="Times New Roman" w:hAnsi="Times New Roman" w:cs="Times New Roman"/>
        </w:rPr>
        <w:t xml:space="preserve">Across this literature, a consistent pattern emerges: as 3D scene representations have improved, the methods used to infer spatial relations from them have grown more dependent on foundation models or per-scene optimisation, not less. None of the reviewed scene-graph methods systematically tests whether Gaussian-splat geometry alone is sufficient for relation prediction; none addresses the severe annotation sparsity of 3DSSG through deterministic geometric label derivation; none applies a formal, parameter-free mechanism to enforce logical consistency on its predictions; and none isolates whether a learnable-metric architecture choice such as </w:t>
      </w:r>
      <w:proofErr w:type="spellStart"/>
      <w:r w:rsidRPr="000B69C2">
        <w:rPr>
          <w:rFonts w:ascii="Times New Roman" w:hAnsi="Times New Roman" w:cs="Times New Roman"/>
        </w:rPr>
        <w:t>GeoKAN</w:t>
      </w:r>
      <w:proofErr w:type="spellEnd"/>
      <w:r w:rsidRPr="000B69C2">
        <w:rPr>
          <w:rFonts w:ascii="Times New Roman" w:hAnsi="Times New Roman" w:cs="Times New Roman"/>
        </w:rPr>
        <w:t xml:space="preserve"> contributes independently of the feature design and training strategy surrounding it. This work is positioned at the intersection of these four open gaps. Table 1 summarises the technique, reported performance, and primary challenge of each directly related system discussed above.</w:t>
      </w:r>
    </w:p>
    <w:p w14:paraId="2AD45B7D" w14:textId="77777777" w:rsidR="000B69C2" w:rsidRDefault="000B69C2" w:rsidP="000265BE">
      <w:pPr>
        <w:tabs>
          <w:tab w:val="left" w:pos="5072"/>
        </w:tabs>
        <w:jc w:val="both"/>
        <w:rPr>
          <w:rFonts w:ascii="Times New Roman" w:hAnsi="Times New Roman" w:cs="Times New Roman"/>
        </w:rPr>
      </w:pPr>
    </w:p>
    <w:p w14:paraId="2FC6A0A7" w14:textId="77777777" w:rsidR="000B69C2" w:rsidRDefault="000B69C2" w:rsidP="000265BE">
      <w:pPr>
        <w:tabs>
          <w:tab w:val="left" w:pos="5072"/>
        </w:tabs>
        <w:jc w:val="both"/>
        <w:rPr>
          <w:rFonts w:ascii="Times New Roman" w:hAnsi="Times New Roman" w:cs="Times New Roman"/>
        </w:rPr>
      </w:pPr>
    </w:p>
    <w:p w14:paraId="720E0320" w14:textId="2DE7470D" w:rsidR="000B69C2" w:rsidRDefault="000B69C2" w:rsidP="00403136">
      <w:pPr>
        <w:tabs>
          <w:tab w:val="left" w:pos="5072"/>
        </w:tabs>
        <w:jc w:val="center"/>
        <w:rPr>
          <w:rFonts w:ascii="Times New Roman" w:hAnsi="Times New Roman" w:cs="Times New Roman"/>
          <w:b/>
          <w:bCs/>
          <w:sz w:val="20"/>
          <w:szCs w:val="20"/>
        </w:rPr>
        <w:pPrChange w:id="82" w:author="Sahil Shah" w:date="2026-07-07T16:48:00Z">
          <w:pPr>
            <w:tabs>
              <w:tab w:val="left" w:pos="5072"/>
            </w:tabs>
            <w:jc w:val="both"/>
          </w:pPr>
        </w:pPrChange>
      </w:pPr>
      <w:bookmarkStart w:id="83" w:name="_Toc234182198"/>
      <w:bookmarkStart w:id="84" w:name="_Toc234194912"/>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1</w:t>
      </w:r>
      <w:r>
        <w:rPr>
          <w:rFonts w:ascii="Times New Roman" w:hAnsi="Times New Roman" w:cs="Times New Roman"/>
          <w:b/>
          <w:sz w:val="20"/>
          <w:szCs w:val="20"/>
        </w:rPr>
        <w:fldChar w:fldCharType="end"/>
      </w:r>
      <w:r>
        <w:rPr>
          <w:rFonts w:ascii="Times New Roman" w:hAnsi="Times New Roman" w:cs="Times New Roman"/>
          <w:b/>
          <w:sz w:val="20"/>
          <w:szCs w:val="20"/>
        </w:rPr>
        <w:t xml:space="preserve">. Summary of </w:t>
      </w:r>
      <w:del w:id="85" w:author="Sahil Shah" w:date="2026-07-07T16:48:00Z">
        <w:r w:rsidDel="00403136">
          <w:rPr>
            <w:rFonts w:ascii="Times New Roman" w:hAnsi="Times New Roman" w:cs="Times New Roman"/>
            <w:b/>
            <w:sz w:val="20"/>
            <w:szCs w:val="20"/>
          </w:rPr>
          <w:delText xml:space="preserve">directly related </w:delText>
        </w:r>
      </w:del>
      <w:ins w:id="86" w:author="Sahil Shah" w:date="2026-07-07T16:48:00Z">
        <w:r w:rsidR="00403136">
          <w:rPr>
            <w:rFonts w:ascii="Times New Roman" w:hAnsi="Times New Roman" w:cs="Times New Roman"/>
            <w:b/>
            <w:sz w:val="20"/>
            <w:szCs w:val="20"/>
          </w:rPr>
          <w:t xml:space="preserve">existing </w:t>
        </w:r>
      </w:ins>
      <w:r>
        <w:rPr>
          <w:rFonts w:ascii="Times New Roman" w:hAnsi="Times New Roman" w:cs="Times New Roman"/>
          <w:b/>
          <w:sz w:val="20"/>
          <w:szCs w:val="20"/>
        </w:rPr>
        <w:t>Gaussian-splat and 3D scene-graph methods</w:t>
      </w:r>
      <w:del w:id="87" w:author="Sahil Shah" w:date="2026-07-07T16:48:00Z">
        <w:r w:rsidDel="00403136">
          <w:rPr>
            <w:rFonts w:ascii="Times New Roman" w:hAnsi="Times New Roman" w:cs="Times New Roman"/>
            <w:b/>
            <w:sz w:val="20"/>
            <w:szCs w:val="20"/>
          </w:rPr>
          <w:delText>.</w:delText>
        </w:r>
      </w:del>
      <w:bookmarkEnd w:id="83"/>
      <w:bookmarkEnd w:id="84"/>
    </w:p>
    <w:tbl>
      <w:tblPr>
        <w:tblStyle w:val="TableGrid"/>
        <w:tblW w:w="0" w:type="auto"/>
        <w:tblLook w:val="04A0" w:firstRow="1" w:lastRow="0" w:firstColumn="1" w:lastColumn="0" w:noHBand="0" w:noVBand="1"/>
      </w:tblPr>
      <w:tblGrid>
        <w:gridCol w:w="1738"/>
        <w:gridCol w:w="2226"/>
        <w:gridCol w:w="1985"/>
        <w:gridCol w:w="3067"/>
      </w:tblGrid>
      <w:tr w:rsidR="000B69C2" w:rsidRPr="000B69C2" w14:paraId="00555B5D" w14:textId="77777777" w:rsidTr="000B69C2">
        <w:trPr>
          <w:trHeight w:val="361"/>
        </w:trPr>
        <w:tc>
          <w:tcPr>
            <w:tcW w:w="1738" w:type="dxa"/>
          </w:tcPr>
          <w:p w14:paraId="1E9AE860" w14:textId="77777777" w:rsidR="000B69C2" w:rsidRPr="000B69C2" w:rsidRDefault="000B69C2" w:rsidP="000B69C2">
            <w:pPr>
              <w:jc w:val="center"/>
              <w:rPr>
                <w:rFonts w:ascii="Times New Roman" w:hAnsi="Times New Roman" w:cs="Times New Roman"/>
                <w:b/>
                <w:bCs/>
                <w:sz w:val="20"/>
                <w:szCs w:val="20"/>
              </w:rPr>
            </w:pPr>
            <w:r w:rsidRPr="000B69C2">
              <w:rPr>
                <w:rFonts w:ascii="Times New Roman" w:hAnsi="Times New Roman" w:cs="Times New Roman"/>
                <w:b/>
                <w:bCs/>
                <w:sz w:val="20"/>
                <w:szCs w:val="20"/>
              </w:rPr>
              <w:t>Method</w:t>
            </w:r>
          </w:p>
        </w:tc>
        <w:tc>
          <w:tcPr>
            <w:tcW w:w="2226" w:type="dxa"/>
          </w:tcPr>
          <w:p w14:paraId="37D16731" w14:textId="77777777" w:rsidR="000B69C2" w:rsidRPr="000B69C2" w:rsidRDefault="000B69C2" w:rsidP="000B69C2">
            <w:pPr>
              <w:jc w:val="center"/>
              <w:rPr>
                <w:rFonts w:ascii="Times New Roman" w:hAnsi="Times New Roman" w:cs="Times New Roman"/>
                <w:b/>
                <w:bCs/>
                <w:sz w:val="20"/>
                <w:szCs w:val="20"/>
              </w:rPr>
            </w:pPr>
            <w:r w:rsidRPr="000B69C2">
              <w:rPr>
                <w:rFonts w:ascii="Times New Roman" w:hAnsi="Times New Roman" w:cs="Times New Roman"/>
                <w:b/>
                <w:bCs/>
                <w:sz w:val="20"/>
                <w:szCs w:val="20"/>
              </w:rPr>
              <w:t>Technique</w:t>
            </w:r>
          </w:p>
        </w:tc>
        <w:tc>
          <w:tcPr>
            <w:tcW w:w="1985" w:type="dxa"/>
          </w:tcPr>
          <w:p w14:paraId="7770A51B" w14:textId="77777777" w:rsidR="000B69C2" w:rsidRPr="000B69C2" w:rsidRDefault="000B69C2" w:rsidP="000B69C2">
            <w:pPr>
              <w:jc w:val="center"/>
              <w:rPr>
                <w:rFonts w:ascii="Times New Roman" w:hAnsi="Times New Roman" w:cs="Times New Roman"/>
                <w:b/>
                <w:bCs/>
                <w:sz w:val="20"/>
                <w:szCs w:val="20"/>
              </w:rPr>
            </w:pPr>
            <w:r w:rsidRPr="000B69C2">
              <w:rPr>
                <w:rFonts w:ascii="Times New Roman" w:hAnsi="Times New Roman" w:cs="Times New Roman"/>
                <w:b/>
                <w:bCs/>
                <w:sz w:val="20"/>
                <w:szCs w:val="20"/>
              </w:rPr>
              <w:t>Performance</w:t>
            </w:r>
          </w:p>
        </w:tc>
        <w:tc>
          <w:tcPr>
            <w:tcW w:w="3067" w:type="dxa"/>
          </w:tcPr>
          <w:p w14:paraId="377AE2A3" w14:textId="77777777" w:rsidR="000B69C2" w:rsidRPr="000B69C2" w:rsidRDefault="000B69C2" w:rsidP="000B69C2">
            <w:pPr>
              <w:jc w:val="center"/>
              <w:rPr>
                <w:rFonts w:ascii="Times New Roman" w:hAnsi="Times New Roman" w:cs="Times New Roman"/>
                <w:b/>
                <w:bCs/>
                <w:sz w:val="20"/>
                <w:szCs w:val="20"/>
              </w:rPr>
            </w:pPr>
            <w:r w:rsidRPr="000B69C2">
              <w:rPr>
                <w:rFonts w:ascii="Times New Roman" w:hAnsi="Times New Roman" w:cs="Times New Roman"/>
                <w:b/>
                <w:bCs/>
                <w:sz w:val="20"/>
                <w:szCs w:val="20"/>
              </w:rPr>
              <w:t>Primary challenge</w:t>
            </w:r>
          </w:p>
        </w:tc>
      </w:tr>
      <w:tr w:rsidR="000B69C2" w:rsidRPr="000B69C2" w14:paraId="1BA4A516" w14:textId="77777777" w:rsidTr="000B69C2">
        <w:tc>
          <w:tcPr>
            <w:tcW w:w="1738" w:type="dxa"/>
          </w:tcPr>
          <w:p w14:paraId="659EB196" w14:textId="6D59472C"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LangSplat</w:t>
            </w:r>
            <w:proofErr w:type="spellEnd"/>
            <w:r>
              <w:rPr>
                <w:rFonts w:ascii="Times New Roman" w:hAnsi="Times New Roman" w:cs="Times New Roman"/>
                <w:sz w:val="20"/>
                <w:szCs w:val="20"/>
              </w:rPr>
              <w:t xml:space="preserve"> </w:t>
            </w:r>
            <w:hyperlink w:anchor="ref9">
              <w:r>
                <w:rPr>
                  <w:rFonts w:ascii="Times New Roman" w:hAnsi="Times New Roman" w:cs="Times New Roman"/>
                  <w:color w:val="0563C1"/>
                  <w:sz w:val="20"/>
                  <w:szCs w:val="20"/>
                  <w:u w:val="single"/>
                </w:rPr>
                <w:t>[9]</w:t>
              </w:r>
            </w:hyperlink>
          </w:p>
        </w:tc>
        <w:tc>
          <w:tcPr>
            <w:tcW w:w="2226" w:type="dxa"/>
          </w:tcPr>
          <w:p w14:paraId="140FA72E"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CLIP features via a scene-wise language autoencoder, with SAM-based hierarchical semantics</w:t>
            </w:r>
          </w:p>
        </w:tc>
        <w:tc>
          <w:tcPr>
            <w:tcW w:w="1985" w:type="dxa"/>
          </w:tcPr>
          <w:p w14:paraId="378D4FDA"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Outperforms LERF; 199x faster at 1440x1080</w:t>
            </w:r>
          </w:p>
        </w:tc>
        <w:tc>
          <w:tcPr>
            <w:tcW w:w="3067" w:type="dxa"/>
          </w:tcPr>
          <w:p w14:paraId="433D2441"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Pixel-level open-vocabulary field, not discrete objects or relations</w:t>
            </w:r>
          </w:p>
        </w:tc>
      </w:tr>
      <w:tr w:rsidR="000B69C2" w:rsidRPr="000B69C2" w14:paraId="559BA859" w14:textId="77777777" w:rsidTr="000B69C2">
        <w:tc>
          <w:tcPr>
            <w:tcW w:w="1738" w:type="dxa"/>
          </w:tcPr>
          <w:p w14:paraId="165DFDCF" w14:textId="17A4D5D8" w:rsidR="000B69C2" w:rsidRPr="000B69C2" w:rsidRDefault="000B69C2" w:rsidP="00E1665A">
            <w:pPr>
              <w:jc w:val="both"/>
              <w:rPr>
                <w:rFonts w:ascii="Times New Roman" w:hAnsi="Times New Roman" w:cs="Times New Roman"/>
                <w:sz w:val="20"/>
                <w:szCs w:val="20"/>
              </w:rPr>
            </w:pPr>
            <w:r>
              <w:rPr>
                <w:rFonts w:ascii="Times New Roman" w:hAnsi="Times New Roman" w:cs="Times New Roman"/>
                <w:sz w:val="20"/>
                <w:szCs w:val="20"/>
              </w:rPr>
              <w:t xml:space="preserve">Gaussian Grouping </w:t>
            </w:r>
            <w:hyperlink w:anchor="ref10">
              <w:r>
                <w:rPr>
                  <w:rFonts w:ascii="Times New Roman" w:hAnsi="Times New Roman" w:cs="Times New Roman"/>
                  <w:color w:val="0563C1"/>
                  <w:sz w:val="20"/>
                  <w:szCs w:val="20"/>
                  <w:u w:val="single"/>
                </w:rPr>
                <w:t>[10]</w:t>
              </w:r>
            </w:hyperlink>
          </w:p>
        </w:tc>
        <w:tc>
          <w:tcPr>
            <w:tcW w:w="2226" w:type="dxa"/>
          </w:tcPr>
          <w:p w14:paraId="2EDEA63F"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Per-Gaussian identity encoding supervised by SAM masks, plus 3D spatial regularisation</w:t>
            </w:r>
          </w:p>
        </w:tc>
        <w:tc>
          <w:tcPr>
            <w:tcW w:w="1985" w:type="dxa"/>
          </w:tcPr>
          <w:p w14:paraId="2E9C93A2"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Instance segmentation/editing quality exceeding </w:t>
            </w:r>
            <w:proofErr w:type="spellStart"/>
            <w:r w:rsidRPr="000B69C2">
              <w:rPr>
                <w:rFonts w:ascii="Times New Roman" w:hAnsi="Times New Roman" w:cs="Times New Roman"/>
                <w:sz w:val="20"/>
                <w:szCs w:val="20"/>
              </w:rPr>
              <w:t>NeRF</w:t>
            </w:r>
            <w:proofErr w:type="spellEnd"/>
            <w:r w:rsidRPr="000B69C2">
              <w:rPr>
                <w:rFonts w:ascii="Times New Roman" w:hAnsi="Times New Roman" w:cs="Times New Roman"/>
                <w:sz w:val="20"/>
                <w:szCs w:val="20"/>
              </w:rPr>
              <w:t xml:space="preserve"> baselines</w:t>
            </w:r>
          </w:p>
        </w:tc>
        <w:tc>
          <w:tcPr>
            <w:tcW w:w="3067" w:type="dxa"/>
          </w:tcPr>
          <w:p w14:paraId="47D87209"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Requires SAM at reconstruction time; no relation reasoning</w:t>
            </w:r>
          </w:p>
        </w:tc>
      </w:tr>
      <w:tr w:rsidR="000B69C2" w:rsidRPr="000B69C2" w14:paraId="36C02BE5" w14:textId="77777777" w:rsidTr="000B69C2">
        <w:tc>
          <w:tcPr>
            <w:tcW w:w="1738" w:type="dxa"/>
          </w:tcPr>
          <w:p w14:paraId="4F963972" w14:textId="5A4F023A" w:rsidR="000B69C2" w:rsidRPr="000B69C2" w:rsidRDefault="000B69C2" w:rsidP="00E1665A">
            <w:pPr>
              <w:jc w:val="both"/>
              <w:rPr>
                <w:rFonts w:ascii="Times New Roman" w:hAnsi="Times New Roman" w:cs="Times New Roman"/>
                <w:sz w:val="20"/>
                <w:szCs w:val="20"/>
              </w:rPr>
            </w:pPr>
            <w:r>
              <w:rPr>
                <w:rFonts w:ascii="Times New Roman" w:hAnsi="Times New Roman" w:cs="Times New Roman"/>
                <w:sz w:val="20"/>
                <w:szCs w:val="20"/>
              </w:rPr>
              <w:t xml:space="preserve">SAGA </w:t>
            </w:r>
            <w:hyperlink w:anchor="ref11">
              <w:r>
                <w:rPr>
                  <w:rFonts w:ascii="Times New Roman" w:hAnsi="Times New Roman" w:cs="Times New Roman"/>
                  <w:color w:val="0563C1"/>
                  <w:sz w:val="20"/>
                  <w:szCs w:val="20"/>
                  <w:u w:val="single"/>
                </w:rPr>
                <w:t>[11]</w:t>
              </w:r>
            </w:hyperlink>
          </w:p>
        </w:tc>
        <w:tc>
          <w:tcPr>
            <w:tcW w:w="2226" w:type="dxa"/>
          </w:tcPr>
          <w:p w14:paraId="51269F75"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Scale-gated affinity features distilled from SAM via scale-aware contrastive training</w:t>
            </w:r>
          </w:p>
        </w:tc>
        <w:tc>
          <w:tcPr>
            <w:tcW w:w="1985" w:type="dxa"/>
          </w:tcPr>
          <w:p w14:paraId="51C02B90"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Segments a prompted target in ~4 </w:t>
            </w:r>
            <w:proofErr w:type="spellStart"/>
            <w:r w:rsidRPr="000B69C2">
              <w:rPr>
                <w:rFonts w:ascii="Times New Roman" w:hAnsi="Times New Roman" w:cs="Times New Roman"/>
                <w:sz w:val="20"/>
                <w:szCs w:val="20"/>
              </w:rPr>
              <w:t>ms</w:t>
            </w:r>
            <w:proofErr w:type="spellEnd"/>
          </w:p>
        </w:tc>
        <w:tc>
          <w:tcPr>
            <w:tcW w:w="3067" w:type="dxa"/>
          </w:tcPr>
          <w:p w14:paraId="545407E8" w14:textId="77777777"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Promptable</w:t>
            </w:r>
            <w:proofErr w:type="spellEnd"/>
            <w:r w:rsidRPr="000B69C2">
              <w:rPr>
                <w:rFonts w:ascii="Times New Roman" w:hAnsi="Times New Roman" w:cs="Times New Roman"/>
                <w:sz w:val="20"/>
                <w:szCs w:val="20"/>
              </w:rPr>
              <w:t xml:space="preserve"> segmentation only; no semantic or relational reasoning</w:t>
            </w:r>
          </w:p>
        </w:tc>
      </w:tr>
      <w:tr w:rsidR="000B69C2" w:rsidRPr="000B69C2" w14:paraId="744E763D" w14:textId="77777777" w:rsidTr="000B69C2">
        <w:tc>
          <w:tcPr>
            <w:tcW w:w="1738" w:type="dxa"/>
          </w:tcPr>
          <w:p w14:paraId="0560B727" w14:textId="6279A85A"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RelationField</w:t>
            </w:r>
            <w:proofErr w:type="spellEnd"/>
            <w:r>
              <w:rPr>
                <w:rFonts w:ascii="Times New Roman" w:hAnsi="Times New Roman" w:cs="Times New Roman"/>
                <w:sz w:val="20"/>
                <w:szCs w:val="20"/>
              </w:rPr>
              <w:t xml:space="preserve"> </w:t>
            </w:r>
            <w:hyperlink w:anchor="ref7">
              <w:r>
                <w:rPr>
                  <w:rFonts w:ascii="Times New Roman" w:hAnsi="Times New Roman" w:cs="Times New Roman"/>
                  <w:color w:val="0563C1"/>
                  <w:sz w:val="20"/>
                  <w:szCs w:val="20"/>
                  <w:u w:val="single"/>
                </w:rPr>
                <w:t>[7]</w:t>
              </w:r>
            </w:hyperlink>
          </w:p>
        </w:tc>
        <w:tc>
          <w:tcPr>
            <w:tcW w:w="2226" w:type="dxa"/>
          </w:tcPr>
          <w:p w14:paraId="6A5F072A"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GPT-4o-distilled relation knowledge into a per-scene </w:t>
            </w:r>
            <w:proofErr w:type="spellStart"/>
            <w:r w:rsidRPr="000B69C2">
              <w:rPr>
                <w:rFonts w:ascii="Times New Roman" w:hAnsi="Times New Roman" w:cs="Times New Roman"/>
                <w:sz w:val="20"/>
                <w:szCs w:val="20"/>
              </w:rPr>
              <w:t>NeRF</w:t>
            </w:r>
            <w:proofErr w:type="spellEnd"/>
            <w:r w:rsidRPr="000B69C2">
              <w:rPr>
                <w:rFonts w:ascii="Times New Roman" w:hAnsi="Times New Roman" w:cs="Times New Roman"/>
                <w:sz w:val="20"/>
                <w:szCs w:val="20"/>
              </w:rPr>
              <w:t>, with CLIP and SAM object features</w:t>
            </w:r>
          </w:p>
        </w:tc>
        <w:tc>
          <w:tcPr>
            <w:tcW w:w="1985" w:type="dxa"/>
          </w:tcPr>
          <w:p w14:paraId="5AA2D8B5"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Predicate Recall@5 = 82.0% (3DSSG)</w:t>
            </w:r>
          </w:p>
        </w:tc>
        <w:tc>
          <w:tcPr>
            <w:tcW w:w="3067" w:type="dxa"/>
          </w:tcPr>
          <w:p w14:paraId="34607AA9"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~60-90 min per-scene optimisation on a single A100; bounded by reconstruction quality</w:t>
            </w:r>
          </w:p>
        </w:tc>
      </w:tr>
      <w:tr w:rsidR="000B69C2" w:rsidRPr="000B69C2" w14:paraId="7EA22158" w14:textId="77777777" w:rsidTr="000B69C2">
        <w:tc>
          <w:tcPr>
            <w:tcW w:w="1738" w:type="dxa"/>
          </w:tcPr>
          <w:p w14:paraId="011B01FE" w14:textId="5B956ACE"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GaussianGraph</w:t>
            </w:r>
            <w:proofErr w:type="spellEnd"/>
            <w:r>
              <w:rPr>
                <w:rFonts w:ascii="Times New Roman" w:hAnsi="Times New Roman" w:cs="Times New Roman"/>
                <w:sz w:val="20"/>
                <w:szCs w:val="20"/>
              </w:rPr>
              <w:t xml:space="preserve"> </w:t>
            </w:r>
            <w:hyperlink w:anchor="ref3">
              <w:r>
                <w:rPr>
                  <w:rFonts w:ascii="Times New Roman" w:hAnsi="Times New Roman" w:cs="Times New Roman"/>
                  <w:color w:val="0563C1"/>
                  <w:sz w:val="20"/>
                  <w:szCs w:val="20"/>
                  <w:u w:val="single"/>
                </w:rPr>
                <w:t>[3]</w:t>
              </w:r>
            </w:hyperlink>
          </w:p>
        </w:tc>
        <w:tc>
          <w:tcPr>
            <w:tcW w:w="2226" w:type="dxa"/>
          </w:tcPr>
          <w:p w14:paraId="04281C42"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CLIP, SAM2, LLaVA-1.6, and Grounding DINO, with a 3D relation-correction module</w:t>
            </w:r>
          </w:p>
        </w:tc>
        <w:tc>
          <w:tcPr>
            <w:tcW w:w="1985" w:type="dxa"/>
          </w:tcPr>
          <w:p w14:paraId="11D0BF30"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Recall@5 = 63.2% (LERF, positional)</w:t>
            </w:r>
          </w:p>
        </w:tc>
        <w:tc>
          <w:tcPr>
            <w:tcW w:w="3067" w:type="dxa"/>
          </w:tcPr>
          <w:p w14:paraId="10433DAF"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Four foundation models required; no support for dynamic objects or view-dependent relations</w:t>
            </w:r>
          </w:p>
        </w:tc>
      </w:tr>
      <w:tr w:rsidR="000B69C2" w:rsidRPr="000B69C2" w14:paraId="71C93570" w14:textId="77777777" w:rsidTr="000B69C2">
        <w:tc>
          <w:tcPr>
            <w:tcW w:w="1738" w:type="dxa"/>
          </w:tcPr>
          <w:p w14:paraId="2CE616E6" w14:textId="46777EAC"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ReLaGS</w:t>
            </w:r>
            <w:proofErr w:type="spellEnd"/>
            <w:r>
              <w:rPr>
                <w:rFonts w:ascii="Times New Roman" w:hAnsi="Times New Roman" w:cs="Times New Roman"/>
                <w:sz w:val="20"/>
                <w:szCs w:val="20"/>
              </w:rPr>
              <w:t xml:space="preserve"> </w:t>
            </w:r>
            <w:hyperlink w:anchor="ref4">
              <w:r>
                <w:rPr>
                  <w:rFonts w:ascii="Times New Roman" w:hAnsi="Times New Roman" w:cs="Times New Roman"/>
                  <w:color w:val="0563C1"/>
                  <w:sz w:val="20"/>
                  <w:szCs w:val="20"/>
                  <w:u w:val="single"/>
                </w:rPr>
                <w:t>[4]</w:t>
              </w:r>
            </w:hyperlink>
          </w:p>
        </w:tc>
        <w:tc>
          <w:tcPr>
            <w:tcW w:w="2226" w:type="dxa"/>
          </w:tcPr>
          <w:p w14:paraId="12095132"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CLIP and SAM Gaussian features, GPT-4o relation annotation, GNN-based reasoning</w:t>
            </w:r>
          </w:p>
        </w:tc>
        <w:tc>
          <w:tcPr>
            <w:tcW w:w="1985" w:type="dxa"/>
          </w:tcPr>
          <w:p w14:paraId="0A7CA443"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Predicate Recall@5 = 87.0% (3DSSG)</w:t>
            </w:r>
          </w:p>
        </w:tc>
        <w:tc>
          <w:tcPr>
            <w:tcW w:w="3067" w:type="dxa"/>
          </w:tcPr>
          <w:p w14:paraId="6AB6618C"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Requires CLIP, SAM, and an LLM at training time; static scenes only</w:t>
            </w:r>
          </w:p>
        </w:tc>
      </w:tr>
      <w:tr w:rsidR="000B69C2" w:rsidRPr="000B69C2" w14:paraId="4201C64B" w14:textId="77777777" w:rsidTr="000B69C2">
        <w:tc>
          <w:tcPr>
            <w:tcW w:w="1738" w:type="dxa"/>
          </w:tcPr>
          <w:p w14:paraId="4F13F403" w14:textId="42AAC4F6"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SceneGraphFusion</w:t>
            </w:r>
            <w:proofErr w:type="spellEnd"/>
            <w:r>
              <w:rPr>
                <w:rFonts w:ascii="Times New Roman" w:hAnsi="Times New Roman" w:cs="Times New Roman"/>
                <w:sz w:val="20"/>
                <w:szCs w:val="20"/>
              </w:rPr>
              <w:t xml:space="preserve"> </w:t>
            </w:r>
            <w:hyperlink w:anchor="ref13">
              <w:r>
                <w:rPr>
                  <w:rFonts w:ascii="Times New Roman" w:hAnsi="Times New Roman" w:cs="Times New Roman"/>
                  <w:color w:val="0563C1"/>
                  <w:sz w:val="20"/>
                  <w:szCs w:val="20"/>
                  <w:u w:val="single"/>
                </w:rPr>
                <w:t>[13]</w:t>
              </w:r>
            </w:hyperlink>
          </w:p>
        </w:tc>
        <w:tc>
          <w:tcPr>
            <w:tcW w:w="2226" w:type="dxa"/>
          </w:tcPr>
          <w:p w14:paraId="4B84E756"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Incremental </w:t>
            </w:r>
            <w:proofErr w:type="spellStart"/>
            <w:r w:rsidRPr="000B69C2">
              <w:rPr>
                <w:rFonts w:ascii="Times New Roman" w:hAnsi="Times New Roman" w:cs="Times New Roman"/>
                <w:sz w:val="20"/>
                <w:szCs w:val="20"/>
              </w:rPr>
              <w:t>PointNet</w:t>
            </w:r>
            <w:proofErr w:type="spellEnd"/>
            <w:r w:rsidRPr="000B69C2">
              <w:rPr>
                <w:rFonts w:ascii="Times New Roman" w:hAnsi="Times New Roman" w:cs="Times New Roman"/>
                <w:sz w:val="20"/>
                <w:szCs w:val="20"/>
              </w:rPr>
              <w:t xml:space="preserve"> + GNN scene graph from RGB-D streams, with attention for partial data</w:t>
            </w:r>
          </w:p>
        </w:tc>
        <w:tc>
          <w:tcPr>
            <w:tcW w:w="1985" w:type="dxa"/>
          </w:tcPr>
          <w:p w14:paraId="44ABBCB0"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Outperforms prior scene-graph baselines while running at 35 Hz</w:t>
            </w:r>
          </w:p>
        </w:tc>
        <w:tc>
          <w:tcPr>
            <w:tcW w:w="3067" w:type="dxa"/>
          </w:tcPr>
          <w:p w14:paraId="0B727BBD"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Requires RGB-D depth input and submap-based incremental reconstruction</w:t>
            </w:r>
          </w:p>
        </w:tc>
      </w:tr>
      <w:tr w:rsidR="000B69C2" w:rsidRPr="000B69C2" w14:paraId="7E3A33FA" w14:textId="77777777" w:rsidTr="000B69C2">
        <w:tc>
          <w:tcPr>
            <w:tcW w:w="1738" w:type="dxa"/>
          </w:tcPr>
          <w:p w14:paraId="592113C5" w14:textId="03E82400" w:rsidR="000B69C2" w:rsidRPr="000B69C2" w:rsidRDefault="000B69C2" w:rsidP="00E1665A">
            <w:pPr>
              <w:jc w:val="both"/>
              <w:rPr>
                <w:rFonts w:ascii="Times New Roman" w:hAnsi="Times New Roman" w:cs="Times New Roman"/>
                <w:sz w:val="20"/>
                <w:szCs w:val="20"/>
              </w:rPr>
            </w:pPr>
            <w:r>
              <w:rPr>
                <w:rFonts w:ascii="Times New Roman" w:hAnsi="Times New Roman" w:cs="Times New Roman"/>
                <w:sz w:val="20"/>
                <w:szCs w:val="20"/>
              </w:rPr>
              <w:t xml:space="preserve">Open3DSG </w:t>
            </w:r>
            <w:hyperlink w:anchor="ref6">
              <w:r>
                <w:rPr>
                  <w:rFonts w:ascii="Times New Roman" w:hAnsi="Times New Roman" w:cs="Times New Roman"/>
                  <w:color w:val="0563C1"/>
                  <w:sz w:val="20"/>
                  <w:szCs w:val="20"/>
                  <w:u w:val="single"/>
                </w:rPr>
                <w:t>[6]</w:t>
              </w:r>
            </w:hyperlink>
          </w:p>
        </w:tc>
        <w:tc>
          <w:tcPr>
            <w:tcW w:w="2226" w:type="dxa"/>
          </w:tcPr>
          <w:p w14:paraId="65005550"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3D scene-graph backbone co-embedded with CLIP, </w:t>
            </w:r>
            <w:proofErr w:type="spellStart"/>
            <w:r w:rsidRPr="000B69C2">
              <w:rPr>
                <w:rFonts w:ascii="Times New Roman" w:hAnsi="Times New Roman" w:cs="Times New Roman"/>
                <w:sz w:val="20"/>
                <w:szCs w:val="20"/>
              </w:rPr>
              <w:t>OpenSeg</w:t>
            </w:r>
            <w:proofErr w:type="spellEnd"/>
            <w:r w:rsidRPr="000B69C2">
              <w:rPr>
                <w:rFonts w:ascii="Times New Roman" w:hAnsi="Times New Roman" w:cs="Times New Roman"/>
                <w:sz w:val="20"/>
                <w:szCs w:val="20"/>
              </w:rPr>
              <w:t xml:space="preserve">, and </w:t>
            </w:r>
            <w:proofErr w:type="spellStart"/>
            <w:r w:rsidRPr="000B69C2">
              <w:rPr>
                <w:rFonts w:ascii="Times New Roman" w:hAnsi="Times New Roman" w:cs="Times New Roman"/>
                <w:sz w:val="20"/>
                <w:szCs w:val="20"/>
              </w:rPr>
              <w:t>InstructBLIP</w:t>
            </w:r>
            <w:proofErr w:type="spellEnd"/>
            <w:r w:rsidRPr="000B69C2">
              <w:rPr>
                <w:rFonts w:ascii="Times New Roman" w:hAnsi="Times New Roman" w:cs="Times New Roman"/>
                <w:sz w:val="20"/>
                <w:szCs w:val="20"/>
              </w:rPr>
              <w:t>/Vicuna-7B</w:t>
            </w:r>
          </w:p>
        </w:tc>
        <w:tc>
          <w:tcPr>
            <w:tcW w:w="1985" w:type="dxa"/>
          </w:tcPr>
          <w:p w14:paraId="58D5DBB7"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Predicate Recall@5 = 65.0% (3DSSG)</w:t>
            </w:r>
          </w:p>
        </w:tc>
        <w:tc>
          <w:tcPr>
            <w:tcW w:w="3067" w:type="dxa"/>
          </w:tcPr>
          <w:p w14:paraId="1F5AECC6"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Open-vocabulary relation prediction remains a challenging problem; needs CLIP and an LLM at inference</w:t>
            </w:r>
          </w:p>
        </w:tc>
      </w:tr>
      <w:tr w:rsidR="000B69C2" w:rsidRPr="000B69C2" w14:paraId="37960E01" w14:textId="77777777" w:rsidTr="000B69C2">
        <w:tc>
          <w:tcPr>
            <w:tcW w:w="1738" w:type="dxa"/>
          </w:tcPr>
          <w:p w14:paraId="19E90C09" w14:textId="1F773865" w:rsidR="000B69C2" w:rsidRPr="000B69C2" w:rsidRDefault="000B69C2" w:rsidP="00E1665A">
            <w:pPr>
              <w:jc w:val="both"/>
              <w:rPr>
                <w:rFonts w:ascii="Times New Roman" w:hAnsi="Times New Roman" w:cs="Times New Roman"/>
                <w:sz w:val="20"/>
                <w:szCs w:val="20"/>
              </w:rPr>
            </w:pPr>
            <w:proofErr w:type="spellStart"/>
            <w:r w:rsidRPr="000B69C2">
              <w:rPr>
                <w:rFonts w:ascii="Times New Roman" w:hAnsi="Times New Roman" w:cs="Times New Roman"/>
                <w:sz w:val="20"/>
                <w:szCs w:val="20"/>
              </w:rPr>
              <w:t>ConceptGraphs</w:t>
            </w:r>
            <w:proofErr w:type="spellEnd"/>
            <w:r>
              <w:rPr>
                <w:rFonts w:ascii="Times New Roman" w:hAnsi="Times New Roman" w:cs="Times New Roman"/>
                <w:sz w:val="20"/>
                <w:szCs w:val="20"/>
              </w:rPr>
              <w:t xml:space="preserve"> </w:t>
            </w:r>
            <w:hyperlink w:anchor="ref5">
              <w:r>
                <w:rPr>
                  <w:rFonts w:ascii="Times New Roman" w:hAnsi="Times New Roman" w:cs="Times New Roman"/>
                  <w:color w:val="0563C1"/>
                  <w:sz w:val="20"/>
                  <w:szCs w:val="20"/>
                  <w:u w:val="single"/>
                </w:rPr>
                <w:t>[5]</w:t>
              </w:r>
            </w:hyperlink>
          </w:p>
        </w:tc>
        <w:tc>
          <w:tcPr>
            <w:tcW w:w="2226" w:type="dxa"/>
          </w:tcPr>
          <w:p w14:paraId="1C7F85D2"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 xml:space="preserve">SAM and CLIP object features captioned by </w:t>
            </w:r>
            <w:proofErr w:type="spellStart"/>
            <w:r w:rsidRPr="000B69C2">
              <w:rPr>
                <w:rFonts w:ascii="Times New Roman" w:hAnsi="Times New Roman" w:cs="Times New Roman"/>
                <w:sz w:val="20"/>
                <w:szCs w:val="20"/>
              </w:rPr>
              <w:t>LLaVA</w:t>
            </w:r>
            <w:proofErr w:type="spellEnd"/>
            <w:r w:rsidRPr="000B69C2">
              <w:rPr>
                <w:rFonts w:ascii="Times New Roman" w:hAnsi="Times New Roman" w:cs="Times New Roman"/>
                <w:sz w:val="20"/>
                <w:szCs w:val="20"/>
              </w:rPr>
              <w:t>, relations inferred by GPT-4</w:t>
            </w:r>
          </w:p>
        </w:tc>
        <w:tc>
          <w:tcPr>
            <w:tcW w:w="1985" w:type="dxa"/>
          </w:tcPr>
          <w:p w14:paraId="633D86E1"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Predicate Recall@5 = 79.0% (3DSSG)</w:t>
            </w:r>
          </w:p>
        </w:tc>
        <w:tc>
          <w:tcPr>
            <w:tcW w:w="3067" w:type="dxa"/>
          </w:tcPr>
          <w:p w14:paraId="4A6C4B6A" w14:textId="77777777" w:rsidR="000B69C2" w:rsidRPr="000B69C2" w:rsidRDefault="000B69C2" w:rsidP="00E1665A">
            <w:pPr>
              <w:jc w:val="both"/>
              <w:rPr>
                <w:rFonts w:ascii="Times New Roman" w:hAnsi="Times New Roman" w:cs="Times New Roman"/>
                <w:sz w:val="20"/>
                <w:szCs w:val="20"/>
              </w:rPr>
            </w:pPr>
            <w:r w:rsidRPr="000B69C2">
              <w:rPr>
                <w:rFonts w:ascii="Times New Roman" w:hAnsi="Times New Roman" w:cs="Times New Roman"/>
                <w:sz w:val="20"/>
                <w:szCs w:val="20"/>
              </w:rPr>
              <w:t>Significant computational and economic costs from repeated LLM/LVLM inference</w:t>
            </w:r>
          </w:p>
        </w:tc>
      </w:tr>
    </w:tbl>
    <w:p w14:paraId="12A416CE" w14:textId="77777777" w:rsidR="000B69C2" w:rsidRPr="000265BE" w:rsidRDefault="000B69C2" w:rsidP="000265BE">
      <w:pPr>
        <w:tabs>
          <w:tab w:val="left" w:pos="5072"/>
        </w:tabs>
        <w:jc w:val="both"/>
        <w:rPr>
          <w:rFonts w:ascii="Times New Roman" w:hAnsi="Times New Roman" w:cs="Times New Roman"/>
        </w:rPr>
      </w:pPr>
    </w:p>
    <w:p w14:paraId="3C0B9987" w14:textId="77777777" w:rsidR="000265BE" w:rsidRDefault="000265BE" w:rsidP="000265BE">
      <w:pPr>
        <w:pStyle w:val="ListParagraph"/>
        <w:tabs>
          <w:tab w:val="left" w:pos="5072"/>
        </w:tabs>
        <w:jc w:val="both"/>
        <w:rPr>
          <w:rFonts w:ascii="Times New Roman" w:hAnsi="Times New Roman" w:cs="Times New Roman"/>
        </w:rPr>
      </w:pPr>
    </w:p>
    <w:p w14:paraId="240DAED4" w14:textId="77777777" w:rsidR="000B69C2" w:rsidRDefault="000B69C2" w:rsidP="000265BE">
      <w:pPr>
        <w:pStyle w:val="ListParagraph"/>
        <w:tabs>
          <w:tab w:val="left" w:pos="5072"/>
        </w:tabs>
        <w:jc w:val="both"/>
        <w:rPr>
          <w:rFonts w:ascii="Times New Roman" w:hAnsi="Times New Roman" w:cs="Times New Roman"/>
        </w:rPr>
      </w:pPr>
    </w:p>
    <w:p w14:paraId="3BF8CC3D" w14:textId="77777777" w:rsidR="000B69C2" w:rsidRDefault="000B69C2" w:rsidP="000265BE">
      <w:pPr>
        <w:pStyle w:val="ListParagraph"/>
        <w:tabs>
          <w:tab w:val="left" w:pos="5072"/>
        </w:tabs>
        <w:jc w:val="both"/>
        <w:rPr>
          <w:rFonts w:ascii="Times New Roman" w:hAnsi="Times New Roman" w:cs="Times New Roman"/>
        </w:rPr>
      </w:pPr>
    </w:p>
    <w:p w14:paraId="52C0161A" w14:textId="77777777" w:rsidR="000B69C2" w:rsidRDefault="000B69C2" w:rsidP="000265BE">
      <w:pPr>
        <w:pStyle w:val="ListParagraph"/>
        <w:tabs>
          <w:tab w:val="left" w:pos="5072"/>
        </w:tabs>
        <w:jc w:val="both"/>
        <w:rPr>
          <w:rFonts w:ascii="Times New Roman" w:hAnsi="Times New Roman" w:cs="Times New Roman"/>
        </w:rPr>
      </w:pPr>
    </w:p>
    <w:p w14:paraId="2E1CCA66" w14:textId="77777777" w:rsidR="000B69C2" w:rsidRDefault="000B69C2" w:rsidP="000265BE">
      <w:pPr>
        <w:pStyle w:val="ListParagraph"/>
        <w:tabs>
          <w:tab w:val="left" w:pos="5072"/>
        </w:tabs>
        <w:jc w:val="both"/>
        <w:rPr>
          <w:rFonts w:ascii="Times New Roman" w:hAnsi="Times New Roman" w:cs="Times New Roman"/>
        </w:rPr>
      </w:pPr>
    </w:p>
    <w:p w14:paraId="218D7490" w14:textId="77777777" w:rsidR="000B69C2" w:rsidRDefault="000B69C2" w:rsidP="00E0781F">
      <w:pPr>
        <w:pStyle w:val="ListParagraph"/>
        <w:tabs>
          <w:tab w:val="left" w:pos="5072"/>
        </w:tabs>
        <w:rPr>
          <w:rFonts w:ascii="Times New Roman" w:hAnsi="Times New Roman" w:cs="Times New Roman"/>
        </w:rPr>
      </w:pPr>
    </w:p>
    <w:p w14:paraId="152C2B1F" w14:textId="77777777" w:rsidR="0000064F" w:rsidRDefault="0000064F" w:rsidP="00E0781F">
      <w:pPr>
        <w:pStyle w:val="ListParagraph"/>
        <w:tabs>
          <w:tab w:val="left" w:pos="5072"/>
        </w:tabs>
        <w:rPr>
          <w:rFonts w:ascii="Times New Roman" w:hAnsi="Times New Roman" w:cs="Times New Roman"/>
        </w:rPr>
      </w:pPr>
    </w:p>
    <w:p w14:paraId="4ABD730E" w14:textId="5B5F79D5" w:rsidR="00E0781F" w:rsidDel="00403136" w:rsidRDefault="00E0781F" w:rsidP="00E0781F">
      <w:pPr>
        <w:pStyle w:val="Heading1"/>
        <w:tabs>
          <w:tab w:val="left" w:pos="5072"/>
        </w:tabs>
        <w:jc w:val="center"/>
        <w:rPr>
          <w:del w:id="88" w:author="Sahil Shah" w:date="2026-07-07T16:48:00Z"/>
          <w:rFonts w:ascii="Times New Roman" w:hAnsi="Times New Roman" w:cs="Times New Roman"/>
          <w:b/>
          <w:bCs/>
          <w:sz w:val="28"/>
          <w:szCs w:val="28"/>
        </w:rPr>
      </w:pPr>
      <w:bookmarkStart w:id="89" w:name="_Toc234182251"/>
      <w:bookmarkStart w:id="90" w:name="idxbm1018"/>
      <w:r w:rsidRPr="00E0781F">
        <w:rPr>
          <w:rFonts w:ascii="Times New Roman" w:hAnsi="Times New Roman" w:cs="Times New Roman"/>
          <w:b/>
          <w:bCs/>
          <w:color w:val="000000"/>
          <w:sz w:val="28"/>
          <w:szCs w:val="28"/>
        </w:rPr>
        <w:lastRenderedPageBreak/>
        <w:t xml:space="preserve">3. </w:t>
      </w:r>
      <w:del w:id="91" w:author="Sahil Shah" w:date="2026-07-07T16:48:00Z">
        <w:r w:rsidRPr="00E0781F" w:rsidDel="00403136">
          <w:rPr>
            <w:rFonts w:ascii="Times New Roman" w:hAnsi="Times New Roman" w:cs="Times New Roman"/>
            <w:b/>
            <w:bCs/>
            <w:color w:val="000000"/>
            <w:sz w:val="28"/>
            <w:szCs w:val="28"/>
          </w:rPr>
          <w:delText xml:space="preserve">STUDY AREA AND </w:delText>
        </w:r>
        <w:commentRangeStart w:id="92"/>
        <w:r w:rsidRPr="00E0781F" w:rsidDel="00403136">
          <w:rPr>
            <w:rFonts w:ascii="Times New Roman" w:hAnsi="Times New Roman" w:cs="Times New Roman"/>
            <w:b/>
            <w:bCs/>
            <w:color w:val="000000"/>
            <w:sz w:val="28"/>
            <w:szCs w:val="28"/>
          </w:rPr>
          <w:delText>DATASETS</w:delText>
        </w:r>
      </w:del>
      <w:bookmarkEnd w:id="89"/>
      <w:bookmarkEnd w:id="90"/>
      <w:commentRangeEnd w:id="92"/>
      <w:r w:rsidR="00403136">
        <w:rPr>
          <w:rStyle w:val="CommentReference"/>
          <w:rFonts w:asciiTheme="minorHAnsi" w:eastAsiaTheme="minorHAnsi" w:hAnsiTheme="minorHAnsi" w:cstheme="minorBidi"/>
          <w:color w:val="auto"/>
        </w:rPr>
        <w:commentReference w:id="92"/>
      </w:r>
    </w:p>
    <w:p w14:paraId="60F3C982" w14:textId="2B9B23D6" w:rsidR="00E0781F" w:rsidRDefault="00403136" w:rsidP="00403136">
      <w:pPr>
        <w:pStyle w:val="Heading1"/>
        <w:tabs>
          <w:tab w:val="left" w:pos="5072"/>
        </w:tabs>
        <w:rPr>
          <w:rFonts w:ascii="Times New Roman" w:hAnsi="Times New Roman" w:cs="Times New Roman"/>
          <w:b/>
          <w:bCs/>
          <w:sz w:val="28"/>
          <w:szCs w:val="28"/>
        </w:rPr>
        <w:pPrChange w:id="93" w:author="Sahil Shah" w:date="2026-07-07T16:49:00Z">
          <w:pPr>
            <w:tabs>
              <w:tab w:val="left" w:pos="5072"/>
            </w:tabs>
          </w:pPr>
        </w:pPrChange>
      </w:pPr>
      <w:ins w:id="94" w:author="Sahil Shah" w:date="2026-07-07T16:49:00Z">
        <w:r>
          <w:rPr>
            <w:rFonts w:ascii="Times New Roman" w:hAnsi="Times New Roman" w:cs="Times New Roman"/>
            <w:b/>
            <w:bCs/>
            <w:sz w:val="28"/>
            <w:szCs w:val="28"/>
          </w:rPr>
          <w:t>Dataset details</w:t>
        </w:r>
      </w:ins>
    </w:p>
    <w:p w14:paraId="03866FE0" w14:textId="77777777" w:rsidR="00E0781F" w:rsidRDefault="00E0781F" w:rsidP="00E0781F">
      <w:pPr>
        <w:pStyle w:val="Heading2"/>
        <w:tabs>
          <w:tab w:val="left" w:pos="5072"/>
        </w:tabs>
        <w:rPr>
          <w:rFonts w:ascii="Times New Roman" w:hAnsi="Times New Roman" w:cs="Times New Roman"/>
          <w:b/>
          <w:bCs/>
        </w:rPr>
      </w:pPr>
      <w:bookmarkStart w:id="95" w:name="_Toc234182252"/>
      <w:bookmarkStart w:id="96" w:name="idxbm1019"/>
      <w:r w:rsidRPr="00E0781F">
        <w:rPr>
          <w:rFonts w:ascii="Times New Roman" w:hAnsi="Times New Roman" w:cs="Times New Roman"/>
          <w:b/>
          <w:bCs/>
          <w:color w:val="000000"/>
          <w:sz w:val="26"/>
        </w:rPr>
        <w:t>3.1 3RScan and 3DSSG</w:t>
      </w:r>
      <w:bookmarkEnd w:id="95"/>
      <w:bookmarkEnd w:id="96"/>
    </w:p>
    <w:p w14:paraId="577E8A36" w14:textId="77777777" w:rsidR="00E0781F" w:rsidRDefault="00E0781F" w:rsidP="00E0781F">
      <w:pPr>
        <w:tabs>
          <w:tab w:val="left" w:pos="5072"/>
        </w:tabs>
        <w:jc w:val="both"/>
        <w:rPr>
          <w:rFonts w:ascii="Times New Roman" w:hAnsi="Times New Roman" w:cs="Times New Roman"/>
          <w:b/>
          <w:bCs/>
        </w:rPr>
      </w:pPr>
    </w:p>
    <w:p w14:paraId="2C892F68" w14:textId="79D804FB" w:rsidR="00E0781F" w:rsidRPr="00E0781F" w:rsidRDefault="00E0781F" w:rsidP="00E0781F">
      <w:pPr>
        <w:tabs>
          <w:tab w:val="left" w:pos="5072"/>
        </w:tabs>
        <w:jc w:val="both"/>
        <w:rPr>
          <w:rFonts w:ascii="Times New Roman" w:hAnsi="Times New Roman" w:cs="Times New Roman"/>
        </w:rPr>
      </w:pPr>
      <w:r>
        <w:rPr>
          <w:rFonts w:ascii="Times New Roman" w:hAnsi="Times New Roman" w:cs="Times New Roman"/>
        </w:rPr>
        <w:t xml:space="preserve">The primary training and validation data is drawn from 3RScan (Wald et al., 2019) </w:t>
      </w:r>
      <w:hyperlink w:anchor="ref12">
        <w:r>
          <w:rPr>
            <w:rFonts w:ascii="Times New Roman" w:hAnsi="Times New Roman" w:cs="Times New Roman"/>
            <w:color w:val="0563C1"/>
            <w:u w:val="single"/>
          </w:rPr>
          <w:t>[12]</w:t>
        </w:r>
      </w:hyperlink>
      <w:r>
        <w:rPr>
          <w:rFonts w:ascii="Times New Roman" w:hAnsi="Times New Roman" w:cs="Times New Roman"/>
        </w:rPr>
        <w:t xml:space="preserve">, a dataset of 1,482 indoor RGB-D scan sequences across 478 distinct environments, each reconstructed as a textured mesh with per-vertex instance labels. Spatial relation annotations are taken from 3DSSG (Wald et al., 2020) </w:t>
      </w:r>
      <w:hyperlink w:anchor="ref8">
        <w:r>
          <w:rPr>
            <w:rFonts w:ascii="Times New Roman" w:hAnsi="Times New Roman" w:cs="Times New Roman"/>
            <w:color w:val="0563C1"/>
            <w:u w:val="single"/>
          </w:rPr>
          <w:t>[8]</w:t>
        </w:r>
      </w:hyperlink>
      <w:r>
        <w:rPr>
          <w:rFonts w:ascii="Times New Roman" w:hAnsi="Times New Roman" w:cs="Times New Roman"/>
        </w:rPr>
        <w:t xml:space="preserve">, which provides human-labelled pairwise relations across a 26-type vocabulary. For this work, the vocabulary is reduced to ten relations by merging semantically equivalent predicates (e.g. standing on, supported by, and lying on are mapped to </w:t>
      </w:r>
      <w:proofErr w:type="spellStart"/>
      <w:r w:rsidRPr="00E0781F">
        <w:rPr>
          <w:rFonts w:ascii="Times New Roman" w:hAnsi="Times New Roman" w:cs="Times New Roman"/>
        </w:rPr>
        <w:t>on_top_of</w:t>
      </w:r>
      <w:proofErr w:type="spellEnd"/>
      <w:r w:rsidRPr="00E0781F">
        <w:rPr>
          <w:rFonts w:ascii="Times New Roman" w:hAnsi="Times New Roman" w:cs="Times New Roman"/>
        </w:rPr>
        <w:t xml:space="preserve">) and dropping two relations with insufficient positive examples — inside (262 positives, 0.038% positive rate) and </w:t>
      </w:r>
      <w:proofErr w:type="spellStart"/>
      <w:r w:rsidRPr="00E0781F">
        <w:rPr>
          <w:rFonts w:ascii="Times New Roman" w:hAnsi="Times New Roman" w:cs="Times New Roman"/>
        </w:rPr>
        <w:t>hanging_from</w:t>
      </w:r>
      <w:proofErr w:type="spellEnd"/>
      <w:r w:rsidRPr="00E0781F">
        <w:rPr>
          <w:rFonts w:ascii="Times New Roman" w:hAnsi="Times New Roman" w:cs="Times New Roman"/>
        </w:rPr>
        <w:t xml:space="preserve"> (974 positives, 0.</w:t>
      </w:r>
      <w:commentRangeStart w:id="97"/>
      <w:r w:rsidRPr="00E0781F">
        <w:rPr>
          <w:rFonts w:ascii="Times New Roman" w:hAnsi="Times New Roman" w:cs="Times New Roman"/>
        </w:rPr>
        <w:t>14</w:t>
      </w:r>
      <w:commentRangeEnd w:id="97"/>
      <w:r w:rsidR="00403136">
        <w:rPr>
          <w:rStyle w:val="CommentReference"/>
        </w:rPr>
        <w:commentReference w:id="97"/>
      </w:r>
      <w:r w:rsidRPr="00E0781F">
        <w:rPr>
          <w:rFonts w:ascii="Times New Roman" w:hAnsi="Times New Roman" w:cs="Times New Roman"/>
        </w:rPr>
        <w:t>%).</w:t>
      </w:r>
    </w:p>
    <w:p w14:paraId="25EC70F0" w14:textId="655A0B86" w:rsidR="00E0781F" w:rsidRPr="00E0781F" w:rsidDel="00403136" w:rsidRDefault="00E0781F" w:rsidP="00E0781F">
      <w:pPr>
        <w:tabs>
          <w:tab w:val="left" w:pos="5072"/>
        </w:tabs>
        <w:jc w:val="both"/>
        <w:rPr>
          <w:del w:id="98" w:author="Sahil Shah" w:date="2026-07-07T16:49:00Z"/>
          <w:rFonts w:ascii="Times New Roman" w:hAnsi="Times New Roman" w:cs="Times New Roman"/>
        </w:rPr>
      </w:pPr>
    </w:p>
    <w:p w14:paraId="7AB57DF4" w14:textId="77777777" w:rsidR="00E0781F" w:rsidRPr="00E0781F" w:rsidRDefault="00E0781F" w:rsidP="00E0781F">
      <w:pPr>
        <w:tabs>
          <w:tab w:val="left" w:pos="5072"/>
        </w:tabs>
        <w:jc w:val="both"/>
        <w:rPr>
          <w:rFonts w:ascii="Times New Roman" w:hAnsi="Times New Roman" w:cs="Times New Roman"/>
        </w:rPr>
      </w:pPr>
      <w:r w:rsidRPr="00E0781F">
        <w:rPr>
          <w:rFonts w:ascii="Times New Roman" w:hAnsi="Times New Roman" w:cs="Times New Roman"/>
        </w:rPr>
        <w:t xml:space="preserve">Gaussian splat reconstructions of 565 3RScan scenes are sourced from the </w:t>
      </w:r>
      <w:proofErr w:type="spellStart"/>
      <w:r w:rsidRPr="00E0781F">
        <w:rPr>
          <w:rFonts w:ascii="Times New Roman" w:hAnsi="Times New Roman" w:cs="Times New Roman"/>
        </w:rPr>
        <w:t>GaussianWorld</w:t>
      </w:r>
      <w:proofErr w:type="spellEnd"/>
      <w:r w:rsidRPr="00E0781F">
        <w:rPr>
          <w:rFonts w:ascii="Times New Roman" w:hAnsi="Times New Roman" w:cs="Times New Roman"/>
        </w:rPr>
        <w:t xml:space="preserve"> repository, which provides MCMC-based 3DGS reconstructions of the original scan sequences. Of these, 480 scenes are used for training and 85 for validation, split at the scene level with a fixed random seed; the 46 RIO10 re-localisation scenes are excluded as they belong to a </w:t>
      </w:r>
      <w:proofErr w:type="spellStart"/>
      <w:r w:rsidRPr="00E0781F">
        <w:rPr>
          <w:rFonts w:ascii="Times New Roman" w:hAnsi="Times New Roman" w:cs="Times New Roman"/>
        </w:rPr>
        <w:t>held</w:t>
      </w:r>
      <w:proofErr w:type="spellEnd"/>
      <w:r w:rsidRPr="00E0781F">
        <w:rPr>
          <w:rFonts w:ascii="Times New Roman" w:hAnsi="Times New Roman" w:cs="Times New Roman"/>
        </w:rPr>
        <w:t>-out benchmark unrelated to this task. The resulting training set contains 1,005,126 directed object-pair edges, expanding to 2,383,223 positive label instances after rule-based label injection (Section 4.4).</w:t>
      </w:r>
    </w:p>
    <w:p w14:paraId="1FADE085" w14:textId="77777777" w:rsidR="00E0781F" w:rsidRPr="00E0781F" w:rsidRDefault="00E0781F" w:rsidP="00E0781F">
      <w:pPr>
        <w:tabs>
          <w:tab w:val="left" w:pos="5072"/>
        </w:tabs>
        <w:jc w:val="both"/>
        <w:rPr>
          <w:rFonts w:ascii="Times New Roman" w:hAnsi="Times New Roman" w:cs="Times New Roman"/>
        </w:rPr>
      </w:pPr>
    </w:p>
    <w:p w14:paraId="6C8B10ED" w14:textId="77777777" w:rsidR="00E0781F" w:rsidRDefault="00E0781F" w:rsidP="00E0781F">
      <w:pPr>
        <w:tabs>
          <w:tab w:val="left" w:pos="5072"/>
        </w:tabs>
        <w:jc w:val="both"/>
        <w:rPr>
          <w:rFonts w:ascii="Times New Roman" w:hAnsi="Times New Roman" w:cs="Times New Roman"/>
        </w:rPr>
      </w:pPr>
      <w:r w:rsidRPr="00E0781F">
        <w:rPr>
          <w:rFonts w:ascii="Times New Roman" w:hAnsi="Times New Roman" w:cs="Times New Roman"/>
        </w:rPr>
        <w:t>Because 3DSSG annotations reference instance identities defined on 3RScan mesh vertices, each Gaussian primitive is assigned the instance label of its nearest labelled mesh vertex by nearest-neighbour search in 3D Euclidean space; Gaussians without a corresponding labelled vertex receive a background label and are excluded from the object graph. This transfer achieves a mean coverage of 82.7% across the 565 scenes.</w:t>
      </w:r>
    </w:p>
    <w:p w14:paraId="2E15404C" w14:textId="77777777" w:rsidR="00E0781F" w:rsidRDefault="00E0781F" w:rsidP="00E0781F">
      <w:pPr>
        <w:tabs>
          <w:tab w:val="left" w:pos="5072"/>
        </w:tabs>
        <w:jc w:val="both"/>
        <w:rPr>
          <w:rFonts w:ascii="Times New Roman" w:hAnsi="Times New Roman" w:cs="Times New Roman"/>
        </w:rPr>
      </w:pPr>
    </w:p>
    <w:p w14:paraId="0050622E" w14:textId="77777777" w:rsidR="00E0781F" w:rsidRDefault="00E0781F" w:rsidP="00E0781F">
      <w:pPr>
        <w:pStyle w:val="Heading2"/>
        <w:tabs>
          <w:tab w:val="left" w:pos="5072"/>
        </w:tabs>
        <w:jc w:val="both"/>
        <w:rPr>
          <w:rFonts w:ascii="Times New Roman" w:hAnsi="Times New Roman" w:cs="Times New Roman"/>
          <w:b/>
          <w:bCs/>
        </w:rPr>
      </w:pPr>
      <w:bookmarkStart w:id="99" w:name="_Toc234182253"/>
      <w:bookmarkStart w:id="100" w:name="idxbm1020"/>
      <w:r w:rsidRPr="00E0781F">
        <w:rPr>
          <w:rFonts w:ascii="Times New Roman" w:hAnsi="Times New Roman" w:cs="Times New Roman"/>
          <w:b/>
          <w:bCs/>
          <w:color w:val="000000"/>
          <w:sz w:val="26"/>
        </w:rPr>
        <w:t>3.2 LERF</w:t>
      </w:r>
      <w:bookmarkEnd w:id="99"/>
      <w:r w:rsidRPr="00E0781F">
        <w:rPr>
          <w:rFonts w:ascii="Times New Roman" w:hAnsi="Times New Roman" w:cs="Times New Roman"/>
          <w:b/>
          <w:bCs/>
          <w:color w:val="000000"/>
          <w:sz w:val="26"/>
        </w:rPr>
        <w:t xml:space="preserve"> </w:t>
      </w:r>
      <w:bookmarkEnd w:id="100"/>
    </w:p>
    <w:p w14:paraId="26D32587" w14:textId="77777777" w:rsidR="00E0781F" w:rsidRDefault="00E0781F" w:rsidP="00E0781F">
      <w:pPr>
        <w:tabs>
          <w:tab w:val="left" w:pos="5072"/>
        </w:tabs>
        <w:jc w:val="both"/>
        <w:rPr>
          <w:rFonts w:ascii="Times New Roman" w:hAnsi="Times New Roman" w:cs="Times New Roman"/>
          <w:b/>
          <w:bCs/>
        </w:rPr>
      </w:pPr>
    </w:p>
    <w:p w14:paraId="0D5362F8" w14:textId="208CDE06" w:rsidR="00E0781F" w:rsidRDefault="00E0781F" w:rsidP="00E0781F">
      <w:pPr>
        <w:tabs>
          <w:tab w:val="left" w:pos="5072"/>
        </w:tabs>
        <w:jc w:val="both"/>
        <w:rPr>
          <w:rFonts w:ascii="Times New Roman" w:hAnsi="Times New Roman" w:cs="Times New Roman"/>
        </w:rPr>
      </w:pPr>
      <w:r>
        <w:rPr>
          <w:rFonts w:ascii="Times New Roman" w:hAnsi="Times New Roman" w:cs="Times New Roman"/>
        </w:rPr>
        <w:t xml:space="preserve">Four publicly released LERF (Kerr et al., 2023) </w:t>
      </w:r>
      <w:hyperlink w:anchor="ref22">
        <w:r>
          <w:rPr>
            <w:rFonts w:ascii="Times New Roman" w:hAnsi="Times New Roman" w:cs="Times New Roman"/>
            <w:color w:val="0563C1"/>
            <w:u w:val="single"/>
          </w:rPr>
          <w:t>[22]</w:t>
        </w:r>
      </w:hyperlink>
      <w:r>
        <w:rPr>
          <w:rFonts w:ascii="Times New Roman" w:hAnsi="Times New Roman" w:cs="Times New Roman"/>
        </w:rPr>
        <w:t xml:space="preserve"> scenes — ramen, teatime, </w:t>
      </w:r>
      <w:proofErr w:type="spellStart"/>
      <w:r w:rsidRPr="00E0781F">
        <w:rPr>
          <w:rFonts w:ascii="Times New Roman" w:hAnsi="Times New Roman" w:cs="Times New Roman"/>
        </w:rPr>
        <w:t>waldo_kitchen</w:t>
      </w:r>
      <w:proofErr w:type="spellEnd"/>
      <w:r w:rsidRPr="00E0781F">
        <w:rPr>
          <w:rFonts w:ascii="Times New Roman" w:hAnsi="Times New Roman" w:cs="Times New Roman"/>
        </w:rPr>
        <w:t>, and figurines — are used as a held-out evaluation set to test generalisation to an unseen dataset. These scenes span a 1–5 metre scale, comparable to the 3–8 metre scale of the 3RScan training distribution, making this a test of dataset generalisation rather than scale generalisation. Each scene contains 10–13 object instances. Ground truth relation triples (1,644 in total across the four scenes) are derived geometrically from cluster centroids using the same deterministic procedure applied during evaluation; a random sample was manually verified for correctness.</w:t>
      </w:r>
    </w:p>
    <w:p w14:paraId="53088B6D" w14:textId="77777777" w:rsidR="00E0781F" w:rsidRDefault="00E0781F" w:rsidP="00E0781F">
      <w:pPr>
        <w:pStyle w:val="Heading2"/>
        <w:tabs>
          <w:tab w:val="left" w:pos="5072"/>
        </w:tabs>
        <w:jc w:val="both"/>
        <w:rPr>
          <w:rFonts w:ascii="Times New Roman" w:hAnsi="Times New Roman" w:cs="Times New Roman"/>
          <w:b/>
          <w:bCs/>
        </w:rPr>
      </w:pPr>
      <w:bookmarkStart w:id="101" w:name="_Toc234182254"/>
      <w:bookmarkStart w:id="102" w:name="idxbm1021"/>
      <w:r w:rsidRPr="00E0781F">
        <w:rPr>
          <w:rFonts w:ascii="Times New Roman" w:hAnsi="Times New Roman" w:cs="Times New Roman"/>
          <w:b/>
          <w:bCs/>
          <w:color w:val="000000"/>
          <w:sz w:val="26"/>
        </w:rPr>
        <w:lastRenderedPageBreak/>
        <w:t>3.3 Custom Tabletop Scenes (Cross-Domain Evaluation)</w:t>
      </w:r>
      <w:bookmarkEnd w:id="101"/>
      <w:bookmarkEnd w:id="102"/>
    </w:p>
    <w:p w14:paraId="09D9AB71" w14:textId="77777777" w:rsidR="00E0781F" w:rsidRDefault="00E0781F" w:rsidP="00E0781F">
      <w:pPr>
        <w:tabs>
          <w:tab w:val="left" w:pos="5072"/>
        </w:tabs>
        <w:jc w:val="both"/>
        <w:rPr>
          <w:rFonts w:ascii="Times New Roman" w:hAnsi="Times New Roman" w:cs="Times New Roman"/>
          <w:b/>
          <w:bCs/>
        </w:rPr>
      </w:pPr>
    </w:p>
    <w:p w14:paraId="7E92D587" w14:textId="77777777" w:rsidR="00E0781F" w:rsidRDefault="00E0781F" w:rsidP="00E0781F">
      <w:pPr>
        <w:tabs>
          <w:tab w:val="left" w:pos="5072"/>
        </w:tabs>
        <w:jc w:val="both"/>
        <w:rPr>
          <w:rFonts w:ascii="Times New Roman" w:hAnsi="Times New Roman" w:cs="Times New Roman"/>
        </w:rPr>
      </w:pPr>
      <w:r w:rsidRPr="00E0781F">
        <w:rPr>
          <w:rFonts w:ascii="Times New Roman" w:hAnsi="Times New Roman" w:cs="Times New Roman"/>
        </w:rPr>
        <w:t>Eight tabletop scenes were captured specifically to test zero-shot generalisation across a substantial scale gap. Each scene contains four or five everyday objects (a Wi-Fi router, a pen, a water bottle, a hair-dryer box, a watch, a perfume bottle, or a cream tub) arranged on a flat surface, with five scenes containing a verified stacking configuration and three arranged side-by-side without stacking. Scene extents range from 0.3 to 0.8 metres — approximately one order of magnitude smaller than the 3–8 metre training distribution. Three scenes exhibit an inverted Z-axis convention, handled during ground-truth construction by negating Z before deriving directional relations. Ground truth for all eight scenes is constructed programmatically: the same deterministic clustering pipeline used at evaluation time is run to obtain cluster centroids, from which all pairwise relations are derived geometrically, with cluster-to-object assignments verified by visual inspection.</w:t>
      </w:r>
    </w:p>
    <w:p w14:paraId="6216A72F" w14:textId="77777777" w:rsidR="00E0781F" w:rsidRDefault="00E0781F" w:rsidP="00E0781F">
      <w:pPr>
        <w:tabs>
          <w:tab w:val="left" w:pos="5072"/>
        </w:tabs>
        <w:jc w:val="both"/>
        <w:rPr>
          <w:rFonts w:ascii="Times New Roman" w:hAnsi="Times New Roman" w:cs="Times New Roman"/>
        </w:rPr>
      </w:pPr>
    </w:p>
    <w:p w14:paraId="1A189BC1" w14:textId="7EE80A73" w:rsidR="00E0781F" w:rsidRPr="00E0781F" w:rsidRDefault="00E0781F" w:rsidP="00E0781F">
      <w:pPr>
        <w:tabs>
          <w:tab w:val="left" w:pos="5072"/>
        </w:tabs>
        <w:jc w:val="both"/>
        <w:rPr>
          <w:rFonts w:ascii="Times New Roman" w:hAnsi="Times New Roman" w:cs="Times New Roman"/>
          <w:b/>
          <w:bCs/>
          <w:sz w:val="20"/>
          <w:szCs w:val="20"/>
        </w:rPr>
      </w:pPr>
      <w:bookmarkStart w:id="103" w:name="_Toc234182199"/>
      <w:bookmarkStart w:id="104" w:name="_Toc234194913"/>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2</w:t>
      </w:r>
      <w:r>
        <w:rPr>
          <w:rFonts w:ascii="Times New Roman" w:hAnsi="Times New Roman" w:cs="Times New Roman"/>
          <w:b/>
          <w:sz w:val="20"/>
          <w:szCs w:val="20"/>
        </w:rPr>
        <w:fldChar w:fldCharType="end"/>
      </w:r>
      <w:r>
        <w:rPr>
          <w:rFonts w:ascii="Times New Roman" w:hAnsi="Times New Roman" w:cs="Times New Roman"/>
          <w:b/>
          <w:sz w:val="20"/>
          <w:szCs w:val="20"/>
        </w:rPr>
        <w:t>. Detailed dataset statistics across the three evaluation settings used in this work.</w:t>
      </w:r>
      <w:bookmarkEnd w:id="103"/>
      <w:bookmarkEnd w:id="104"/>
    </w:p>
    <w:p w14:paraId="3D1C013F" w14:textId="77777777" w:rsidR="00E0781F" w:rsidRPr="00E0781F" w:rsidRDefault="00E0781F" w:rsidP="00E0781F">
      <w:pPr>
        <w:tabs>
          <w:tab w:val="left" w:pos="5072"/>
        </w:tabs>
        <w:jc w:val="center"/>
        <w:rPr>
          <w:rFonts w:ascii="Times New Roman" w:hAnsi="Times New Roman" w:cs="Times New Roman"/>
          <w:b/>
          <w:bCs/>
        </w:rPr>
      </w:pPr>
    </w:p>
    <w:tbl>
      <w:tblPr>
        <w:tblStyle w:val="TableGrid"/>
        <w:tblW w:w="0" w:type="auto"/>
        <w:tblLook w:val="04A0" w:firstRow="1" w:lastRow="0" w:firstColumn="1" w:lastColumn="0" w:noHBand="0" w:noVBand="1"/>
      </w:tblPr>
      <w:tblGrid>
        <w:gridCol w:w="1838"/>
        <w:gridCol w:w="2835"/>
        <w:gridCol w:w="1985"/>
        <w:gridCol w:w="2358"/>
      </w:tblGrid>
      <w:tr w:rsidR="00E0781F" w:rsidRPr="00E0781F" w14:paraId="3D14A248" w14:textId="77777777" w:rsidTr="00E0781F">
        <w:trPr>
          <w:trHeight w:val="353"/>
        </w:trPr>
        <w:tc>
          <w:tcPr>
            <w:tcW w:w="1838" w:type="dxa"/>
          </w:tcPr>
          <w:p w14:paraId="7668A852" w14:textId="77777777" w:rsidR="00E0781F" w:rsidRPr="00E0781F" w:rsidRDefault="00E0781F" w:rsidP="00E0781F">
            <w:pPr>
              <w:jc w:val="center"/>
              <w:rPr>
                <w:rFonts w:ascii="Times New Roman" w:hAnsi="Times New Roman" w:cs="Times New Roman"/>
                <w:b/>
                <w:bCs/>
                <w:sz w:val="20"/>
                <w:szCs w:val="20"/>
              </w:rPr>
            </w:pPr>
            <w:r w:rsidRPr="00E0781F">
              <w:rPr>
                <w:rFonts w:ascii="Times New Roman" w:hAnsi="Times New Roman" w:cs="Times New Roman"/>
                <w:b/>
                <w:bCs/>
                <w:sz w:val="20"/>
                <w:szCs w:val="20"/>
              </w:rPr>
              <w:t>Quantity</w:t>
            </w:r>
          </w:p>
        </w:tc>
        <w:tc>
          <w:tcPr>
            <w:tcW w:w="2835" w:type="dxa"/>
          </w:tcPr>
          <w:p w14:paraId="280E5B36" w14:textId="77777777" w:rsidR="00E0781F" w:rsidRPr="00E0781F" w:rsidRDefault="00E0781F" w:rsidP="00E0781F">
            <w:pPr>
              <w:jc w:val="center"/>
              <w:rPr>
                <w:rFonts w:ascii="Times New Roman" w:hAnsi="Times New Roman" w:cs="Times New Roman"/>
                <w:b/>
                <w:bCs/>
                <w:sz w:val="20"/>
                <w:szCs w:val="20"/>
              </w:rPr>
            </w:pPr>
            <w:r w:rsidRPr="00E0781F">
              <w:rPr>
                <w:rFonts w:ascii="Times New Roman" w:hAnsi="Times New Roman" w:cs="Times New Roman"/>
                <w:b/>
                <w:bCs/>
                <w:sz w:val="20"/>
                <w:szCs w:val="20"/>
              </w:rPr>
              <w:t>3RScan / 3DSSG</w:t>
            </w:r>
          </w:p>
        </w:tc>
        <w:tc>
          <w:tcPr>
            <w:tcW w:w="1985" w:type="dxa"/>
          </w:tcPr>
          <w:p w14:paraId="49CDDF30" w14:textId="77777777" w:rsidR="00E0781F" w:rsidRPr="00E0781F" w:rsidRDefault="00E0781F" w:rsidP="00E0781F">
            <w:pPr>
              <w:jc w:val="center"/>
              <w:rPr>
                <w:rFonts w:ascii="Times New Roman" w:hAnsi="Times New Roman" w:cs="Times New Roman"/>
                <w:b/>
                <w:bCs/>
                <w:sz w:val="20"/>
                <w:szCs w:val="20"/>
              </w:rPr>
            </w:pPr>
            <w:r w:rsidRPr="00E0781F">
              <w:rPr>
                <w:rFonts w:ascii="Times New Roman" w:hAnsi="Times New Roman" w:cs="Times New Roman"/>
                <w:b/>
                <w:bCs/>
                <w:sz w:val="20"/>
                <w:szCs w:val="20"/>
              </w:rPr>
              <w:t>LERF</w:t>
            </w:r>
          </w:p>
        </w:tc>
        <w:tc>
          <w:tcPr>
            <w:tcW w:w="2358" w:type="dxa"/>
          </w:tcPr>
          <w:p w14:paraId="79F81398" w14:textId="77777777" w:rsidR="00E0781F" w:rsidRPr="00E0781F" w:rsidRDefault="00E0781F" w:rsidP="00E0781F">
            <w:pPr>
              <w:jc w:val="center"/>
              <w:rPr>
                <w:rFonts w:ascii="Times New Roman" w:hAnsi="Times New Roman" w:cs="Times New Roman"/>
                <w:b/>
                <w:bCs/>
                <w:sz w:val="20"/>
                <w:szCs w:val="20"/>
              </w:rPr>
            </w:pPr>
            <w:r w:rsidRPr="00E0781F">
              <w:rPr>
                <w:rFonts w:ascii="Times New Roman" w:hAnsi="Times New Roman" w:cs="Times New Roman"/>
                <w:b/>
                <w:bCs/>
                <w:sz w:val="20"/>
                <w:szCs w:val="20"/>
              </w:rPr>
              <w:t>Custom tabletop</w:t>
            </w:r>
          </w:p>
        </w:tc>
      </w:tr>
      <w:tr w:rsidR="00E0781F" w:rsidRPr="00E0781F" w14:paraId="48EB3F84" w14:textId="77777777" w:rsidTr="00E0781F">
        <w:tc>
          <w:tcPr>
            <w:tcW w:w="1838" w:type="dxa"/>
          </w:tcPr>
          <w:p w14:paraId="5BA28BEE"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Role</w:t>
            </w:r>
          </w:p>
        </w:tc>
        <w:tc>
          <w:tcPr>
            <w:tcW w:w="2835" w:type="dxa"/>
          </w:tcPr>
          <w:p w14:paraId="05DF1942"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Training and in-domain validation</w:t>
            </w:r>
          </w:p>
        </w:tc>
        <w:tc>
          <w:tcPr>
            <w:tcW w:w="1985" w:type="dxa"/>
          </w:tcPr>
          <w:p w14:paraId="5AD8ACC0"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Held-out evaluation (unseen dataset)</w:t>
            </w:r>
          </w:p>
        </w:tc>
        <w:tc>
          <w:tcPr>
            <w:tcW w:w="2358" w:type="dxa"/>
          </w:tcPr>
          <w:p w14:paraId="45682F4C"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Cross-domain evaluation (unseen scale)</w:t>
            </w:r>
          </w:p>
        </w:tc>
      </w:tr>
      <w:tr w:rsidR="00E0781F" w:rsidRPr="00E0781F" w14:paraId="252CD29E" w14:textId="77777777" w:rsidTr="00E0781F">
        <w:tc>
          <w:tcPr>
            <w:tcW w:w="1838" w:type="dxa"/>
          </w:tcPr>
          <w:p w14:paraId="03F07AAE"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Scenes used</w:t>
            </w:r>
          </w:p>
        </w:tc>
        <w:tc>
          <w:tcPr>
            <w:tcW w:w="2835" w:type="dxa"/>
          </w:tcPr>
          <w:p w14:paraId="3B9F22E1"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 xml:space="preserve">565 (480 train / 85 </w:t>
            </w:r>
            <w:proofErr w:type="spellStart"/>
            <w:r w:rsidRPr="00E0781F">
              <w:rPr>
                <w:rFonts w:ascii="Times New Roman" w:hAnsi="Times New Roman" w:cs="Times New Roman"/>
                <w:sz w:val="20"/>
                <w:szCs w:val="20"/>
              </w:rPr>
              <w:t>val</w:t>
            </w:r>
            <w:proofErr w:type="spellEnd"/>
            <w:r w:rsidRPr="00E0781F">
              <w:rPr>
                <w:rFonts w:ascii="Times New Roman" w:hAnsi="Times New Roman" w:cs="Times New Roman"/>
                <w:sz w:val="20"/>
                <w:szCs w:val="20"/>
              </w:rPr>
              <w:t>)</w:t>
            </w:r>
          </w:p>
        </w:tc>
        <w:tc>
          <w:tcPr>
            <w:tcW w:w="1985" w:type="dxa"/>
          </w:tcPr>
          <w:p w14:paraId="6309D805"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4</w:t>
            </w:r>
          </w:p>
        </w:tc>
        <w:tc>
          <w:tcPr>
            <w:tcW w:w="2358" w:type="dxa"/>
          </w:tcPr>
          <w:p w14:paraId="0BB12032"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8</w:t>
            </w:r>
          </w:p>
        </w:tc>
      </w:tr>
      <w:tr w:rsidR="00E0781F" w:rsidRPr="00E0781F" w14:paraId="0077DF9F" w14:textId="77777777" w:rsidTr="00E0781F">
        <w:tc>
          <w:tcPr>
            <w:tcW w:w="1838" w:type="dxa"/>
          </w:tcPr>
          <w:p w14:paraId="4398B092"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Scale</w:t>
            </w:r>
          </w:p>
        </w:tc>
        <w:tc>
          <w:tcPr>
            <w:tcW w:w="2835" w:type="dxa"/>
          </w:tcPr>
          <w:p w14:paraId="53BA9B38"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3-8 m</w:t>
            </w:r>
          </w:p>
        </w:tc>
        <w:tc>
          <w:tcPr>
            <w:tcW w:w="1985" w:type="dxa"/>
          </w:tcPr>
          <w:p w14:paraId="38E18671"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1-5 m</w:t>
            </w:r>
          </w:p>
        </w:tc>
        <w:tc>
          <w:tcPr>
            <w:tcW w:w="2358" w:type="dxa"/>
          </w:tcPr>
          <w:p w14:paraId="3EEF6163"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0.3-0.8 m</w:t>
            </w:r>
          </w:p>
        </w:tc>
      </w:tr>
      <w:tr w:rsidR="00E0781F" w:rsidRPr="00E0781F" w14:paraId="7937F665" w14:textId="77777777" w:rsidTr="00E0781F">
        <w:tc>
          <w:tcPr>
            <w:tcW w:w="1838" w:type="dxa"/>
          </w:tcPr>
          <w:p w14:paraId="11CA8346"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Relation vocabulary</w:t>
            </w:r>
          </w:p>
        </w:tc>
        <w:tc>
          <w:tcPr>
            <w:tcW w:w="2835" w:type="dxa"/>
          </w:tcPr>
          <w:p w14:paraId="211AC3DD"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26 to 10 types (merged, pruned)</w:t>
            </w:r>
          </w:p>
        </w:tc>
        <w:tc>
          <w:tcPr>
            <w:tcW w:w="1985" w:type="dxa"/>
          </w:tcPr>
          <w:p w14:paraId="1AD8B371"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10 (shared)</w:t>
            </w:r>
          </w:p>
        </w:tc>
        <w:tc>
          <w:tcPr>
            <w:tcW w:w="2358" w:type="dxa"/>
          </w:tcPr>
          <w:p w14:paraId="0668B016"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10 (shared)</w:t>
            </w:r>
          </w:p>
        </w:tc>
      </w:tr>
      <w:tr w:rsidR="00E0781F" w:rsidRPr="00E0781F" w14:paraId="41BCD624" w14:textId="77777777" w:rsidTr="00E0781F">
        <w:tc>
          <w:tcPr>
            <w:tcW w:w="1838" w:type="dxa"/>
          </w:tcPr>
          <w:p w14:paraId="72F4844D"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Relations dropped</w:t>
            </w:r>
          </w:p>
        </w:tc>
        <w:tc>
          <w:tcPr>
            <w:tcW w:w="2835" w:type="dxa"/>
          </w:tcPr>
          <w:p w14:paraId="29846D18"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 xml:space="preserve">inside (262 pos., 0.038%), </w:t>
            </w:r>
            <w:proofErr w:type="spellStart"/>
            <w:r w:rsidRPr="00E0781F">
              <w:rPr>
                <w:rFonts w:ascii="Times New Roman" w:hAnsi="Times New Roman" w:cs="Times New Roman"/>
                <w:sz w:val="20"/>
                <w:szCs w:val="20"/>
              </w:rPr>
              <w:t>hanging_from</w:t>
            </w:r>
            <w:proofErr w:type="spellEnd"/>
            <w:r w:rsidRPr="00E0781F">
              <w:rPr>
                <w:rFonts w:ascii="Times New Roman" w:hAnsi="Times New Roman" w:cs="Times New Roman"/>
                <w:sz w:val="20"/>
                <w:szCs w:val="20"/>
              </w:rPr>
              <w:t xml:space="preserve"> (974 pos., 0.14%)</w:t>
            </w:r>
          </w:p>
        </w:tc>
        <w:tc>
          <w:tcPr>
            <w:tcW w:w="1985" w:type="dxa"/>
          </w:tcPr>
          <w:p w14:paraId="5859F394"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w:t>
            </w:r>
          </w:p>
        </w:tc>
        <w:tc>
          <w:tcPr>
            <w:tcW w:w="2358" w:type="dxa"/>
          </w:tcPr>
          <w:p w14:paraId="0DE26802"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w:t>
            </w:r>
          </w:p>
        </w:tc>
      </w:tr>
      <w:tr w:rsidR="00E0781F" w:rsidRPr="00E0781F" w14:paraId="3DCC19D2" w14:textId="77777777" w:rsidTr="00E0781F">
        <w:tc>
          <w:tcPr>
            <w:tcW w:w="1838" w:type="dxa"/>
          </w:tcPr>
          <w:p w14:paraId="046FEC83"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Scenes excluded</w:t>
            </w:r>
          </w:p>
        </w:tc>
        <w:tc>
          <w:tcPr>
            <w:tcW w:w="2835" w:type="dxa"/>
          </w:tcPr>
          <w:p w14:paraId="54D1115D"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46 (RIO10 re-localisation)</w:t>
            </w:r>
          </w:p>
        </w:tc>
        <w:tc>
          <w:tcPr>
            <w:tcW w:w="1985" w:type="dxa"/>
          </w:tcPr>
          <w:p w14:paraId="73940A54"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w:t>
            </w:r>
          </w:p>
        </w:tc>
        <w:tc>
          <w:tcPr>
            <w:tcW w:w="2358" w:type="dxa"/>
          </w:tcPr>
          <w:p w14:paraId="115D27CA"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w:t>
            </w:r>
          </w:p>
        </w:tc>
      </w:tr>
      <w:tr w:rsidR="00E0781F" w:rsidRPr="00E0781F" w14:paraId="53AFB236" w14:textId="77777777" w:rsidTr="00E0781F">
        <w:tc>
          <w:tcPr>
            <w:tcW w:w="1838" w:type="dxa"/>
          </w:tcPr>
          <w:p w14:paraId="5A0751EC"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Ground-truth edges/triples</w:t>
            </w:r>
          </w:p>
        </w:tc>
        <w:tc>
          <w:tcPr>
            <w:tcW w:w="2835" w:type="dxa"/>
          </w:tcPr>
          <w:p w14:paraId="65DEB342"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1,005,126 train edges (2,383,223 after rule-based injection)</w:t>
            </w:r>
          </w:p>
        </w:tc>
        <w:tc>
          <w:tcPr>
            <w:tcW w:w="1985" w:type="dxa"/>
          </w:tcPr>
          <w:p w14:paraId="2B8FD3BA"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1,644</w:t>
            </w:r>
          </w:p>
        </w:tc>
        <w:tc>
          <w:tcPr>
            <w:tcW w:w="2358" w:type="dxa"/>
          </w:tcPr>
          <w:p w14:paraId="47BA5DDD"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508</w:t>
            </w:r>
          </w:p>
        </w:tc>
      </w:tr>
      <w:tr w:rsidR="00E0781F" w:rsidRPr="00E0781F" w14:paraId="05273D40" w14:textId="77777777" w:rsidTr="00E0781F">
        <w:tc>
          <w:tcPr>
            <w:tcW w:w="1838" w:type="dxa"/>
          </w:tcPr>
          <w:p w14:paraId="1654B409"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Ground-truth source</w:t>
            </w:r>
          </w:p>
        </w:tc>
        <w:tc>
          <w:tcPr>
            <w:tcW w:w="2835" w:type="dxa"/>
          </w:tcPr>
          <w:p w14:paraId="4A8B7EC2"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Human-annotated (3DSSG) + rule-injected</w:t>
            </w:r>
          </w:p>
        </w:tc>
        <w:tc>
          <w:tcPr>
            <w:tcW w:w="1985" w:type="dxa"/>
          </w:tcPr>
          <w:p w14:paraId="648AA8DF"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Geometry-derived, manually verified sample</w:t>
            </w:r>
          </w:p>
        </w:tc>
        <w:tc>
          <w:tcPr>
            <w:tcW w:w="2358" w:type="dxa"/>
          </w:tcPr>
          <w:p w14:paraId="367D6F65"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Geometry-derived, visually verified</w:t>
            </w:r>
          </w:p>
        </w:tc>
      </w:tr>
      <w:tr w:rsidR="00E0781F" w:rsidRPr="00E0781F" w14:paraId="1620B0D1" w14:textId="77777777" w:rsidTr="00E0781F">
        <w:tc>
          <w:tcPr>
            <w:tcW w:w="1838" w:type="dxa"/>
          </w:tcPr>
          <w:p w14:paraId="4D6585A2"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Notable handling</w:t>
            </w:r>
          </w:p>
        </w:tc>
        <w:tc>
          <w:tcPr>
            <w:tcW w:w="2835" w:type="dxa"/>
          </w:tcPr>
          <w:p w14:paraId="4AC47955"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Nearest-vertex label transfer, 82.7% mean coverage</w:t>
            </w:r>
          </w:p>
        </w:tc>
        <w:tc>
          <w:tcPr>
            <w:tcW w:w="1985" w:type="dxa"/>
          </w:tcPr>
          <w:p w14:paraId="6E6F97C7"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w:t>
            </w:r>
          </w:p>
        </w:tc>
        <w:tc>
          <w:tcPr>
            <w:tcW w:w="2358" w:type="dxa"/>
          </w:tcPr>
          <w:p w14:paraId="4A1EAEB2" w14:textId="77777777" w:rsidR="00E0781F" w:rsidRPr="00E0781F" w:rsidRDefault="00E0781F" w:rsidP="008E2EBB">
            <w:pPr>
              <w:jc w:val="both"/>
              <w:rPr>
                <w:rFonts w:ascii="Times New Roman" w:hAnsi="Times New Roman" w:cs="Times New Roman"/>
                <w:sz w:val="20"/>
                <w:szCs w:val="20"/>
              </w:rPr>
            </w:pPr>
            <w:r w:rsidRPr="00E0781F">
              <w:rPr>
                <w:rFonts w:ascii="Times New Roman" w:hAnsi="Times New Roman" w:cs="Times New Roman"/>
                <w:sz w:val="20"/>
                <w:szCs w:val="20"/>
              </w:rPr>
              <w:t>3/8 scenes Z-axis-inverted (corrected before evaluation)</w:t>
            </w:r>
          </w:p>
        </w:tc>
      </w:tr>
    </w:tbl>
    <w:p w14:paraId="7F2C06B5" w14:textId="77777777" w:rsidR="00E0781F" w:rsidRDefault="00E0781F" w:rsidP="00E0781F">
      <w:pPr>
        <w:tabs>
          <w:tab w:val="left" w:pos="5072"/>
        </w:tabs>
        <w:rPr>
          <w:rFonts w:ascii="Times New Roman" w:hAnsi="Times New Roman" w:cs="Times New Roman"/>
          <w:sz w:val="22"/>
          <w:szCs w:val="22"/>
        </w:rPr>
      </w:pPr>
    </w:p>
    <w:p w14:paraId="570A4437" w14:textId="77777777" w:rsidR="00E0781F" w:rsidRDefault="00E0781F" w:rsidP="00E0781F">
      <w:pPr>
        <w:tabs>
          <w:tab w:val="left" w:pos="5072"/>
        </w:tabs>
        <w:rPr>
          <w:rFonts w:ascii="Times New Roman" w:hAnsi="Times New Roman" w:cs="Times New Roman"/>
          <w:sz w:val="22"/>
          <w:szCs w:val="22"/>
        </w:rPr>
      </w:pPr>
    </w:p>
    <w:p w14:paraId="3FE7D290" w14:textId="77777777" w:rsidR="00E0781F" w:rsidRDefault="00E0781F" w:rsidP="00E0781F">
      <w:pPr>
        <w:tabs>
          <w:tab w:val="left" w:pos="5072"/>
        </w:tabs>
        <w:rPr>
          <w:rFonts w:ascii="Times New Roman" w:hAnsi="Times New Roman" w:cs="Times New Roman"/>
          <w:sz w:val="22"/>
          <w:szCs w:val="22"/>
        </w:rPr>
      </w:pPr>
    </w:p>
    <w:p w14:paraId="3B85BD52" w14:textId="77777777" w:rsidR="00E0781F" w:rsidRDefault="00E0781F" w:rsidP="00E0781F">
      <w:pPr>
        <w:tabs>
          <w:tab w:val="left" w:pos="5072"/>
        </w:tabs>
        <w:rPr>
          <w:rFonts w:ascii="Times New Roman" w:hAnsi="Times New Roman" w:cs="Times New Roman"/>
          <w:sz w:val="22"/>
          <w:szCs w:val="22"/>
        </w:rPr>
      </w:pPr>
    </w:p>
    <w:p w14:paraId="14BCD8EB" w14:textId="77777777" w:rsidR="00E0781F" w:rsidRDefault="00E0781F" w:rsidP="00E0781F">
      <w:pPr>
        <w:tabs>
          <w:tab w:val="left" w:pos="5072"/>
        </w:tabs>
        <w:jc w:val="center"/>
        <w:rPr>
          <w:rFonts w:ascii="Times New Roman" w:hAnsi="Times New Roman" w:cs="Times New Roman"/>
          <w:b/>
          <w:bCs/>
          <w:sz w:val="28"/>
          <w:szCs w:val="28"/>
        </w:rPr>
      </w:pPr>
    </w:p>
    <w:p w14:paraId="2BDA78F4" w14:textId="77777777" w:rsidR="00E0781F" w:rsidRDefault="00E0781F" w:rsidP="00E0781F">
      <w:pPr>
        <w:tabs>
          <w:tab w:val="left" w:pos="5072"/>
        </w:tabs>
        <w:jc w:val="center"/>
        <w:rPr>
          <w:rFonts w:ascii="Times New Roman" w:hAnsi="Times New Roman" w:cs="Times New Roman"/>
          <w:b/>
          <w:bCs/>
          <w:sz w:val="28"/>
          <w:szCs w:val="28"/>
        </w:rPr>
      </w:pPr>
    </w:p>
    <w:p w14:paraId="775EEA5A" w14:textId="77777777" w:rsidR="00E0781F" w:rsidRDefault="00E0781F" w:rsidP="00E0781F">
      <w:pPr>
        <w:tabs>
          <w:tab w:val="left" w:pos="5072"/>
        </w:tabs>
        <w:jc w:val="center"/>
        <w:rPr>
          <w:rFonts w:ascii="Times New Roman" w:hAnsi="Times New Roman" w:cs="Times New Roman"/>
          <w:b/>
          <w:bCs/>
          <w:sz w:val="28"/>
          <w:szCs w:val="28"/>
        </w:rPr>
      </w:pPr>
    </w:p>
    <w:p w14:paraId="0F516400" w14:textId="77777777" w:rsidR="00E0781F" w:rsidRDefault="00E0781F" w:rsidP="00E0781F">
      <w:pPr>
        <w:tabs>
          <w:tab w:val="left" w:pos="5072"/>
        </w:tabs>
        <w:jc w:val="center"/>
        <w:rPr>
          <w:rFonts w:ascii="Times New Roman" w:hAnsi="Times New Roman" w:cs="Times New Roman"/>
          <w:b/>
          <w:bCs/>
          <w:sz w:val="28"/>
          <w:szCs w:val="28"/>
        </w:rPr>
      </w:pPr>
    </w:p>
    <w:p w14:paraId="40761DA8" w14:textId="77777777" w:rsidR="00E0781F" w:rsidRDefault="00E0781F" w:rsidP="00E0781F">
      <w:pPr>
        <w:pStyle w:val="Heading1"/>
        <w:tabs>
          <w:tab w:val="left" w:pos="5072"/>
        </w:tabs>
        <w:jc w:val="center"/>
        <w:rPr>
          <w:rFonts w:ascii="Times New Roman" w:hAnsi="Times New Roman" w:cs="Times New Roman"/>
          <w:b/>
          <w:bCs/>
          <w:sz w:val="28"/>
          <w:szCs w:val="28"/>
        </w:rPr>
      </w:pPr>
      <w:bookmarkStart w:id="105" w:name="_Toc234182255"/>
      <w:bookmarkStart w:id="106" w:name="idxbm1022"/>
      <w:r w:rsidRPr="00E0781F">
        <w:rPr>
          <w:rFonts w:ascii="Times New Roman" w:hAnsi="Times New Roman" w:cs="Times New Roman"/>
          <w:b/>
          <w:bCs/>
          <w:color w:val="000000"/>
          <w:sz w:val="28"/>
          <w:szCs w:val="28"/>
        </w:rPr>
        <w:lastRenderedPageBreak/>
        <w:t>4. METHODOLOGY</w:t>
      </w:r>
      <w:bookmarkEnd w:id="105"/>
      <w:bookmarkEnd w:id="106"/>
    </w:p>
    <w:p w14:paraId="0E5C7EB7" w14:textId="77777777" w:rsidR="00E0781F" w:rsidRDefault="00E0781F" w:rsidP="00E0781F">
      <w:pPr>
        <w:tabs>
          <w:tab w:val="left" w:pos="5072"/>
        </w:tabs>
        <w:jc w:val="center"/>
        <w:rPr>
          <w:rFonts w:ascii="Times New Roman" w:hAnsi="Times New Roman" w:cs="Times New Roman"/>
          <w:b/>
          <w:bCs/>
          <w:sz w:val="28"/>
          <w:szCs w:val="28"/>
        </w:rPr>
      </w:pPr>
    </w:p>
    <w:p w14:paraId="0D75ED4D" w14:textId="77777777" w:rsidR="00E0781F" w:rsidRDefault="00E0781F" w:rsidP="00E0781F">
      <w:pPr>
        <w:tabs>
          <w:tab w:val="left" w:pos="5072"/>
        </w:tabs>
        <w:rPr>
          <w:rFonts w:ascii="Times New Roman" w:hAnsi="Times New Roman" w:cs="Times New Roman"/>
          <w:b/>
          <w:bCs/>
        </w:rPr>
      </w:pPr>
    </w:p>
    <w:p w14:paraId="001D6D02" w14:textId="77777777" w:rsidR="00E0781F" w:rsidRDefault="00E0781F" w:rsidP="00E0781F">
      <w:pPr>
        <w:tabs>
          <w:tab w:val="left" w:pos="5072"/>
        </w:tabs>
        <w:rPr>
          <w:rFonts w:ascii="Times New Roman" w:hAnsi="Times New Roman" w:cs="Times New Roman"/>
          <w:b/>
          <w:bCs/>
        </w:rPr>
      </w:pPr>
    </w:p>
    <w:p w14:paraId="03EB8487" w14:textId="77777777" w:rsidR="00E0781F" w:rsidRDefault="00E0781F" w:rsidP="00E0781F">
      <w:pPr>
        <w:pStyle w:val="Heading2"/>
        <w:tabs>
          <w:tab w:val="left" w:pos="5072"/>
        </w:tabs>
        <w:rPr>
          <w:rFonts w:ascii="Times New Roman" w:hAnsi="Times New Roman" w:cs="Times New Roman"/>
          <w:b/>
          <w:bCs/>
        </w:rPr>
      </w:pPr>
      <w:bookmarkStart w:id="107" w:name="_Toc234182256"/>
      <w:bookmarkStart w:id="108" w:name="idxbm1023"/>
      <w:r w:rsidRPr="00E0781F">
        <w:rPr>
          <w:rFonts w:ascii="Times New Roman" w:hAnsi="Times New Roman" w:cs="Times New Roman"/>
          <w:b/>
          <w:bCs/>
          <w:color w:val="000000"/>
          <w:sz w:val="26"/>
        </w:rPr>
        <w:t>4.1 Pipeline Overview</w:t>
      </w:r>
      <w:bookmarkEnd w:id="107"/>
      <w:bookmarkEnd w:id="108"/>
    </w:p>
    <w:p w14:paraId="7D47D541" w14:textId="77777777" w:rsidR="00E0781F" w:rsidRDefault="00E0781F" w:rsidP="00E0781F">
      <w:pPr>
        <w:tabs>
          <w:tab w:val="left" w:pos="5072"/>
        </w:tabs>
        <w:rPr>
          <w:rFonts w:ascii="Times New Roman" w:hAnsi="Times New Roman" w:cs="Times New Roman"/>
          <w:b/>
          <w:bCs/>
        </w:rPr>
      </w:pPr>
    </w:p>
    <w:p w14:paraId="47CD1F40" w14:textId="77777777" w:rsidR="00E0781F" w:rsidRPr="00E0781F" w:rsidRDefault="00E0781F" w:rsidP="00E0781F">
      <w:pPr>
        <w:tabs>
          <w:tab w:val="left" w:pos="5072"/>
        </w:tabs>
        <w:rPr>
          <w:rFonts w:ascii="Times New Roman" w:hAnsi="Times New Roman" w:cs="Times New Roman"/>
        </w:rPr>
      </w:pPr>
      <w:proofErr w:type="spellStart"/>
      <w:r w:rsidRPr="00E0781F">
        <w:rPr>
          <w:rFonts w:ascii="Times New Roman" w:hAnsi="Times New Roman" w:cs="Times New Roman"/>
        </w:rPr>
        <w:t>LogicSplat</w:t>
      </w:r>
      <w:proofErr w:type="spellEnd"/>
      <w:r w:rsidRPr="00E0781F">
        <w:rPr>
          <w:rFonts w:ascii="Times New Roman" w:hAnsi="Times New Roman" w:cs="Times New Roman"/>
        </w:rPr>
        <w:t xml:space="preserve"> takes as input a 3D Gaussian Splat </w:t>
      </w:r>
      <w:commentRangeStart w:id="109"/>
      <w:r w:rsidRPr="00E0781F">
        <w:rPr>
          <w:rFonts w:ascii="Times New Roman" w:hAnsi="Times New Roman" w:cs="Times New Roman"/>
        </w:rPr>
        <w:t xml:space="preserve">— </w:t>
      </w:r>
      <w:commentRangeEnd w:id="109"/>
      <w:r w:rsidR="00403136">
        <w:rPr>
          <w:rStyle w:val="CommentReference"/>
        </w:rPr>
        <w:commentReference w:id="109"/>
      </w:r>
      <w:r w:rsidRPr="00E0781F">
        <w:rPr>
          <w:rFonts w:ascii="Times New Roman" w:hAnsi="Times New Roman" w:cs="Times New Roman"/>
        </w:rPr>
        <w:t xml:space="preserve">reconstructed from a short smartphone video via COLMAP and </w:t>
      </w:r>
      <w:proofErr w:type="spellStart"/>
      <w:r w:rsidRPr="00E0781F">
        <w:rPr>
          <w:rFonts w:ascii="Times New Roman" w:hAnsi="Times New Roman" w:cs="Times New Roman"/>
        </w:rPr>
        <w:t>NerfStudio's</w:t>
      </w:r>
      <w:proofErr w:type="spellEnd"/>
      <w:r w:rsidRPr="00E0781F">
        <w:rPr>
          <w:rFonts w:ascii="Times New Roman" w:hAnsi="Times New Roman" w:cs="Times New Roman"/>
        </w:rPr>
        <w:t xml:space="preserve"> </w:t>
      </w:r>
      <w:proofErr w:type="spellStart"/>
      <w:r w:rsidRPr="00E0781F">
        <w:rPr>
          <w:rFonts w:ascii="Times New Roman" w:hAnsi="Times New Roman" w:cs="Times New Roman"/>
        </w:rPr>
        <w:t>splatfacto</w:t>
      </w:r>
      <w:proofErr w:type="spellEnd"/>
      <w:r w:rsidRPr="00E0781F">
        <w:rPr>
          <w:rFonts w:ascii="Times New Roman" w:hAnsi="Times New Roman" w:cs="Times New Roman"/>
        </w:rPr>
        <w:t xml:space="preserve"> pipeline over 30,000 training iterations — and produces as output a directed scene graph over ten relation types: </w:t>
      </w:r>
      <w:proofErr w:type="spellStart"/>
      <w:r w:rsidRPr="00E0781F">
        <w:rPr>
          <w:rFonts w:ascii="Times New Roman" w:hAnsi="Times New Roman" w:cs="Times New Roman"/>
        </w:rPr>
        <w:t>on_top_of</w:t>
      </w:r>
      <w:proofErr w:type="spellEnd"/>
      <w:r w:rsidRPr="00E0781F">
        <w:rPr>
          <w:rFonts w:ascii="Times New Roman" w:hAnsi="Times New Roman" w:cs="Times New Roman"/>
        </w:rPr>
        <w:t xml:space="preserve">, under, </w:t>
      </w:r>
      <w:proofErr w:type="spellStart"/>
      <w:r w:rsidRPr="00E0781F">
        <w:rPr>
          <w:rFonts w:ascii="Times New Roman" w:hAnsi="Times New Roman" w:cs="Times New Roman"/>
        </w:rPr>
        <w:t>attached_to</w:t>
      </w:r>
      <w:proofErr w:type="spellEnd"/>
      <w:r w:rsidRPr="00E0781F">
        <w:rPr>
          <w:rFonts w:ascii="Times New Roman" w:hAnsi="Times New Roman" w:cs="Times New Roman"/>
        </w:rPr>
        <w:t xml:space="preserve">, </w:t>
      </w:r>
      <w:proofErr w:type="spellStart"/>
      <w:r w:rsidRPr="00E0781F">
        <w:rPr>
          <w:rFonts w:ascii="Times New Roman" w:hAnsi="Times New Roman" w:cs="Times New Roman"/>
        </w:rPr>
        <w:t>adjacent_to</w:t>
      </w:r>
      <w:proofErr w:type="spellEnd"/>
      <w:r w:rsidRPr="00E0781F">
        <w:rPr>
          <w:rFonts w:ascii="Times New Roman" w:hAnsi="Times New Roman" w:cs="Times New Roman"/>
        </w:rPr>
        <w:t xml:space="preserve">, </w:t>
      </w:r>
      <w:proofErr w:type="spellStart"/>
      <w:r w:rsidRPr="00E0781F">
        <w:rPr>
          <w:rFonts w:ascii="Times New Roman" w:hAnsi="Times New Roman" w:cs="Times New Roman"/>
        </w:rPr>
        <w:t>left_of</w:t>
      </w:r>
      <w:proofErr w:type="spellEnd"/>
      <w:r w:rsidRPr="00E0781F">
        <w:rPr>
          <w:rFonts w:ascii="Times New Roman" w:hAnsi="Times New Roman" w:cs="Times New Roman"/>
        </w:rPr>
        <w:t xml:space="preserve">, </w:t>
      </w:r>
      <w:proofErr w:type="spellStart"/>
      <w:r w:rsidRPr="00E0781F">
        <w:rPr>
          <w:rFonts w:ascii="Times New Roman" w:hAnsi="Times New Roman" w:cs="Times New Roman"/>
        </w:rPr>
        <w:t>right_of</w:t>
      </w:r>
      <w:proofErr w:type="spellEnd"/>
      <w:r w:rsidRPr="00E0781F">
        <w:rPr>
          <w:rFonts w:ascii="Times New Roman" w:hAnsi="Times New Roman" w:cs="Times New Roman"/>
        </w:rPr>
        <w:t xml:space="preserve">, </w:t>
      </w:r>
      <w:proofErr w:type="spellStart"/>
      <w:r w:rsidRPr="00E0781F">
        <w:rPr>
          <w:rFonts w:ascii="Times New Roman" w:hAnsi="Times New Roman" w:cs="Times New Roman"/>
        </w:rPr>
        <w:t>in_front_of</w:t>
      </w:r>
      <w:proofErr w:type="spellEnd"/>
      <w:r w:rsidRPr="00E0781F">
        <w:rPr>
          <w:rFonts w:ascii="Times New Roman" w:hAnsi="Times New Roman" w:cs="Times New Roman"/>
        </w:rPr>
        <w:t xml:space="preserve">, behind, </w:t>
      </w:r>
      <w:proofErr w:type="spellStart"/>
      <w:r w:rsidRPr="00E0781F">
        <w:rPr>
          <w:rFonts w:ascii="Times New Roman" w:hAnsi="Times New Roman" w:cs="Times New Roman"/>
        </w:rPr>
        <w:t>higher_than</w:t>
      </w:r>
      <w:proofErr w:type="spellEnd"/>
      <w:r w:rsidRPr="00E0781F">
        <w:rPr>
          <w:rFonts w:ascii="Times New Roman" w:hAnsi="Times New Roman" w:cs="Times New Roman"/>
        </w:rPr>
        <w:t xml:space="preserve">, and </w:t>
      </w:r>
      <w:proofErr w:type="spellStart"/>
      <w:r w:rsidRPr="00E0781F">
        <w:rPr>
          <w:rFonts w:ascii="Times New Roman" w:hAnsi="Times New Roman" w:cs="Times New Roman"/>
        </w:rPr>
        <w:t>lower_than</w:t>
      </w:r>
      <w:proofErr w:type="spellEnd"/>
      <w:r w:rsidRPr="00E0781F">
        <w:rPr>
          <w:rFonts w:ascii="Times New Roman" w:hAnsi="Times New Roman" w:cs="Times New Roman"/>
        </w:rPr>
        <w:t>. No foundation model, vision-language model, or depth sensor is required at inference time.</w:t>
      </w:r>
    </w:p>
    <w:p w14:paraId="2334BEE1" w14:textId="77777777" w:rsidR="00E0781F" w:rsidRPr="00E0781F" w:rsidRDefault="00E0781F" w:rsidP="00E0781F">
      <w:pPr>
        <w:tabs>
          <w:tab w:val="left" w:pos="5072"/>
        </w:tabs>
        <w:rPr>
          <w:rFonts w:ascii="Times New Roman" w:hAnsi="Times New Roman" w:cs="Times New Roman"/>
        </w:rPr>
      </w:pPr>
    </w:p>
    <w:p w14:paraId="398B9568" w14:textId="77777777" w:rsidR="00E0781F" w:rsidRPr="00E0781F" w:rsidRDefault="00E0781F" w:rsidP="00403136">
      <w:pPr>
        <w:tabs>
          <w:tab w:val="left" w:pos="5072"/>
        </w:tabs>
        <w:jc w:val="both"/>
        <w:rPr>
          <w:rFonts w:ascii="Times New Roman" w:hAnsi="Times New Roman" w:cs="Times New Roman"/>
        </w:rPr>
        <w:pPrChange w:id="110" w:author="Sahil Shah" w:date="2026-07-07T16:51:00Z">
          <w:pPr>
            <w:tabs>
              <w:tab w:val="left" w:pos="5072"/>
            </w:tabs>
          </w:pPr>
        </w:pPrChange>
      </w:pPr>
      <w:r w:rsidRPr="00E0781F">
        <w:rPr>
          <w:rFonts w:ascii="Times New Roman" w:hAnsi="Times New Roman" w:cs="Times New Roman"/>
        </w:rPr>
        <w:t>The pipeline proceeds through a sequence of geometric preprocessing stages before relation prediction. Raw Gaussians are first cleaned by removing those with opacity below 0.1, then by Statistical Outlier Removal to discard spatially isolated floaters. For scenes with a single dominant background surface, a RANSAC-based plane segmentation step removes the floor or table, isolating the object region; this step is applied for the tabletop evaluation but not for the LERF scenes, which lack a single dominant background plane in the same sense.</w:t>
      </w:r>
    </w:p>
    <w:p w14:paraId="3AEF7E30" w14:textId="77777777" w:rsidR="00E0781F" w:rsidRPr="00E0781F" w:rsidRDefault="00E0781F" w:rsidP="00403136">
      <w:pPr>
        <w:tabs>
          <w:tab w:val="left" w:pos="5072"/>
        </w:tabs>
        <w:jc w:val="both"/>
        <w:rPr>
          <w:rFonts w:ascii="Times New Roman" w:hAnsi="Times New Roman" w:cs="Times New Roman"/>
        </w:rPr>
        <w:pPrChange w:id="111" w:author="Sahil Shah" w:date="2026-07-07T16:51:00Z">
          <w:pPr>
            <w:tabs>
              <w:tab w:val="left" w:pos="5072"/>
            </w:tabs>
          </w:pPr>
        </w:pPrChange>
      </w:pPr>
    </w:p>
    <w:p w14:paraId="10C8D540" w14:textId="77777777" w:rsidR="00E0781F" w:rsidRDefault="00E0781F" w:rsidP="00403136">
      <w:pPr>
        <w:tabs>
          <w:tab w:val="left" w:pos="5072"/>
        </w:tabs>
        <w:jc w:val="both"/>
        <w:rPr>
          <w:rFonts w:ascii="Times New Roman" w:hAnsi="Times New Roman" w:cs="Times New Roman"/>
        </w:rPr>
        <w:pPrChange w:id="112" w:author="Sahil Shah" w:date="2026-07-07T16:51:00Z">
          <w:pPr>
            <w:tabs>
              <w:tab w:val="left" w:pos="5072"/>
            </w:tabs>
          </w:pPr>
        </w:pPrChange>
      </w:pPr>
      <w:r w:rsidRPr="00E0781F">
        <w:rPr>
          <w:rFonts w:ascii="Times New Roman" w:hAnsi="Times New Roman" w:cs="Times New Roman"/>
        </w:rPr>
        <w:t xml:space="preserve">The remaining Gaussians are segmented into discrete object instances via HDBSCAN clustering, each yielding a 10-dimensional node feature vector and, for every directed object pair, a 22-dimensional edge feature vector. These features are passed to </w:t>
      </w:r>
      <w:proofErr w:type="spellStart"/>
      <w:r w:rsidRPr="00E0781F">
        <w:rPr>
          <w:rFonts w:ascii="Times New Roman" w:hAnsi="Times New Roman" w:cs="Times New Roman"/>
        </w:rPr>
        <w:t>GeoKANRelationGNN</w:t>
      </w:r>
      <w:proofErr w:type="spellEnd"/>
      <w:r w:rsidRPr="00E0781F">
        <w:rPr>
          <w:rFonts w:ascii="Times New Roman" w:hAnsi="Times New Roman" w:cs="Times New Roman"/>
        </w:rPr>
        <w:t xml:space="preserve">, which produces ten relation logits per directed pair; each logit is </w:t>
      </w:r>
      <w:proofErr w:type="spellStart"/>
      <w:r w:rsidRPr="00E0781F">
        <w:rPr>
          <w:rFonts w:ascii="Times New Roman" w:hAnsi="Times New Roman" w:cs="Times New Roman"/>
        </w:rPr>
        <w:t>thresholded</w:t>
      </w:r>
      <w:proofErr w:type="spellEnd"/>
      <w:r w:rsidRPr="00E0781F">
        <w:rPr>
          <w:rFonts w:ascii="Times New Roman" w:hAnsi="Times New Roman" w:cs="Times New Roman"/>
        </w:rPr>
        <w:t xml:space="preserve"> independently using per-relation thresholds calibrated on the 3DSSG validation set. Finally, the predicted relation set is passed to </w:t>
      </w:r>
      <w:proofErr w:type="spellStart"/>
      <w:r w:rsidRPr="00E0781F">
        <w:rPr>
          <w:rFonts w:ascii="Times New Roman" w:hAnsi="Times New Roman" w:cs="Times New Roman"/>
        </w:rPr>
        <w:t>SceneGraphRepair</w:t>
      </w:r>
      <w:proofErr w:type="spellEnd"/>
      <w:r w:rsidRPr="00E0781F">
        <w:rPr>
          <w:rFonts w:ascii="Times New Roman" w:hAnsi="Times New Roman" w:cs="Times New Roman"/>
        </w:rPr>
        <w:t>, which enforces logical consistency through fixed-point iteration before the final scene graph is returned.</w:t>
      </w:r>
    </w:p>
    <w:p w14:paraId="03A9BB9D" w14:textId="77777777" w:rsidR="00E0781F" w:rsidRDefault="00E0781F" w:rsidP="00E0781F">
      <w:pPr>
        <w:tabs>
          <w:tab w:val="left" w:pos="5072"/>
        </w:tabs>
        <w:rPr>
          <w:rFonts w:ascii="Times New Roman" w:hAnsi="Times New Roman" w:cs="Times New Roman"/>
        </w:rPr>
      </w:pPr>
    </w:p>
    <w:p w14:paraId="218F34D4" w14:textId="77777777" w:rsidR="00E0781F" w:rsidRDefault="00E0781F" w:rsidP="00E0781F">
      <w:pPr>
        <w:tabs>
          <w:tab w:val="left" w:pos="5072"/>
        </w:tabs>
        <w:rPr>
          <w:rFonts w:ascii="Times New Roman" w:hAnsi="Times New Roman" w:cs="Times New Roman"/>
        </w:rPr>
      </w:pPr>
    </w:p>
    <w:p w14:paraId="0DEA64BD" w14:textId="77777777" w:rsidR="00E0781F" w:rsidRDefault="00E0781F" w:rsidP="00E0781F">
      <w:pPr>
        <w:tabs>
          <w:tab w:val="left" w:pos="5072"/>
        </w:tabs>
        <w:rPr>
          <w:rFonts w:ascii="Times New Roman" w:hAnsi="Times New Roman" w:cs="Times New Roman"/>
        </w:rPr>
      </w:pPr>
    </w:p>
    <w:p w14:paraId="74275137" w14:textId="77777777" w:rsidR="00E0781F" w:rsidRPr="00E0781F" w:rsidRDefault="00E0781F" w:rsidP="00E0781F">
      <w:pPr>
        <w:tabs>
          <w:tab w:val="left" w:pos="5072"/>
        </w:tabs>
        <w:jc w:val="center"/>
        <w:rPr>
          <w:rFonts w:ascii="Times New Roman" w:hAnsi="Times New Roman" w:cs="Times New Roman"/>
        </w:rPr>
      </w:pPr>
      <w:commentRangeStart w:id="113"/>
      <w:r>
        <w:rPr>
          <w:rFonts w:ascii="Times New Roman" w:hAnsi="Times New Roman" w:cs="Times New Roman"/>
          <w:noProof/>
        </w:rPr>
        <w:lastRenderedPageBreak/>
        <w:drawing>
          <wp:inline distT="0" distB="0" distL="0" distR="0" wp14:anchorId="44997435" wp14:editId="07A4B728">
            <wp:extent cx="5745480" cy="2123440"/>
            <wp:effectExtent l="0" t="0" r="7620" b="0"/>
            <wp:docPr id="72067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7717" name="Picture 720677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8603" cy="2154161"/>
                    </a:xfrm>
                    <a:prstGeom prst="rect">
                      <a:avLst/>
                    </a:prstGeom>
                  </pic:spPr>
                </pic:pic>
              </a:graphicData>
            </a:graphic>
          </wp:inline>
        </w:drawing>
      </w:r>
      <w:commentRangeEnd w:id="113"/>
      <w:r w:rsidR="00403136">
        <w:rPr>
          <w:rStyle w:val="CommentReference"/>
        </w:rPr>
        <w:commentReference w:id="113"/>
      </w:r>
    </w:p>
    <w:p w14:paraId="2363B1C7" w14:textId="77777777" w:rsidR="00E0781F" w:rsidRDefault="00E0781F" w:rsidP="00E0781F">
      <w:pPr>
        <w:tabs>
          <w:tab w:val="left" w:pos="5072"/>
        </w:tabs>
        <w:jc w:val="both"/>
        <w:rPr>
          <w:rFonts w:ascii="Times New Roman" w:hAnsi="Times New Roman" w:cs="Times New Roman"/>
          <w:b/>
          <w:bCs/>
          <w:sz w:val="20"/>
          <w:szCs w:val="20"/>
        </w:rPr>
      </w:pPr>
    </w:p>
    <w:p w14:paraId="42A7F071" w14:textId="7E0C1B7A" w:rsidR="000B69C2" w:rsidRDefault="00E0781F" w:rsidP="00403136">
      <w:pPr>
        <w:tabs>
          <w:tab w:val="left" w:pos="5072"/>
        </w:tabs>
        <w:jc w:val="center"/>
        <w:rPr>
          <w:rFonts w:ascii="Times New Roman" w:hAnsi="Times New Roman" w:cs="Times New Roman"/>
          <w:b/>
          <w:bCs/>
          <w:sz w:val="20"/>
          <w:szCs w:val="20"/>
        </w:rPr>
        <w:pPrChange w:id="114" w:author="Sahil Shah" w:date="2026-07-07T16:52:00Z">
          <w:pPr>
            <w:tabs>
              <w:tab w:val="left" w:pos="5072"/>
            </w:tabs>
            <w:jc w:val="both"/>
          </w:pPr>
        </w:pPrChange>
      </w:pPr>
      <w:bookmarkStart w:id="115" w:name="_Toc234182097"/>
      <w:bookmarkStart w:id="116" w:name="_Toc234194905"/>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1</w:t>
      </w:r>
      <w:r>
        <w:rPr>
          <w:rFonts w:ascii="Times New Roman" w:hAnsi="Times New Roman" w:cs="Times New Roman"/>
          <w:b/>
          <w:sz w:val="20"/>
          <w:szCs w:val="20"/>
        </w:rPr>
        <w:fldChar w:fldCharType="end"/>
      </w:r>
      <w:r>
        <w:rPr>
          <w:rFonts w:ascii="Times New Roman" w:hAnsi="Times New Roman" w:cs="Times New Roman"/>
          <w:b/>
          <w:sz w:val="20"/>
          <w:szCs w:val="20"/>
        </w:rPr>
        <w:t xml:space="preserve">. The </w:t>
      </w:r>
      <w:proofErr w:type="spellStart"/>
      <w:r>
        <w:rPr>
          <w:rFonts w:ascii="Times New Roman" w:hAnsi="Times New Roman" w:cs="Times New Roman"/>
          <w:b/>
          <w:sz w:val="20"/>
          <w:szCs w:val="20"/>
        </w:rPr>
        <w:t>LogicSplat</w:t>
      </w:r>
      <w:proofErr w:type="spellEnd"/>
      <w:r>
        <w:rPr>
          <w:rFonts w:ascii="Times New Roman" w:hAnsi="Times New Roman" w:cs="Times New Roman"/>
          <w:b/>
          <w:sz w:val="20"/>
          <w:szCs w:val="20"/>
        </w:rPr>
        <w:t xml:space="preserve"> pipeline, from smartphone video to scene graph.</w:t>
      </w:r>
      <w:bookmarkEnd w:id="115"/>
      <w:bookmarkEnd w:id="116"/>
    </w:p>
    <w:p w14:paraId="3FBFEE07" w14:textId="77777777" w:rsidR="00E0781F" w:rsidRDefault="00E0781F" w:rsidP="00E0781F">
      <w:pPr>
        <w:tabs>
          <w:tab w:val="left" w:pos="5072"/>
        </w:tabs>
        <w:jc w:val="both"/>
        <w:rPr>
          <w:rFonts w:ascii="Times New Roman" w:hAnsi="Times New Roman" w:cs="Times New Roman"/>
          <w:b/>
          <w:bCs/>
          <w:sz w:val="20"/>
          <w:szCs w:val="20"/>
        </w:rPr>
      </w:pPr>
    </w:p>
    <w:p w14:paraId="411B4741" w14:textId="77777777" w:rsidR="00E0781F" w:rsidRDefault="00E0781F" w:rsidP="00E0781F">
      <w:pPr>
        <w:tabs>
          <w:tab w:val="left" w:pos="5072"/>
        </w:tabs>
        <w:jc w:val="both"/>
        <w:rPr>
          <w:rFonts w:ascii="Times New Roman" w:hAnsi="Times New Roman" w:cs="Times New Roman"/>
          <w:b/>
          <w:bCs/>
          <w:sz w:val="20"/>
          <w:szCs w:val="20"/>
        </w:rPr>
      </w:pPr>
    </w:p>
    <w:p w14:paraId="4E8951BE" w14:textId="77777777" w:rsidR="00E0781F" w:rsidRDefault="00E0781F" w:rsidP="00E0781F">
      <w:pPr>
        <w:pStyle w:val="Heading2"/>
        <w:tabs>
          <w:tab w:val="left" w:pos="5072"/>
        </w:tabs>
        <w:jc w:val="both"/>
        <w:rPr>
          <w:rFonts w:ascii="Times New Roman" w:hAnsi="Times New Roman" w:cs="Times New Roman"/>
          <w:b/>
          <w:bCs/>
        </w:rPr>
      </w:pPr>
      <w:bookmarkStart w:id="117" w:name="_Toc234182257"/>
      <w:bookmarkStart w:id="118" w:name="idxbm1024"/>
      <w:r w:rsidRPr="00E0781F">
        <w:rPr>
          <w:rFonts w:ascii="Times New Roman" w:hAnsi="Times New Roman" w:cs="Times New Roman"/>
          <w:b/>
          <w:bCs/>
          <w:color w:val="000000"/>
          <w:sz w:val="26"/>
        </w:rPr>
        <w:t>4.2 Object Clustering (HDBSCAN)</w:t>
      </w:r>
      <w:bookmarkEnd w:id="117"/>
      <w:bookmarkEnd w:id="118"/>
    </w:p>
    <w:p w14:paraId="0511CAA8" w14:textId="77777777" w:rsidR="00E0781F" w:rsidRDefault="00E0781F" w:rsidP="00E0781F">
      <w:pPr>
        <w:tabs>
          <w:tab w:val="left" w:pos="5072"/>
        </w:tabs>
        <w:jc w:val="both"/>
        <w:rPr>
          <w:rFonts w:ascii="Times New Roman" w:hAnsi="Times New Roman" w:cs="Times New Roman"/>
          <w:b/>
          <w:bCs/>
        </w:rPr>
      </w:pPr>
    </w:p>
    <w:p w14:paraId="16984056" w14:textId="77777777" w:rsidR="00E0781F" w:rsidRDefault="00E0781F" w:rsidP="00E0781F">
      <w:pPr>
        <w:tabs>
          <w:tab w:val="left" w:pos="5072"/>
        </w:tabs>
        <w:jc w:val="both"/>
        <w:rPr>
          <w:rFonts w:ascii="Times New Roman" w:hAnsi="Times New Roman" w:cs="Times New Roman"/>
        </w:rPr>
      </w:pPr>
      <w:r w:rsidRPr="00E0781F">
        <w:rPr>
          <w:rFonts w:ascii="Times New Roman" w:hAnsi="Times New Roman" w:cs="Times New Roman"/>
        </w:rPr>
        <w:t xml:space="preserve">The cleaned Gaussian cloud is segmented into discrete object instances using </w:t>
      </w:r>
      <w:commentRangeStart w:id="119"/>
      <w:r w:rsidRPr="00E0781F">
        <w:rPr>
          <w:rFonts w:ascii="Times New Roman" w:hAnsi="Times New Roman" w:cs="Times New Roman"/>
        </w:rPr>
        <w:t>HDBSCAN</w:t>
      </w:r>
      <w:commentRangeEnd w:id="119"/>
      <w:r w:rsidR="00403136">
        <w:rPr>
          <w:rStyle w:val="CommentReference"/>
        </w:rPr>
        <w:commentReference w:id="119"/>
      </w:r>
      <w:r w:rsidRPr="00E0781F">
        <w:rPr>
          <w:rFonts w:ascii="Times New Roman" w:hAnsi="Times New Roman" w:cs="Times New Roman"/>
        </w:rPr>
        <w:t>, operating on a 6-dimensional feature matrix formed by concatenating XYZ position with RGB colour, normalised to [0,1] and weighted by a factor of w = 0.3 relative to position, then standardised before clustering:</w:t>
      </w:r>
    </w:p>
    <w:p w14:paraId="69E8EAA6" w14:textId="77777777" w:rsidR="006532FD" w:rsidRDefault="006532FD" w:rsidP="00E0781F">
      <w:pPr>
        <w:tabs>
          <w:tab w:val="left" w:pos="5072"/>
        </w:tabs>
        <w:jc w:val="both"/>
        <w:rPr>
          <w:rFonts w:ascii="Times New Roman" w:hAnsi="Times New Roman" w:cs="Times New Roman"/>
        </w:rPr>
      </w:pPr>
    </w:p>
    <w:p w14:paraId="277EC01E" w14:textId="77777777" w:rsidR="006532FD" w:rsidRPr="006532FD" w:rsidRDefault="006532FD" w:rsidP="00E0781F">
      <w:pPr>
        <w:tabs>
          <w:tab w:val="left" w:pos="5072"/>
        </w:tabs>
        <w:jc w:val="both"/>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f=</m:t>
          </m:r>
          <m:d>
            <m:dPr>
              <m:begChr m:val="["/>
              <m:endChr m:val="]"/>
              <m:ctrlPr>
                <w:rPr>
                  <w:rFonts w:ascii="Cambria Math" w:eastAsiaTheme="minorEastAsia" w:hAnsi="Cambria Math" w:cs="Times New Roman"/>
                </w:rPr>
              </m:ctrlPr>
            </m:dPr>
            <m:e>
              <m:r>
                <w:rPr>
                  <w:rFonts w:ascii="Cambria Math" w:eastAsiaTheme="minorEastAsia" w:hAnsi="Cambria Math" w:cs="Times New Roman"/>
                </w:rPr>
                <m:t>x,y,z,w</m:t>
              </m:r>
              <m:f>
                <m:fPr>
                  <m:ctrlPr>
                    <w:rPr>
                      <w:rFonts w:ascii="Cambria Math" w:eastAsiaTheme="minorEastAsia" w:hAnsi="Cambria Math" w:cs="Times New Roman"/>
                    </w:rPr>
                  </m:ctrlPr>
                </m:fPr>
                <m:num>
                  <m:r>
                    <w:rPr>
                      <w:rFonts w:ascii="Cambria Math" w:eastAsiaTheme="minorEastAsia" w:hAnsi="Cambria Math" w:cs="Times New Roman"/>
                    </w:rPr>
                    <m:t>r</m:t>
                  </m:r>
                </m:num>
                <m:den>
                  <m:r>
                    <w:rPr>
                      <w:rFonts w:ascii="Cambria Math" w:eastAsiaTheme="minorEastAsia" w:hAnsi="Cambria Math" w:cs="Times New Roman"/>
                    </w:rPr>
                    <m:t>255</m:t>
                  </m:r>
                </m:den>
              </m:f>
              <m:r>
                <w:rPr>
                  <w:rFonts w:ascii="Cambria Math" w:eastAsiaTheme="minorEastAsia" w:hAnsi="Cambria Math" w:cs="Times New Roman"/>
                </w:rPr>
                <m:t>,w</m:t>
              </m:r>
              <m:f>
                <m:fPr>
                  <m:ctrlPr>
                    <w:rPr>
                      <w:rFonts w:ascii="Cambria Math" w:eastAsiaTheme="minorEastAsia" w:hAnsi="Cambria Math" w:cs="Times New Roman"/>
                    </w:rPr>
                  </m:ctrlPr>
                </m:fPr>
                <m:num>
                  <m:r>
                    <w:rPr>
                      <w:rFonts w:ascii="Cambria Math" w:eastAsiaTheme="minorEastAsia" w:hAnsi="Cambria Math" w:cs="Times New Roman"/>
                    </w:rPr>
                    <m:t>g</m:t>
                  </m:r>
                </m:num>
                <m:den>
                  <m:r>
                    <w:rPr>
                      <w:rFonts w:ascii="Cambria Math" w:eastAsiaTheme="minorEastAsia" w:hAnsi="Cambria Math" w:cs="Times New Roman"/>
                    </w:rPr>
                    <m:t>255</m:t>
                  </m:r>
                </m:den>
              </m:f>
              <m:r>
                <w:rPr>
                  <w:rFonts w:ascii="Cambria Math" w:eastAsiaTheme="minorEastAsia" w:hAnsi="Cambria Math" w:cs="Times New Roman"/>
                </w:rPr>
                <m:t>,w</m:t>
              </m:r>
              <m:f>
                <m:fPr>
                  <m:ctrlPr>
                    <w:rPr>
                      <w:rFonts w:ascii="Cambria Math" w:eastAsiaTheme="minorEastAsia" w:hAnsi="Cambria Math" w:cs="Times New Roman"/>
                    </w:rPr>
                  </m:ctrlPr>
                </m:fPr>
                <m:num>
                  <m:r>
                    <w:rPr>
                      <w:rFonts w:ascii="Cambria Math" w:eastAsiaTheme="minorEastAsia" w:hAnsi="Cambria Math" w:cs="Times New Roman"/>
                    </w:rPr>
                    <m:t>b</m:t>
                  </m:r>
                </m:num>
                <m:den>
                  <m:r>
                    <w:rPr>
                      <w:rFonts w:ascii="Cambria Math" w:eastAsiaTheme="minorEastAsia" w:hAnsi="Cambria Math" w:cs="Times New Roman"/>
                    </w:rPr>
                    <m:t>255</m:t>
                  </m:r>
                </m:den>
              </m:f>
            </m:e>
          </m:d>
          <m:r>
            <w:rPr>
              <w:rFonts w:ascii="Cambria Math" w:eastAsiaTheme="minorEastAsia" w:hAnsi="Cambria Math" w:cs="Times New Roman"/>
            </w:rPr>
            <m:t>,w=0.3</m:t>
          </m:r>
        </m:oMath>
      </m:oMathPara>
    </w:p>
    <w:p w14:paraId="449D0242" w14:textId="77777777" w:rsidR="006532FD" w:rsidRDefault="006532FD" w:rsidP="00E0781F">
      <w:pPr>
        <w:tabs>
          <w:tab w:val="left" w:pos="5072"/>
        </w:tabs>
        <w:jc w:val="both"/>
        <w:rPr>
          <w:rFonts w:ascii="Times New Roman" w:eastAsiaTheme="minorEastAsia" w:hAnsi="Times New Roman" w:cs="Times New Roman"/>
        </w:rPr>
      </w:pPr>
    </w:p>
    <w:p w14:paraId="566C8321" w14:textId="77777777" w:rsidR="006532FD" w:rsidRPr="006532FD" w:rsidRDefault="006532FD" w:rsidP="00E0781F">
      <w:pPr>
        <w:tabs>
          <w:tab w:val="left" w:pos="5072"/>
        </w:tabs>
        <w:jc w:val="both"/>
        <w:rPr>
          <w:rFonts w:ascii="Times New Roman" w:eastAsiaTheme="minorEastAsia" w:hAnsi="Times New Roman" w:cs="Times New Roman"/>
        </w:rPr>
      </w:pPr>
    </w:p>
    <w:p w14:paraId="1BEF6B12" w14:textId="77777777" w:rsidR="006532FD" w:rsidRP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An Otsu saturation threshold is applied beforehand to suppress achromatic background Gaussians; if fewer than 5% of Gaussians pass this filter, the threshold is halved and reapplied, and disabled entirely if still insufficient, preventing the filter from discarding valid data in scenes with predominantly grey or white objects.</w:t>
      </w:r>
    </w:p>
    <w:p w14:paraId="4AEB6276" w14:textId="77777777" w:rsidR="006532FD" w:rsidRPr="006532FD" w:rsidRDefault="006532FD" w:rsidP="006532FD">
      <w:pPr>
        <w:tabs>
          <w:tab w:val="left" w:pos="5072"/>
        </w:tabs>
        <w:jc w:val="both"/>
        <w:rPr>
          <w:rFonts w:ascii="Times New Roman" w:eastAsiaTheme="minorEastAsia" w:hAnsi="Times New Roman" w:cs="Times New Roman"/>
        </w:rPr>
      </w:pPr>
    </w:p>
    <w:p w14:paraId="432D294D" w14:textId="77777777" w:rsid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The key clustering parameter, the minimum cluster size, is auto-tuned per scene rather than fixed, since Gaussian density varies considerably across scenes and objects. The tuner sweeps a fixed set of divisors of the point count, runs HDBSCAN at each candidate value under two cluster-selection strategies, and selects the configuration producing a cluster count closest to the midpoint of a target range — four to twelve objects for training scenes, or pinned to the known object count for the oracle-clustering evaluation settings described in Section 4.9. The minimum-samples parameter is fixed at three throughout.</w:t>
      </w:r>
    </w:p>
    <w:p w14:paraId="3696400C" w14:textId="77777777" w:rsidR="006532FD" w:rsidRDefault="006532FD" w:rsidP="006532FD">
      <w:pPr>
        <w:tabs>
          <w:tab w:val="left" w:pos="5072"/>
        </w:tabs>
        <w:jc w:val="both"/>
        <w:rPr>
          <w:rFonts w:ascii="Times New Roman" w:eastAsiaTheme="minorEastAsia" w:hAnsi="Times New Roman" w:cs="Times New Roman"/>
        </w:rPr>
      </w:pPr>
    </w:p>
    <w:p w14:paraId="3D23D45E" w14:textId="77777777" w:rsidR="006532FD" w:rsidRPr="007B669F" w:rsidRDefault="006532FD" w:rsidP="006532FD">
      <w:pPr>
        <w:tabs>
          <w:tab w:val="left" w:pos="5072"/>
        </w:tabs>
        <w:jc w:val="both"/>
        <w:rPr>
          <w:rFonts w:ascii="Times New Roman" w:eastAsiaTheme="minorEastAsia" w:hAnsi="Times New Roman" w:cs="Times New Roman"/>
          <w:sz w:val="22"/>
          <w:szCs w:val="22"/>
        </w:rPr>
      </w:pPr>
    </w:p>
    <w:p w14:paraId="2296E2FB" w14:textId="77777777" w:rsidR="006532FD" w:rsidRPr="007B669F" w:rsidRDefault="006532FD" w:rsidP="007B669F">
      <w:pPr>
        <w:pStyle w:val="Heading2"/>
        <w:tabs>
          <w:tab w:val="left" w:pos="5072"/>
        </w:tabs>
        <w:rPr>
          <w:rFonts w:ascii="Times New Roman" w:eastAsiaTheme="minorEastAsia" w:hAnsi="Times New Roman" w:cs="Times New Roman"/>
          <w:b/>
          <w:bCs/>
        </w:rPr>
      </w:pPr>
      <w:bookmarkStart w:id="120" w:name="_Toc234182258"/>
      <w:bookmarkStart w:id="121" w:name="idxbm1025"/>
      <w:r w:rsidRPr="007B669F">
        <w:rPr>
          <w:rFonts w:ascii="Times New Roman" w:eastAsiaTheme="minorEastAsia" w:hAnsi="Times New Roman" w:cs="Times New Roman"/>
          <w:b/>
          <w:bCs/>
          <w:color w:val="000000"/>
          <w:sz w:val="26"/>
        </w:rPr>
        <w:t>4.3 Feature Engineering</w:t>
      </w:r>
      <w:bookmarkEnd w:id="120"/>
      <w:bookmarkEnd w:id="121"/>
    </w:p>
    <w:p w14:paraId="118E7FF1" w14:textId="77777777" w:rsidR="006532FD" w:rsidRDefault="006532FD" w:rsidP="006532FD">
      <w:pPr>
        <w:tabs>
          <w:tab w:val="left" w:pos="5072"/>
        </w:tabs>
        <w:jc w:val="center"/>
        <w:rPr>
          <w:rFonts w:ascii="Times New Roman" w:eastAsiaTheme="minorEastAsia" w:hAnsi="Times New Roman" w:cs="Times New Roman"/>
          <w:b/>
          <w:bCs/>
          <w:sz w:val="28"/>
          <w:szCs w:val="28"/>
        </w:rPr>
      </w:pPr>
    </w:p>
    <w:p w14:paraId="22CF0257" w14:textId="77777777" w:rsidR="006532FD" w:rsidRDefault="006532FD" w:rsidP="006532FD">
      <w:pPr>
        <w:pStyle w:val="Heading3"/>
        <w:tabs>
          <w:tab w:val="left" w:pos="5072"/>
        </w:tabs>
        <w:jc w:val="both"/>
        <w:rPr>
          <w:rFonts w:ascii="Times New Roman" w:eastAsiaTheme="minorEastAsia" w:hAnsi="Times New Roman" w:cs="Times New Roman"/>
          <w:b/>
          <w:bCs/>
        </w:rPr>
      </w:pPr>
      <w:bookmarkStart w:id="122" w:name="_Toc234182259"/>
      <w:bookmarkStart w:id="123" w:name="idxbm1026"/>
      <w:r w:rsidRPr="006532FD">
        <w:rPr>
          <w:rFonts w:ascii="Times New Roman" w:eastAsiaTheme="minorEastAsia" w:hAnsi="Times New Roman" w:cs="Times New Roman"/>
          <w:b/>
          <w:bCs/>
          <w:i/>
          <w:color w:val="000000"/>
          <w:sz w:val="24"/>
        </w:rPr>
        <w:t>4.3.1 Node Features (10-Dimensional)</w:t>
      </w:r>
      <w:bookmarkEnd w:id="122"/>
      <w:bookmarkEnd w:id="123"/>
    </w:p>
    <w:p w14:paraId="7A998983" w14:textId="77777777" w:rsidR="006532FD" w:rsidRDefault="006532FD" w:rsidP="006532FD">
      <w:pPr>
        <w:tabs>
          <w:tab w:val="left" w:pos="5072"/>
        </w:tabs>
        <w:jc w:val="both"/>
        <w:rPr>
          <w:rFonts w:ascii="Times New Roman" w:eastAsiaTheme="minorEastAsia" w:hAnsi="Times New Roman" w:cs="Times New Roman"/>
          <w:b/>
          <w:bCs/>
        </w:rPr>
      </w:pPr>
    </w:p>
    <w:p w14:paraId="6F3D527C" w14:textId="77777777" w:rsid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Each object instance is represented by a 10-dimensional feature vector computed from its cluster geometry. The first three dimensions encode centroid position in units of the scene's mean object diagonal, clipped to a maximum of eight diagonal-widths from the scene origin; the next three encode shape aspect ratios — object size divided by its own bounding-box diagonal — and are therefore scale-invariant:</w:t>
      </w:r>
    </w:p>
    <w:p w14:paraId="1E924E78" w14:textId="77777777" w:rsidR="006532FD" w:rsidRDefault="006532FD" w:rsidP="006532FD">
      <w:pPr>
        <w:tabs>
          <w:tab w:val="left" w:pos="5072"/>
        </w:tabs>
        <w:jc w:val="both"/>
        <w:rPr>
          <w:rFonts w:ascii="Times New Roman" w:eastAsiaTheme="minorEastAsia" w:hAnsi="Times New Roman" w:cs="Times New Roman"/>
        </w:rPr>
      </w:pPr>
    </w:p>
    <w:p w14:paraId="6DD908F7" w14:textId="77777777" w:rsidR="006532FD" w:rsidRPr="006532FD" w:rsidRDefault="00000000" w:rsidP="006532FD">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r>
                    <w:rPr>
                      <w:rFonts w:ascii="Cambria Math" w:eastAsiaTheme="minorEastAsia" w:hAnsi="Cambria Math" w:cs="Times New Roman"/>
                    </w:rPr>
                    <m:t>c</m:t>
                  </m:r>
                </m:e>
              </m:acc>
            </m:e>
            <m:sub>
              <m:r>
                <w:rPr>
                  <w:rFonts w:ascii="Cambria Math" w:eastAsiaTheme="minorEastAsia" w:hAnsi="Cambria Math" w:cs="Times New Roman"/>
                </w:rPr>
                <m:t>k</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8</m:t>
              </m:r>
            </m:den>
          </m:f>
          <m:r>
            <m:rPr>
              <m:sty m:val="p"/>
            </m:rPr>
            <w:rPr>
              <w:rFonts w:ascii="Cambria Math" w:eastAsiaTheme="minorEastAsia" w:hAnsi="Cambria Math" w:cs="Times New Roman"/>
            </w:rPr>
            <m:t>clip</m:t>
          </m:r>
          <m:d>
            <m:dPr>
              <m:ctrlPr>
                <w:rPr>
                  <w:rFonts w:ascii="Cambria Math" w:eastAsiaTheme="minorEastAsia" w:hAnsi="Cambria Math" w:cs="Times New Roman"/>
                </w:rPr>
              </m:ctrlPr>
            </m:dPr>
            <m:e>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c</m:t>
                      </m:r>
                    </m:e>
                    <m:sub>
                      <m:r>
                        <w:rPr>
                          <w:rFonts w:ascii="Cambria Math" w:eastAsiaTheme="minorEastAsia" w:hAnsi="Cambria Math" w:cs="Times New Roman"/>
                        </w:rPr>
                        <m:t>k</m:t>
                      </m:r>
                    </m:sub>
                    <m:sup>
                      <m:r>
                        <m:rPr>
                          <m:sty m:val="p"/>
                        </m:rPr>
                        <w:rPr>
                          <w:rFonts w:ascii="Cambria Math" w:eastAsiaTheme="minorEastAsia" w:hAnsi="Cambria Math" w:cs="Times New Roman"/>
                        </w:rPr>
                        <m:t>min</m:t>
                      </m:r>
                    </m:sup>
                  </m:sSubSup>
                </m:num>
                <m:den>
                  <m:acc>
                    <m:accPr>
                      <m:chr m:val="̅"/>
                      <m:ctrlPr>
                        <w:rPr>
                          <w:rFonts w:ascii="Cambria Math" w:eastAsiaTheme="minorEastAsia" w:hAnsi="Cambria Math" w:cs="Times New Roman"/>
                        </w:rPr>
                      </m:ctrlPr>
                    </m:accPr>
                    <m:e>
                      <m:r>
                        <w:rPr>
                          <w:rFonts w:ascii="Cambria Math" w:eastAsiaTheme="minorEastAsia" w:hAnsi="Cambria Math" w:cs="Times New Roman"/>
                        </w:rPr>
                        <m:t>d</m:t>
                      </m:r>
                    </m:e>
                  </m:acc>
                </m:den>
              </m:f>
              <m:r>
                <w:rPr>
                  <w:rFonts w:ascii="Cambria Math" w:eastAsiaTheme="minorEastAsia" w:hAnsi="Cambria Math" w:cs="Times New Roman"/>
                </w:rPr>
                <m:t>,0,8</m:t>
              </m:r>
            </m:e>
          </m:d>
          <m:r>
            <w:rPr>
              <w:rFonts w:ascii="Cambria Math" w:eastAsiaTheme="minorEastAsia" w:hAnsi="Cambria Math"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s</m:t>
              </m:r>
            </m:e>
            <m:sub>
              <m:r>
                <w:rPr>
                  <w:rFonts w:ascii="Cambria Math" w:eastAsiaTheme="minorEastAsia" w:hAnsi="Cambria Math" w:cs="Times New Roman"/>
                </w:rPr>
                <m:t>k</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size</m:t>
                  </m:r>
                </m:e>
                <m:sub>
                  <m:r>
                    <w:rPr>
                      <w:rFonts w:ascii="Cambria Math" w:eastAsiaTheme="minorEastAsia" w:hAnsi="Cambria Math" w:cs="Times New Roman"/>
                    </w:rPr>
                    <m:t>k</m:t>
                  </m:r>
                </m:sub>
              </m:sSub>
            </m:num>
            <m:den>
              <m:sSub>
                <m:sSubPr>
                  <m:ctrlPr>
                    <w:rPr>
                      <w:rFonts w:ascii="Cambria Math" w:eastAsiaTheme="minorEastAsia" w:hAnsi="Cambria Math" w:cs="Times New Roman"/>
                    </w:rPr>
                  </m:ctrlPr>
                </m:sSubPr>
                <m:e>
                  <m:r>
                    <w:rPr>
                      <w:rFonts w:ascii="Cambria Math" w:eastAsiaTheme="minorEastAsia" w:hAnsi="Cambria Math" w:cs="Times New Roman"/>
                    </w:rPr>
                    <m:t>d</m:t>
                  </m:r>
                </m:e>
                <m:sub>
                  <m:r>
                    <m:rPr>
                      <m:nor/>
                    </m:rPr>
                    <w:rPr>
                      <w:rFonts w:ascii="Times New Roman" w:eastAsiaTheme="minorEastAsia" w:hAnsi="Times New Roman" w:cs="Times New Roman"/>
                    </w:rPr>
                    <m:t>self</m:t>
                  </m:r>
                </m:sub>
              </m:sSub>
            </m:den>
          </m:f>
          <m:r>
            <w:rPr>
              <w:rFonts w:ascii="Cambria Math" w:eastAsiaTheme="minorEastAsia" w:hAnsi="Cambria Math" w:cs="Times New Roman"/>
            </w:rPr>
            <m:t>,  k∈</m:t>
          </m:r>
          <m:d>
            <m:dPr>
              <m:begChr m:val="{"/>
              <m:endChr m:val="}"/>
              <m:ctrlPr>
                <w:rPr>
                  <w:rFonts w:ascii="Cambria Math" w:eastAsiaTheme="minorEastAsia" w:hAnsi="Cambria Math" w:cs="Times New Roman"/>
                </w:rPr>
              </m:ctrlPr>
            </m:dPr>
            <m:e>
              <m:r>
                <w:rPr>
                  <w:rFonts w:ascii="Cambria Math" w:eastAsiaTheme="minorEastAsia" w:hAnsi="Cambria Math" w:cs="Times New Roman"/>
                </w:rPr>
                <m:t>x,y,z</m:t>
              </m:r>
            </m:e>
          </m:d>
        </m:oMath>
      </m:oMathPara>
    </w:p>
    <w:p w14:paraId="3A39CE7D" w14:textId="77777777" w:rsidR="006532FD" w:rsidRDefault="006532FD" w:rsidP="006532FD">
      <w:pPr>
        <w:tabs>
          <w:tab w:val="left" w:pos="5072"/>
        </w:tabs>
        <w:jc w:val="both"/>
        <w:rPr>
          <w:rFonts w:ascii="Times New Roman" w:eastAsiaTheme="minorEastAsia" w:hAnsi="Times New Roman" w:cs="Times New Roman"/>
        </w:rPr>
      </w:pPr>
    </w:p>
    <w:p w14:paraId="56B35478" w14:textId="77777777" w:rsid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 xml:space="preserve">where d̄ is the scene's mean object diagonal and </w:t>
      </w:r>
      <w:proofErr w:type="spellStart"/>
      <w:r w:rsidRPr="006532FD">
        <w:rPr>
          <w:rFonts w:ascii="Times New Roman" w:eastAsiaTheme="minorEastAsia" w:hAnsi="Times New Roman" w:cs="Times New Roman"/>
        </w:rPr>
        <w:t>d_self</w:t>
      </w:r>
      <w:proofErr w:type="spellEnd"/>
      <w:r w:rsidRPr="006532FD">
        <w:rPr>
          <w:rFonts w:ascii="Times New Roman" w:eastAsiaTheme="minorEastAsia" w:hAnsi="Times New Roman" w:cs="Times New Roman"/>
        </w:rPr>
        <w:t xml:space="preserve"> = ‖size‖₂ is the object's own bounding-box diagonal. A seventh dimension is a log-ratio of object volume relative to the scene median volume; an eighth is a height-to-footprint elongation ratio; a ninth is point density. The final dimension is the object's ordinal rank by height among all objects in the scene, normalised to the unit interval — a feature that discards all metric information by design, retaining only relative vertical ordering, which is exactly invariant to scene scale.</w:t>
      </w:r>
    </w:p>
    <w:p w14:paraId="38BC6F3D" w14:textId="77777777" w:rsidR="006532FD" w:rsidRDefault="006532FD" w:rsidP="006532FD">
      <w:pPr>
        <w:tabs>
          <w:tab w:val="left" w:pos="5072"/>
        </w:tabs>
        <w:jc w:val="both"/>
        <w:rPr>
          <w:rFonts w:ascii="Times New Roman" w:eastAsiaTheme="minorEastAsia" w:hAnsi="Times New Roman" w:cs="Times New Roman"/>
        </w:rPr>
      </w:pPr>
    </w:p>
    <w:p w14:paraId="3004435D" w14:textId="77777777" w:rsidR="006532FD" w:rsidRDefault="006532FD" w:rsidP="006532FD">
      <w:pPr>
        <w:pStyle w:val="Heading3"/>
        <w:tabs>
          <w:tab w:val="left" w:pos="5072"/>
        </w:tabs>
        <w:jc w:val="both"/>
        <w:rPr>
          <w:rFonts w:ascii="Times New Roman" w:eastAsiaTheme="minorEastAsia" w:hAnsi="Times New Roman" w:cs="Times New Roman"/>
          <w:b/>
          <w:bCs/>
        </w:rPr>
      </w:pPr>
      <w:bookmarkStart w:id="124" w:name="_Toc234182260"/>
      <w:bookmarkStart w:id="125" w:name="idxbm1027"/>
      <w:r w:rsidRPr="006532FD">
        <w:rPr>
          <w:rFonts w:ascii="Times New Roman" w:eastAsiaTheme="minorEastAsia" w:hAnsi="Times New Roman" w:cs="Times New Roman"/>
          <w:b/>
          <w:bCs/>
          <w:i/>
          <w:color w:val="000000"/>
          <w:sz w:val="24"/>
        </w:rPr>
        <w:t>4.3.2 Edge Features (22-Dimensional)</w:t>
      </w:r>
      <w:bookmarkEnd w:id="124"/>
      <w:bookmarkEnd w:id="125"/>
    </w:p>
    <w:p w14:paraId="2E991636" w14:textId="77777777" w:rsidR="006532FD" w:rsidRDefault="006532FD" w:rsidP="006532FD">
      <w:pPr>
        <w:tabs>
          <w:tab w:val="left" w:pos="5072"/>
        </w:tabs>
        <w:jc w:val="both"/>
        <w:rPr>
          <w:rFonts w:ascii="Times New Roman" w:eastAsiaTheme="minorEastAsia" w:hAnsi="Times New Roman" w:cs="Times New Roman"/>
          <w:b/>
          <w:bCs/>
        </w:rPr>
      </w:pPr>
    </w:p>
    <w:p w14:paraId="41F5DDC6" w14:textId="77777777" w:rsid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For each directed object pair, a 22-dimensional edge feature vector is computed, normalised throughout by the mean of the two objects' bounding-box diagonals rather than by absolute scene extent. The first five dimensions encode directional centroid offsets and distances, each following the same diagonal-relative normalisation pattern:</w:t>
      </w:r>
    </w:p>
    <w:p w14:paraId="1049CBB3" w14:textId="77777777" w:rsidR="006532FD" w:rsidRDefault="006532FD" w:rsidP="006532FD">
      <w:pPr>
        <w:tabs>
          <w:tab w:val="left" w:pos="5072"/>
        </w:tabs>
        <w:jc w:val="both"/>
        <w:rPr>
          <w:rFonts w:ascii="Times New Roman" w:eastAsiaTheme="minorEastAsia" w:hAnsi="Times New Roman" w:cs="Times New Roman"/>
        </w:rPr>
      </w:pPr>
    </w:p>
    <w:p w14:paraId="7A18528A" w14:textId="77777777" w:rsidR="006532FD" w:rsidRPr="006532FD" w:rsidRDefault="00000000" w:rsidP="006532FD">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x</m:t>
                  </m:r>
                </m:e>
              </m:acc>
            </m:e>
            <m:sub>
              <m:r>
                <w:rPr>
                  <w:rFonts w:ascii="Cambria Math" w:eastAsiaTheme="minorEastAsia" w:hAnsi="Cambria Math" w:cs="Times New Roman"/>
                </w:rPr>
                <m:t>AB</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3</m:t>
              </m:r>
            </m:den>
          </m:f>
          <m:r>
            <m:rPr>
              <m:sty m:val="p"/>
            </m:rPr>
            <w:rPr>
              <w:rFonts w:ascii="Cambria Math" w:eastAsiaTheme="minorEastAsia" w:hAnsi="Cambria Math" w:cs="Times New Roman"/>
            </w:rPr>
            <m:t>clip</m:t>
          </m:r>
          <m:d>
            <m:dPr>
              <m:ctrlPr>
                <w:rPr>
                  <w:rFonts w:ascii="Cambria Math" w:eastAsiaTheme="minorEastAsia" w:hAnsi="Cambria Math" w:cs="Times New Roman"/>
                </w:rPr>
              </m:ctrlPr>
            </m:dPr>
            <m:e>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B</m:t>
                      </m:r>
                    </m:sub>
                  </m:sSub>
                </m:num>
                <m:den>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d</m:t>
                          </m:r>
                        </m:e>
                      </m:acc>
                    </m:e>
                    <m:sub>
                      <m:r>
                        <w:rPr>
                          <w:rFonts w:ascii="Cambria Math" w:eastAsiaTheme="minorEastAsia" w:hAnsi="Cambria Math" w:cs="Times New Roman"/>
                        </w:rPr>
                        <m:t>AB</m:t>
                      </m:r>
                    </m:sub>
                  </m:sSub>
                </m:den>
              </m:f>
              <m:r>
                <w:rPr>
                  <w:rFonts w:ascii="Cambria Math" w:eastAsiaTheme="minorEastAsia" w:hAnsi="Cambria Math" w:cs="Times New Roman"/>
                </w:rPr>
                <m:t>,-3,3</m:t>
              </m:r>
            </m:e>
          </m:d>
          <m:r>
            <w:rPr>
              <w:rFonts w:ascii="Cambria Math" w:eastAsiaTheme="minorEastAsia" w:hAnsi="Cambria Math" w:cs="Times New Roman"/>
            </w:rPr>
            <m:t>,  </m:t>
          </m:r>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d</m:t>
                  </m:r>
                </m:e>
              </m:acc>
            </m:e>
            <m:sub>
              <m:r>
                <w:rPr>
                  <w:rFonts w:ascii="Cambria Math" w:eastAsiaTheme="minorEastAsia" w:hAnsi="Cambria Math" w:cs="Times New Roman"/>
                </w:rPr>
                <m:t>AB</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d</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d</m:t>
                  </m:r>
                </m:e>
                <m:sub>
                  <m:r>
                    <w:rPr>
                      <w:rFonts w:ascii="Cambria Math" w:eastAsiaTheme="minorEastAsia" w:hAnsi="Cambria Math" w:cs="Times New Roman"/>
                    </w:rPr>
                    <m:t>B</m:t>
                  </m:r>
                </m:sub>
              </m:sSub>
            </m:num>
            <m:den>
              <m:r>
                <w:rPr>
                  <w:rFonts w:ascii="Cambria Math" w:eastAsiaTheme="minorEastAsia" w:hAnsi="Cambria Math" w:cs="Times New Roman"/>
                </w:rPr>
                <m:t>2</m:t>
              </m:r>
            </m:den>
          </m:f>
        </m:oMath>
      </m:oMathPara>
    </w:p>
    <w:p w14:paraId="12236109" w14:textId="77777777" w:rsidR="006532FD" w:rsidRDefault="006532FD" w:rsidP="006532FD">
      <w:pPr>
        <w:tabs>
          <w:tab w:val="left" w:pos="5072"/>
        </w:tabs>
        <w:jc w:val="both"/>
        <w:rPr>
          <w:rFonts w:ascii="Times New Roman" w:eastAsiaTheme="minorEastAsia" w:hAnsi="Times New Roman" w:cs="Times New Roman"/>
        </w:rPr>
      </w:pPr>
    </w:p>
    <w:p w14:paraId="724E5522" w14:textId="77777777" w:rsidR="006532FD" w:rsidRDefault="006532FD" w:rsidP="006532FD">
      <w:pPr>
        <w:tabs>
          <w:tab w:val="left" w:pos="5072"/>
        </w:tabs>
        <w:jc w:val="both"/>
        <w:rPr>
          <w:rFonts w:ascii="Times New Roman" w:eastAsiaTheme="minorEastAsia" w:hAnsi="Times New Roman" w:cs="Times New Roman"/>
        </w:rPr>
      </w:pPr>
      <w:r w:rsidRPr="006532FD">
        <w:rPr>
          <w:rFonts w:ascii="Times New Roman" w:eastAsiaTheme="minorEastAsia" w:hAnsi="Times New Roman" w:cs="Times New Roman"/>
        </w:rPr>
        <w:t xml:space="preserve">where </w:t>
      </w:r>
      <w:proofErr w:type="spellStart"/>
      <w:r w:rsidRPr="006532FD">
        <w:rPr>
          <w:rFonts w:ascii="Times New Roman" w:eastAsiaTheme="minorEastAsia" w:hAnsi="Times New Roman" w:cs="Times New Roman"/>
        </w:rPr>
        <w:t>d̄_AB</w:t>
      </w:r>
      <w:proofErr w:type="spellEnd"/>
      <w:r w:rsidRPr="006532FD">
        <w:rPr>
          <w:rFonts w:ascii="Times New Roman" w:eastAsiaTheme="minorEastAsia" w:hAnsi="Times New Roman" w:cs="Times New Roman"/>
        </w:rPr>
        <w:t xml:space="preserve"> is the mean bounding-box diagonal of the two objects — the central mechanism enabling cross-domain transfer, since a value of </w:t>
      </w:r>
      <w:proofErr w:type="spellStart"/>
      <w:r w:rsidRPr="006532FD">
        <w:rPr>
          <w:rFonts w:ascii="Times New Roman" w:eastAsiaTheme="minorEastAsia" w:hAnsi="Times New Roman" w:cs="Times New Roman"/>
        </w:rPr>
        <w:t>x̃_AB</w:t>
      </w:r>
      <w:proofErr w:type="spellEnd"/>
      <w:r w:rsidRPr="006532FD">
        <w:rPr>
          <w:rFonts w:ascii="Times New Roman" w:eastAsiaTheme="minorEastAsia" w:hAnsi="Times New Roman" w:cs="Times New Roman"/>
        </w:rPr>
        <w:t xml:space="preserve"> = 0.33 means the same thing, roughly </w:t>
      </w:r>
      <w:r w:rsidRPr="006532FD">
        <w:rPr>
          <w:rFonts w:ascii="Times New Roman" w:eastAsiaTheme="minorEastAsia" w:hAnsi="Times New Roman" w:cs="Times New Roman"/>
        </w:rPr>
        <w:lastRenderedPageBreak/>
        <w:t>one object-width apart, whether the scene is room-scale or tabletop-scale. The next five dimensions encode footprint overlap, volume ratio, height ratio, vertical gap, and a log-scaled size ratio. A further four dimensions provide alternative normalisations of vertical gap together with a composite contact score:</w:t>
      </w:r>
    </w:p>
    <w:p w14:paraId="4224E267" w14:textId="77777777" w:rsidR="006532FD" w:rsidRDefault="006532FD" w:rsidP="006532FD">
      <w:pPr>
        <w:tabs>
          <w:tab w:val="left" w:pos="5072"/>
        </w:tabs>
        <w:jc w:val="both"/>
        <w:rPr>
          <w:rFonts w:ascii="Times New Roman" w:eastAsiaTheme="minorEastAsia" w:hAnsi="Times New Roman" w:cs="Times New Roman"/>
        </w:rPr>
      </w:pPr>
    </w:p>
    <w:p w14:paraId="1C0E565F" w14:textId="77777777" w:rsidR="006532FD" w:rsidRPr="006532FD" w:rsidRDefault="006532FD" w:rsidP="006532FD">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contact</m:t>
          </m:r>
          <m:d>
            <m:dPr>
              <m:ctrlPr>
                <w:rPr>
                  <w:rFonts w:ascii="Cambria Math" w:eastAsiaTheme="minorEastAsia" w:hAnsi="Cambria Math" w:cs="Times New Roman"/>
                </w:rPr>
              </m:ctrlPr>
            </m:dPr>
            <m:e>
              <m:r>
                <w:rPr>
                  <w:rFonts w:ascii="Cambria Math" w:eastAsiaTheme="minorEastAsia" w:hAnsi="Cambria Math" w:cs="Times New Roman"/>
                </w:rPr>
                <m:t>A,B</m:t>
              </m:r>
            </m:e>
          </m:d>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rPr>
                  </m:ctrlPr>
                </m:dPr>
                <m:e>
                  <m:r>
                    <w:rPr>
                      <w:rFonts w:ascii="Cambria Math" w:eastAsiaTheme="minorEastAsia" w:hAnsi="Cambria Math" w:cs="Times New Roman"/>
                    </w:rPr>
                    <m:t>-</m:t>
                  </m:r>
                  <m:f>
                    <m:fPr>
                      <m:ctrlPr>
                        <w:rPr>
                          <w:rFonts w:ascii="Cambria Math" w:eastAsiaTheme="minorEastAsia" w:hAnsi="Cambria Math" w:cs="Times New Roman"/>
                        </w:rPr>
                      </m:ctrlPr>
                    </m:fPr>
                    <m:num>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AB</m:t>
                              </m:r>
                            </m:sub>
                          </m:sSub>
                        </m:e>
                      </m:d>
                    </m:num>
                    <m:den>
                      <m:r>
                        <w:rPr>
                          <w:rFonts w:ascii="Cambria Math" w:eastAsiaTheme="minorEastAsia" w:hAnsi="Cambria Math" w:cs="Times New Roman"/>
                        </w:rPr>
                        <m:t>0.3 </m:t>
                      </m:r>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h</m:t>
                              </m:r>
                            </m:e>
                          </m:acc>
                        </m:e>
                        <m:sub>
                          <m:r>
                            <w:rPr>
                              <w:rFonts w:ascii="Cambria Math" w:eastAsiaTheme="minorEastAsia" w:hAnsi="Cambria Math" w:cs="Times New Roman"/>
                            </w:rPr>
                            <m:t>AB</m:t>
                          </m:r>
                        </m:sub>
                      </m:sSub>
                    </m:den>
                  </m:f>
                </m:e>
              </m:d>
            </m:e>
          </m:func>
          <m: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overlap</m:t>
              </m:r>
            </m:e>
            <m:sub>
              <m:r>
                <w:rPr>
                  <w:rFonts w:ascii="Cambria Math" w:eastAsiaTheme="minorEastAsia" w:hAnsi="Cambria Math" w:cs="Times New Roman"/>
                </w:rPr>
                <m:t>xy</m:t>
              </m:r>
            </m:sub>
          </m:sSub>
          <m:d>
            <m:dPr>
              <m:ctrlPr>
                <w:rPr>
                  <w:rFonts w:ascii="Cambria Math" w:eastAsiaTheme="minorEastAsia" w:hAnsi="Cambria Math" w:cs="Times New Roman"/>
                </w:rPr>
              </m:ctrlPr>
            </m:dPr>
            <m:e>
              <m:r>
                <w:rPr>
                  <w:rFonts w:ascii="Cambria Math" w:eastAsiaTheme="minorEastAsia" w:hAnsi="Cambria Math" w:cs="Times New Roman"/>
                </w:rPr>
                <m:t>A,B</m:t>
              </m:r>
            </m:e>
          </m:d>
          <m:r>
            <w:rPr>
              <w:rFonts w:ascii="Cambria Math" w:eastAsiaTheme="minorEastAsia" w:hAnsi="Cambria Math" w:cs="Times New Roman"/>
            </w:rPr>
            <m:t>⋅</m:t>
          </m:r>
          <m:r>
            <m:rPr>
              <m:sty m:val="b"/>
            </m:rPr>
            <w:rPr>
              <w:rFonts w:ascii="Cambria Math" w:eastAsiaTheme="minorEastAsia" w:hAnsi="Cambria Math" w:cs="Times New Roman"/>
            </w:rPr>
            <m:t>1</m:t>
          </m:r>
          <m:d>
            <m:dPr>
              <m:begChr m:val="["/>
              <m:endChr m:val="]"/>
              <m:ctrlPr>
                <w:rPr>
                  <w:rFonts w:ascii="Cambria Math" w:eastAsiaTheme="minorEastAsia" w:hAnsi="Cambria Math" w:cs="Times New Roman"/>
                </w:rPr>
              </m:ctrlPr>
            </m:dPr>
            <m:e>
              <m:sSubSup>
                <m:sSubSupPr>
                  <m:ctrlPr>
                    <w:rPr>
                      <w:rFonts w:ascii="Cambria Math" w:eastAsiaTheme="minorEastAsia" w:hAnsi="Cambria Math" w:cs="Times New Roman"/>
                    </w:rPr>
                  </m:ctrlPr>
                </m:sSubSupPr>
                <m:e>
                  <m:r>
                    <w:rPr>
                      <w:rFonts w:ascii="Cambria Math" w:eastAsiaTheme="minorEastAsia" w:hAnsi="Cambria Math" w:cs="Times New Roman"/>
                    </w:rPr>
                    <m:t>c</m:t>
                  </m:r>
                </m:e>
                <m:sub>
                  <m:r>
                    <w:rPr>
                      <w:rFonts w:ascii="Cambria Math" w:eastAsiaTheme="minorEastAsia" w:hAnsi="Cambria Math" w:cs="Times New Roman"/>
                    </w:rPr>
                    <m:t>A</m:t>
                  </m:r>
                </m:sub>
                <m:sup>
                  <m:r>
                    <w:rPr>
                      <w:rFonts w:ascii="Cambria Math" w:eastAsiaTheme="minorEastAsia" w:hAnsi="Cambria Math" w:cs="Times New Roman"/>
                    </w:rPr>
                    <m:t>z</m:t>
                  </m:r>
                </m:sup>
              </m:sSubSup>
              <m:r>
                <w:rPr>
                  <w:rFonts w:ascii="Cambria Math" w:eastAsiaTheme="minorEastAsia" w:hAnsi="Cambria Math" w:cs="Times New Roman"/>
                </w:rPr>
                <m:t>&gt;</m:t>
              </m:r>
              <m:sSubSup>
                <m:sSubSupPr>
                  <m:ctrlPr>
                    <w:rPr>
                      <w:rFonts w:ascii="Cambria Math" w:eastAsiaTheme="minorEastAsia" w:hAnsi="Cambria Math" w:cs="Times New Roman"/>
                    </w:rPr>
                  </m:ctrlPr>
                </m:sSubSupPr>
                <m:e>
                  <m:r>
                    <w:rPr>
                      <w:rFonts w:ascii="Cambria Math" w:eastAsiaTheme="minorEastAsia" w:hAnsi="Cambria Math" w:cs="Times New Roman"/>
                    </w:rPr>
                    <m:t>c</m:t>
                  </m:r>
                </m:e>
                <m:sub>
                  <m:r>
                    <w:rPr>
                      <w:rFonts w:ascii="Cambria Math" w:eastAsiaTheme="minorEastAsia" w:hAnsi="Cambria Math" w:cs="Times New Roman"/>
                    </w:rPr>
                    <m:t>B</m:t>
                  </m:r>
                </m:sub>
                <m:sup>
                  <m:r>
                    <w:rPr>
                      <w:rFonts w:ascii="Cambria Math" w:eastAsiaTheme="minorEastAsia" w:hAnsi="Cambria Math" w:cs="Times New Roman"/>
                    </w:rPr>
                    <m:t>z</m:t>
                  </m:r>
                </m:sup>
              </m:sSubSup>
            </m:e>
          </m:d>
        </m:oMath>
      </m:oMathPara>
    </w:p>
    <w:p w14:paraId="6D1442E4" w14:textId="77777777" w:rsidR="006532FD" w:rsidRDefault="006532FD" w:rsidP="006532FD">
      <w:pPr>
        <w:tabs>
          <w:tab w:val="left" w:pos="5072"/>
        </w:tabs>
        <w:jc w:val="both"/>
        <w:rPr>
          <w:rFonts w:ascii="Times New Roman" w:eastAsiaTheme="minorEastAsia" w:hAnsi="Times New Roman" w:cs="Times New Roman"/>
        </w:rPr>
      </w:pPr>
    </w:p>
    <w:p w14:paraId="3D571080" w14:textId="77777777" w:rsidR="007B669F" w:rsidRPr="007B669F" w:rsidRDefault="007B669F" w:rsidP="007B669F">
      <w:pPr>
        <w:tabs>
          <w:tab w:val="left" w:pos="5072"/>
        </w:tabs>
        <w:jc w:val="both"/>
        <w:rPr>
          <w:rFonts w:ascii="Times New Roman" w:eastAsiaTheme="minorEastAsia" w:hAnsi="Times New Roman" w:cs="Times New Roman"/>
        </w:rPr>
      </w:pPr>
      <w:r w:rsidRPr="007B669F">
        <w:rPr>
          <w:rFonts w:ascii="Times New Roman" w:eastAsiaTheme="minorEastAsia" w:hAnsi="Times New Roman" w:cs="Times New Roman"/>
        </w:rPr>
        <w:t xml:space="preserve">where </w:t>
      </w:r>
      <w:proofErr w:type="spellStart"/>
      <w:r w:rsidRPr="007B669F">
        <w:rPr>
          <w:rFonts w:ascii="Times New Roman" w:eastAsiaTheme="minorEastAsia" w:hAnsi="Times New Roman" w:cs="Times New Roman"/>
        </w:rPr>
        <w:t>g_AB</w:t>
      </w:r>
      <w:proofErr w:type="spellEnd"/>
      <w:r w:rsidRPr="007B669F">
        <w:rPr>
          <w:rFonts w:ascii="Times New Roman" w:eastAsiaTheme="minorEastAsia" w:hAnsi="Times New Roman" w:cs="Times New Roman"/>
        </w:rPr>
        <w:t xml:space="preserve"> = </w:t>
      </w:r>
      <w:proofErr w:type="spellStart"/>
      <w:r w:rsidRPr="007B669F">
        <w:rPr>
          <w:rFonts w:ascii="Times New Roman" w:eastAsiaTheme="minorEastAsia" w:hAnsi="Times New Roman" w:cs="Times New Roman"/>
        </w:rPr>
        <w:t>min_A^z</w:t>
      </w:r>
      <w:proofErr w:type="spellEnd"/>
      <w:r w:rsidRPr="007B669F">
        <w:rPr>
          <w:rFonts w:ascii="Times New Roman" w:eastAsiaTheme="minorEastAsia" w:hAnsi="Times New Roman" w:cs="Times New Roman"/>
        </w:rPr>
        <w:t xml:space="preserve"> − </w:t>
      </w:r>
      <w:proofErr w:type="spellStart"/>
      <w:r w:rsidRPr="007B669F">
        <w:rPr>
          <w:rFonts w:ascii="Times New Roman" w:eastAsiaTheme="minorEastAsia" w:hAnsi="Times New Roman" w:cs="Times New Roman"/>
        </w:rPr>
        <w:t>max_B^z</w:t>
      </w:r>
      <w:proofErr w:type="spellEnd"/>
      <w:r w:rsidRPr="007B669F">
        <w:rPr>
          <w:rFonts w:ascii="Times New Roman" w:eastAsiaTheme="minorEastAsia" w:hAnsi="Times New Roman" w:cs="Times New Roman"/>
        </w:rPr>
        <w:t xml:space="preserve"> is the vertical gap between A's base and B's top and </w:t>
      </w:r>
      <w:proofErr w:type="spellStart"/>
      <w:r w:rsidRPr="007B669F">
        <w:rPr>
          <w:rFonts w:ascii="Times New Roman" w:eastAsiaTheme="minorEastAsia" w:hAnsi="Times New Roman" w:cs="Times New Roman"/>
        </w:rPr>
        <w:t>h̄_AB</w:t>
      </w:r>
      <w:proofErr w:type="spellEnd"/>
      <w:r w:rsidRPr="007B669F">
        <w:rPr>
          <w:rFonts w:ascii="Times New Roman" w:eastAsiaTheme="minorEastAsia" w:hAnsi="Times New Roman" w:cs="Times New Roman"/>
        </w:rPr>
        <w:t xml:space="preserve"> is the mean height of the two objects — combining proximity, footprint overlap, and vertical ordering into a single confidence value — and a footprint-overlap measure relative to the supporting object. Three dimensions encode margin signals used by the rule-injection thresholds described in Section 4.4. Two dimensions encode three-dimensional volumetric containment and a centroid-inside-bounding-box flag. The final three dimensions encode a vertical-to-horizontal displacement ratio, separating stacked from side-by-side configurations, and per-axis containment fractions.</w:t>
      </w:r>
    </w:p>
    <w:p w14:paraId="5020D916" w14:textId="77777777" w:rsidR="007B669F" w:rsidRPr="007B669F" w:rsidRDefault="007B669F" w:rsidP="007B669F">
      <w:pPr>
        <w:tabs>
          <w:tab w:val="left" w:pos="5072"/>
        </w:tabs>
        <w:jc w:val="both"/>
        <w:rPr>
          <w:rFonts w:ascii="Times New Roman" w:eastAsiaTheme="minorEastAsia" w:hAnsi="Times New Roman" w:cs="Times New Roman"/>
        </w:rPr>
      </w:pPr>
    </w:p>
    <w:p w14:paraId="173511FD" w14:textId="77777777" w:rsidR="006532FD" w:rsidRDefault="007B669F" w:rsidP="007B669F">
      <w:pPr>
        <w:tabs>
          <w:tab w:val="left" w:pos="5072"/>
        </w:tabs>
        <w:jc w:val="both"/>
        <w:rPr>
          <w:rFonts w:ascii="Times New Roman" w:eastAsiaTheme="minorEastAsia" w:hAnsi="Times New Roman" w:cs="Times New Roman"/>
        </w:rPr>
      </w:pPr>
      <w:r w:rsidRPr="007B669F">
        <w:rPr>
          <w:rFonts w:ascii="Times New Roman" w:eastAsiaTheme="minorEastAsia" w:hAnsi="Times New Roman" w:cs="Times New Roman"/>
        </w:rPr>
        <w:t>This diagonal-relative normalisation is the central mechanism enabling cross-domain transfer: a feature value of, say, 0.3 means the same thing — roughly one-third of an object-width apart — whether the scene is a room-scale indoor environment or a tabletop, because both are expressed as multiples of their own scene's characteristic object size rather than in absolute metres.</w:t>
      </w:r>
    </w:p>
    <w:p w14:paraId="69FFC716" w14:textId="77777777" w:rsidR="007B669F" w:rsidRDefault="007B669F" w:rsidP="007B669F">
      <w:pPr>
        <w:tabs>
          <w:tab w:val="left" w:pos="5072"/>
        </w:tabs>
        <w:jc w:val="both"/>
        <w:rPr>
          <w:rFonts w:ascii="Times New Roman" w:eastAsiaTheme="minorEastAsia" w:hAnsi="Times New Roman" w:cs="Times New Roman"/>
        </w:rPr>
      </w:pPr>
    </w:p>
    <w:p w14:paraId="14858F54" w14:textId="77777777" w:rsidR="007B669F" w:rsidRDefault="007B669F" w:rsidP="007B669F">
      <w:pPr>
        <w:pStyle w:val="Heading2"/>
        <w:tabs>
          <w:tab w:val="left" w:pos="5072"/>
        </w:tabs>
        <w:jc w:val="both"/>
        <w:rPr>
          <w:rFonts w:ascii="Times New Roman" w:eastAsiaTheme="minorEastAsia" w:hAnsi="Times New Roman" w:cs="Times New Roman"/>
          <w:b/>
          <w:bCs/>
        </w:rPr>
      </w:pPr>
      <w:bookmarkStart w:id="126" w:name="_Toc234182261"/>
      <w:bookmarkStart w:id="127" w:name="idxbm1028"/>
      <w:r w:rsidRPr="007B669F">
        <w:rPr>
          <w:rFonts w:ascii="Times New Roman" w:eastAsiaTheme="minorEastAsia" w:hAnsi="Times New Roman" w:cs="Times New Roman"/>
          <w:b/>
          <w:bCs/>
          <w:color w:val="000000"/>
          <w:sz w:val="26"/>
        </w:rPr>
        <w:t>4.4 Rule-Based Label Injection</w:t>
      </w:r>
      <w:bookmarkEnd w:id="126"/>
      <w:bookmarkEnd w:id="127"/>
    </w:p>
    <w:p w14:paraId="62D8586A" w14:textId="77777777" w:rsidR="007B669F" w:rsidRDefault="007B669F" w:rsidP="007B669F">
      <w:pPr>
        <w:tabs>
          <w:tab w:val="left" w:pos="5072"/>
        </w:tabs>
        <w:jc w:val="both"/>
        <w:rPr>
          <w:rFonts w:ascii="Times New Roman" w:eastAsiaTheme="minorEastAsia" w:hAnsi="Times New Roman" w:cs="Times New Roman"/>
          <w:b/>
          <w:bCs/>
        </w:rPr>
      </w:pPr>
    </w:p>
    <w:p w14:paraId="20C4BE9D" w14:textId="132FDC79" w:rsidR="007B669F" w:rsidRPr="007B669F" w:rsidRDefault="007B669F" w:rsidP="007B669F">
      <w:pPr>
        <w:tabs>
          <w:tab w:val="left" w:pos="5072"/>
        </w:tabs>
        <w:jc w:val="both"/>
        <w:rPr>
          <w:rFonts w:ascii="Times New Roman" w:eastAsiaTheme="minorEastAsia" w:hAnsi="Times New Roman" w:cs="Times New Roman"/>
        </w:rPr>
      </w:pPr>
      <w:r w:rsidRPr="007B669F">
        <w:rPr>
          <w:rFonts w:ascii="Times New Roman" w:eastAsiaTheme="minorEastAsia" w:hAnsi="Times New Roman" w:cs="Times New Roman"/>
        </w:rPr>
        <w:t xml:space="preserve">Human annotators in 3DSSG label only 80–120 directed object pairs per </w:t>
      </w:r>
      <w:commentRangeStart w:id="128"/>
      <w:r w:rsidRPr="007B669F">
        <w:rPr>
          <w:rFonts w:ascii="Times New Roman" w:eastAsiaTheme="minorEastAsia" w:hAnsi="Times New Roman" w:cs="Times New Roman"/>
        </w:rPr>
        <w:t>scene</w:t>
      </w:r>
      <w:commentRangeEnd w:id="128"/>
      <w:r w:rsidR="00403136">
        <w:rPr>
          <w:rStyle w:val="CommentReference"/>
        </w:rPr>
        <w:commentReference w:id="128"/>
      </w:r>
      <w:r w:rsidRPr="007B669F">
        <w:rPr>
          <w:rFonts w:ascii="Times New Roman" w:eastAsiaTheme="minorEastAsia" w:hAnsi="Times New Roman" w:cs="Times New Roman"/>
        </w:rPr>
        <w:t>, leaving roughly 90% of geometrically valid pairs unannotated; standard supervised training treats these as negatives, injecting a false-negative signal that suppresses recall for relations a model could otherwise determine from geometry with certainty. Two complementary mechanisms address this.</w:t>
      </w:r>
      <w:ins w:id="129" w:author="Sahil Shah" w:date="2026-07-07T16:54:00Z">
        <w:r w:rsidR="00403136">
          <w:rPr>
            <w:rFonts w:ascii="Times New Roman" w:eastAsiaTheme="minorEastAsia" w:hAnsi="Times New Roman" w:cs="Times New Roman"/>
          </w:rPr>
          <w:t>??</w:t>
        </w:r>
      </w:ins>
    </w:p>
    <w:p w14:paraId="36D15A4A" w14:textId="57098DA4" w:rsidR="007B669F" w:rsidRPr="007B669F" w:rsidDel="00403136" w:rsidRDefault="007B669F" w:rsidP="007B669F">
      <w:pPr>
        <w:tabs>
          <w:tab w:val="left" w:pos="5072"/>
        </w:tabs>
        <w:jc w:val="both"/>
        <w:rPr>
          <w:del w:id="130" w:author="Sahil Shah" w:date="2026-07-07T16:54:00Z"/>
          <w:rFonts w:ascii="Times New Roman" w:eastAsiaTheme="minorEastAsia" w:hAnsi="Times New Roman" w:cs="Times New Roman"/>
        </w:rPr>
      </w:pPr>
    </w:p>
    <w:p w14:paraId="188186C7" w14:textId="2294838F" w:rsidR="007B669F" w:rsidRPr="007B669F" w:rsidRDefault="00403136" w:rsidP="007B669F">
      <w:pPr>
        <w:tabs>
          <w:tab w:val="left" w:pos="5072"/>
        </w:tabs>
        <w:jc w:val="both"/>
        <w:rPr>
          <w:rFonts w:ascii="Times New Roman" w:eastAsiaTheme="minorEastAsia" w:hAnsi="Times New Roman" w:cs="Times New Roman"/>
        </w:rPr>
      </w:pPr>
      <w:ins w:id="131" w:author="Sahil Shah" w:date="2026-07-07T16:54:00Z">
        <w:r>
          <w:rPr>
            <w:rFonts w:ascii="Times New Roman" w:eastAsiaTheme="minorEastAsia" w:hAnsi="Times New Roman" w:cs="Times New Roman"/>
          </w:rPr>
          <w:t xml:space="preserve">1. </w:t>
        </w:r>
      </w:ins>
      <w:r w:rsidR="007B669F" w:rsidRPr="007B669F">
        <w:rPr>
          <w:rFonts w:ascii="Times New Roman" w:eastAsiaTheme="minorEastAsia" w:hAnsi="Times New Roman" w:cs="Times New Roman"/>
        </w:rPr>
        <w:t xml:space="preserve">Inverse label completion corrects a systematic asymmetry in how annotators label pairs: for every human-annotated relation between objects A and B, the inverse relation between B and A is injected at the same confidence as the source annotation, since annotators consistently label a relation from one perspective (for example, </w:t>
      </w:r>
      <w:proofErr w:type="spellStart"/>
      <w:r w:rsidR="007B669F" w:rsidRPr="007B669F">
        <w:rPr>
          <w:rFonts w:ascii="Times New Roman" w:eastAsiaTheme="minorEastAsia" w:hAnsi="Times New Roman" w:cs="Times New Roman"/>
        </w:rPr>
        <w:t>on_top_of</w:t>
      </w:r>
      <w:proofErr w:type="spellEnd"/>
      <w:r w:rsidR="007B669F" w:rsidRPr="007B669F">
        <w:rPr>
          <w:rFonts w:ascii="Times New Roman" w:eastAsiaTheme="minorEastAsia" w:hAnsi="Times New Roman" w:cs="Times New Roman"/>
        </w:rPr>
        <w:t>) and rarely its complement (under), which would otherwise receive almost no positive training examples. Human annotations are never overwritten by this step.</w:t>
      </w:r>
    </w:p>
    <w:p w14:paraId="3C1C351E" w14:textId="77777777" w:rsidR="007B669F" w:rsidRPr="007B669F" w:rsidRDefault="007B669F" w:rsidP="007B669F">
      <w:pPr>
        <w:tabs>
          <w:tab w:val="left" w:pos="5072"/>
        </w:tabs>
        <w:jc w:val="both"/>
        <w:rPr>
          <w:rFonts w:ascii="Times New Roman" w:eastAsiaTheme="minorEastAsia" w:hAnsi="Times New Roman" w:cs="Times New Roman"/>
        </w:rPr>
      </w:pPr>
    </w:p>
    <w:p w14:paraId="212E9BEA" w14:textId="07AF2F52" w:rsidR="007B669F" w:rsidRDefault="00403136" w:rsidP="007B669F">
      <w:pPr>
        <w:tabs>
          <w:tab w:val="left" w:pos="5072"/>
        </w:tabs>
        <w:jc w:val="both"/>
        <w:rPr>
          <w:rFonts w:ascii="Times New Roman" w:eastAsiaTheme="minorEastAsia" w:hAnsi="Times New Roman" w:cs="Times New Roman"/>
        </w:rPr>
      </w:pPr>
      <w:ins w:id="132" w:author="Sahil Shah" w:date="2026-07-07T16:55:00Z">
        <w:r>
          <w:rPr>
            <w:rFonts w:ascii="Times New Roman" w:eastAsiaTheme="minorEastAsia" w:hAnsi="Times New Roman" w:cs="Times New Roman"/>
          </w:rPr>
          <w:t xml:space="preserve">2. </w:t>
        </w:r>
      </w:ins>
      <w:r w:rsidR="007B669F" w:rsidRPr="007B669F">
        <w:rPr>
          <w:rFonts w:ascii="Times New Roman" w:eastAsiaTheme="minorEastAsia" w:hAnsi="Times New Roman" w:cs="Times New Roman"/>
        </w:rPr>
        <w:t xml:space="preserve">Geometric rule injection instead derives pseudo-labels for every unannotated pair directly from object geometry, at a confidence calibrated to how unambiguous each rule actually is. Directional relations are geometric facts with no ambiguity and are injected at full confidence; the two contact relations carry genuine threshold uncertainty around vertical gap and footprint overlap and are injected at reduced confidence accordingly; </w:t>
      </w:r>
      <w:proofErr w:type="spellStart"/>
      <w:r w:rsidR="007B669F" w:rsidRPr="007B669F">
        <w:rPr>
          <w:rFonts w:ascii="Times New Roman" w:eastAsiaTheme="minorEastAsia" w:hAnsi="Times New Roman" w:cs="Times New Roman"/>
        </w:rPr>
        <w:t>adjacent_to</w:t>
      </w:r>
      <w:proofErr w:type="spellEnd"/>
      <w:r w:rsidR="007B669F" w:rsidRPr="007B669F">
        <w:rPr>
          <w:rFonts w:ascii="Times New Roman" w:eastAsiaTheme="minorEastAsia" w:hAnsi="Times New Roman" w:cs="Times New Roman"/>
        </w:rPr>
        <w:t xml:space="preserve"> uses the strictest proximity threshold of the four, reflecting the annotation inconsistency this relation is prone to. An existing human-annotated or inverse-completed label always takes priority and is never overwritten by an injected rule.</w:t>
      </w:r>
    </w:p>
    <w:p w14:paraId="14201596" w14:textId="77777777" w:rsidR="007B669F" w:rsidRDefault="007B669F" w:rsidP="007B669F">
      <w:pPr>
        <w:tabs>
          <w:tab w:val="left" w:pos="5072"/>
        </w:tabs>
        <w:jc w:val="both"/>
        <w:rPr>
          <w:rFonts w:ascii="Times New Roman" w:eastAsiaTheme="minorEastAsia" w:hAnsi="Times New Roman" w:cs="Times New Roman"/>
        </w:rPr>
      </w:pPr>
    </w:p>
    <w:p w14:paraId="2DE8CA19" w14:textId="64751D99" w:rsidR="007B669F" w:rsidRDefault="007B669F" w:rsidP="007B669F">
      <w:pPr>
        <w:tabs>
          <w:tab w:val="left" w:pos="5072"/>
        </w:tabs>
        <w:jc w:val="both"/>
        <w:rPr>
          <w:rFonts w:ascii="Times New Roman" w:eastAsiaTheme="minorEastAsia" w:hAnsi="Times New Roman" w:cs="Times New Roman"/>
          <w:b/>
          <w:bCs/>
          <w:sz w:val="20"/>
          <w:szCs w:val="20"/>
        </w:rPr>
      </w:pPr>
      <w:bookmarkStart w:id="133" w:name="_Toc234182200"/>
      <w:bookmarkStart w:id="134" w:name="_Toc234194914"/>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3</w:t>
      </w:r>
      <w:r>
        <w:rPr>
          <w:rFonts w:ascii="Times New Roman" w:hAnsi="Times New Roman" w:cs="Times New Roman"/>
          <w:b/>
          <w:sz w:val="20"/>
          <w:szCs w:val="20"/>
        </w:rPr>
        <w:fldChar w:fldCharType="end"/>
      </w:r>
      <w:r>
        <w:rPr>
          <w:rFonts w:ascii="Times New Roman" w:hAnsi="Times New Roman" w:cs="Times New Roman"/>
          <w:b/>
          <w:sz w:val="20"/>
          <w:szCs w:val="20"/>
        </w:rPr>
        <w:t>. Geometric rule injection confidence by relation.</w:t>
      </w:r>
      <w:bookmarkEnd w:id="133"/>
      <w:bookmarkEnd w:id="134"/>
    </w:p>
    <w:p w14:paraId="569DFA2C" w14:textId="77777777" w:rsidR="007B669F" w:rsidRDefault="007B669F" w:rsidP="007B669F">
      <w:pPr>
        <w:tabs>
          <w:tab w:val="left" w:pos="5072"/>
        </w:tabs>
        <w:jc w:val="both"/>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2972"/>
        <w:gridCol w:w="2268"/>
        <w:gridCol w:w="3776"/>
      </w:tblGrid>
      <w:tr w:rsidR="007B669F" w:rsidRPr="007B669F" w14:paraId="187AB3D5" w14:textId="77777777" w:rsidTr="007B669F">
        <w:trPr>
          <w:trHeight w:val="334"/>
        </w:trPr>
        <w:tc>
          <w:tcPr>
            <w:tcW w:w="2972" w:type="dxa"/>
          </w:tcPr>
          <w:p w14:paraId="059342B4" w14:textId="77777777" w:rsidR="007B669F" w:rsidRPr="007B669F" w:rsidRDefault="007B669F" w:rsidP="007B669F">
            <w:pPr>
              <w:jc w:val="center"/>
              <w:rPr>
                <w:rFonts w:ascii="Times New Roman" w:eastAsiaTheme="minorEastAsia" w:hAnsi="Times New Roman" w:cs="Times New Roman"/>
                <w:b/>
                <w:bCs/>
                <w:sz w:val="20"/>
                <w:szCs w:val="20"/>
              </w:rPr>
            </w:pPr>
            <w:r w:rsidRPr="007B669F">
              <w:rPr>
                <w:rFonts w:ascii="Times New Roman" w:eastAsiaTheme="minorEastAsia" w:hAnsi="Times New Roman" w:cs="Times New Roman"/>
                <w:b/>
                <w:bCs/>
                <w:sz w:val="20"/>
                <w:szCs w:val="20"/>
              </w:rPr>
              <w:t>Relation(s)</w:t>
            </w:r>
          </w:p>
        </w:tc>
        <w:tc>
          <w:tcPr>
            <w:tcW w:w="2268" w:type="dxa"/>
          </w:tcPr>
          <w:p w14:paraId="7D72A943" w14:textId="77777777" w:rsidR="007B669F" w:rsidRPr="007B669F" w:rsidRDefault="007B669F" w:rsidP="007B669F">
            <w:pPr>
              <w:jc w:val="center"/>
              <w:rPr>
                <w:rFonts w:ascii="Times New Roman" w:eastAsiaTheme="minorEastAsia" w:hAnsi="Times New Roman" w:cs="Times New Roman"/>
                <w:b/>
                <w:bCs/>
                <w:sz w:val="20"/>
                <w:szCs w:val="20"/>
              </w:rPr>
            </w:pPr>
            <w:r w:rsidRPr="007B669F">
              <w:rPr>
                <w:rFonts w:ascii="Times New Roman" w:eastAsiaTheme="minorEastAsia" w:hAnsi="Times New Roman" w:cs="Times New Roman"/>
                <w:b/>
                <w:bCs/>
                <w:sz w:val="20"/>
                <w:szCs w:val="20"/>
              </w:rPr>
              <w:t>Injection confidence</w:t>
            </w:r>
          </w:p>
        </w:tc>
        <w:tc>
          <w:tcPr>
            <w:tcW w:w="3776" w:type="dxa"/>
          </w:tcPr>
          <w:p w14:paraId="32D4602F" w14:textId="77777777" w:rsidR="007B669F" w:rsidRPr="007B669F" w:rsidRDefault="007B669F" w:rsidP="007B669F">
            <w:pPr>
              <w:jc w:val="center"/>
              <w:rPr>
                <w:rFonts w:ascii="Times New Roman" w:eastAsiaTheme="minorEastAsia" w:hAnsi="Times New Roman" w:cs="Times New Roman"/>
                <w:b/>
                <w:bCs/>
                <w:sz w:val="20"/>
                <w:szCs w:val="20"/>
              </w:rPr>
            </w:pPr>
            <w:r w:rsidRPr="007B669F">
              <w:rPr>
                <w:rFonts w:ascii="Times New Roman" w:eastAsiaTheme="minorEastAsia" w:hAnsi="Times New Roman" w:cs="Times New Roman"/>
                <w:b/>
                <w:bCs/>
                <w:sz w:val="20"/>
                <w:szCs w:val="20"/>
              </w:rPr>
              <w:t>Rationale</w:t>
            </w:r>
          </w:p>
        </w:tc>
      </w:tr>
      <w:tr w:rsidR="007B669F" w:rsidRPr="007B669F" w14:paraId="1CC9679C" w14:textId="77777777" w:rsidTr="007B669F">
        <w:tc>
          <w:tcPr>
            <w:tcW w:w="2972" w:type="dxa"/>
          </w:tcPr>
          <w:p w14:paraId="3651B42B" w14:textId="77777777" w:rsidR="007B669F" w:rsidRPr="007B669F" w:rsidRDefault="007B669F" w:rsidP="004C0E5E">
            <w:pPr>
              <w:jc w:val="both"/>
              <w:rPr>
                <w:rFonts w:ascii="Times New Roman" w:eastAsiaTheme="minorEastAsia" w:hAnsi="Times New Roman" w:cs="Times New Roman"/>
                <w:sz w:val="20"/>
                <w:szCs w:val="20"/>
              </w:rPr>
            </w:pPr>
            <w:proofErr w:type="spellStart"/>
            <w:r w:rsidRPr="007B669F">
              <w:rPr>
                <w:rFonts w:ascii="Times New Roman" w:eastAsiaTheme="minorEastAsia" w:hAnsi="Times New Roman" w:cs="Times New Roman"/>
                <w:sz w:val="20"/>
                <w:szCs w:val="20"/>
              </w:rPr>
              <w:t>left_of</w:t>
            </w:r>
            <w:proofErr w:type="spellEnd"/>
            <w:r w:rsidRPr="007B669F">
              <w:rPr>
                <w:rFonts w:ascii="Times New Roman" w:eastAsiaTheme="minorEastAsia" w:hAnsi="Times New Roman" w:cs="Times New Roman"/>
                <w:sz w:val="20"/>
                <w:szCs w:val="20"/>
              </w:rPr>
              <w:t xml:space="preserve">, </w:t>
            </w:r>
            <w:proofErr w:type="spellStart"/>
            <w:r w:rsidRPr="007B669F">
              <w:rPr>
                <w:rFonts w:ascii="Times New Roman" w:eastAsiaTheme="minorEastAsia" w:hAnsi="Times New Roman" w:cs="Times New Roman"/>
                <w:sz w:val="20"/>
                <w:szCs w:val="20"/>
              </w:rPr>
              <w:t>right_of</w:t>
            </w:r>
            <w:proofErr w:type="spellEnd"/>
            <w:r w:rsidRPr="007B669F">
              <w:rPr>
                <w:rFonts w:ascii="Times New Roman" w:eastAsiaTheme="minorEastAsia" w:hAnsi="Times New Roman" w:cs="Times New Roman"/>
                <w:sz w:val="20"/>
                <w:szCs w:val="20"/>
              </w:rPr>
              <w:t xml:space="preserve">, </w:t>
            </w:r>
            <w:proofErr w:type="spellStart"/>
            <w:r w:rsidRPr="007B669F">
              <w:rPr>
                <w:rFonts w:ascii="Times New Roman" w:eastAsiaTheme="minorEastAsia" w:hAnsi="Times New Roman" w:cs="Times New Roman"/>
                <w:sz w:val="20"/>
                <w:szCs w:val="20"/>
              </w:rPr>
              <w:t>in_front_of</w:t>
            </w:r>
            <w:proofErr w:type="spellEnd"/>
            <w:r w:rsidRPr="007B669F">
              <w:rPr>
                <w:rFonts w:ascii="Times New Roman" w:eastAsiaTheme="minorEastAsia" w:hAnsi="Times New Roman" w:cs="Times New Roman"/>
                <w:sz w:val="20"/>
                <w:szCs w:val="20"/>
              </w:rPr>
              <w:t xml:space="preserve">, behind, </w:t>
            </w:r>
            <w:proofErr w:type="spellStart"/>
            <w:r w:rsidRPr="007B669F">
              <w:rPr>
                <w:rFonts w:ascii="Times New Roman" w:eastAsiaTheme="minorEastAsia" w:hAnsi="Times New Roman" w:cs="Times New Roman"/>
                <w:sz w:val="20"/>
                <w:szCs w:val="20"/>
              </w:rPr>
              <w:t>higher_than</w:t>
            </w:r>
            <w:proofErr w:type="spellEnd"/>
            <w:r w:rsidRPr="007B669F">
              <w:rPr>
                <w:rFonts w:ascii="Times New Roman" w:eastAsiaTheme="minorEastAsia" w:hAnsi="Times New Roman" w:cs="Times New Roman"/>
                <w:sz w:val="20"/>
                <w:szCs w:val="20"/>
              </w:rPr>
              <w:t xml:space="preserve">, </w:t>
            </w:r>
            <w:proofErr w:type="spellStart"/>
            <w:r w:rsidRPr="007B669F">
              <w:rPr>
                <w:rFonts w:ascii="Times New Roman" w:eastAsiaTheme="minorEastAsia" w:hAnsi="Times New Roman" w:cs="Times New Roman"/>
                <w:sz w:val="20"/>
                <w:szCs w:val="20"/>
              </w:rPr>
              <w:t>lower_than</w:t>
            </w:r>
            <w:proofErr w:type="spellEnd"/>
          </w:p>
        </w:tc>
        <w:tc>
          <w:tcPr>
            <w:tcW w:w="2268" w:type="dxa"/>
          </w:tcPr>
          <w:p w14:paraId="77799B87"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1.00</w:t>
            </w:r>
          </w:p>
        </w:tc>
        <w:tc>
          <w:tcPr>
            <w:tcW w:w="3776" w:type="dxa"/>
          </w:tcPr>
          <w:p w14:paraId="0F5075F1"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Determined unambiguously by relative centroid position</w:t>
            </w:r>
          </w:p>
        </w:tc>
      </w:tr>
      <w:tr w:rsidR="007B669F" w:rsidRPr="007B669F" w14:paraId="020641A2" w14:textId="77777777" w:rsidTr="007B669F">
        <w:tc>
          <w:tcPr>
            <w:tcW w:w="2972" w:type="dxa"/>
          </w:tcPr>
          <w:p w14:paraId="759882F7" w14:textId="77777777" w:rsidR="007B669F" w:rsidRPr="007B669F" w:rsidRDefault="007B669F" w:rsidP="004C0E5E">
            <w:pPr>
              <w:jc w:val="both"/>
              <w:rPr>
                <w:rFonts w:ascii="Times New Roman" w:eastAsiaTheme="minorEastAsia" w:hAnsi="Times New Roman" w:cs="Times New Roman"/>
                <w:sz w:val="20"/>
                <w:szCs w:val="20"/>
              </w:rPr>
            </w:pPr>
            <w:proofErr w:type="spellStart"/>
            <w:r w:rsidRPr="007B669F">
              <w:rPr>
                <w:rFonts w:ascii="Times New Roman" w:eastAsiaTheme="minorEastAsia" w:hAnsi="Times New Roman" w:cs="Times New Roman"/>
                <w:sz w:val="20"/>
                <w:szCs w:val="20"/>
              </w:rPr>
              <w:t>on_top_of</w:t>
            </w:r>
            <w:proofErr w:type="spellEnd"/>
            <w:r w:rsidRPr="007B669F">
              <w:rPr>
                <w:rFonts w:ascii="Times New Roman" w:eastAsiaTheme="minorEastAsia" w:hAnsi="Times New Roman" w:cs="Times New Roman"/>
                <w:sz w:val="20"/>
                <w:szCs w:val="20"/>
              </w:rPr>
              <w:t>, under</w:t>
            </w:r>
          </w:p>
        </w:tc>
        <w:tc>
          <w:tcPr>
            <w:tcW w:w="2268" w:type="dxa"/>
          </w:tcPr>
          <w:p w14:paraId="76E53FE1"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0.75</w:t>
            </w:r>
          </w:p>
        </w:tc>
        <w:tc>
          <w:tcPr>
            <w:tcW w:w="3776" w:type="dxa"/>
          </w:tcPr>
          <w:p w14:paraId="53D08835"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Genuine threshold uncertainty (vertical gap, footprint overlap)</w:t>
            </w:r>
          </w:p>
        </w:tc>
      </w:tr>
      <w:tr w:rsidR="007B669F" w:rsidRPr="007B669F" w14:paraId="7E485B2C" w14:textId="77777777" w:rsidTr="007B669F">
        <w:tc>
          <w:tcPr>
            <w:tcW w:w="2972" w:type="dxa"/>
          </w:tcPr>
          <w:p w14:paraId="4510984D" w14:textId="77777777" w:rsidR="007B669F" w:rsidRPr="007B669F" w:rsidRDefault="007B669F" w:rsidP="004C0E5E">
            <w:pPr>
              <w:jc w:val="both"/>
              <w:rPr>
                <w:rFonts w:ascii="Times New Roman" w:eastAsiaTheme="minorEastAsia" w:hAnsi="Times New Roman" w:cs="Times New Roman"/>
                <w:sz w:val="20"/>
                <w:szCs w:val="20"/>
              </w:rPr>
            </w:pPr>
            <w:proofErr w:type="spellStart"/>
            <w:r w:rsidRPr="007B669F">
              <w:rPr>
                <w:rFonts w:ascii="Times New Roman" w:eastAsiaTheme="minorEastAsia" w:hAnsi="Times New Roman" w:cs="Times New Roman"/>
                <w:sz w:val="20"/>
                <w:szCs w:val="20"/>
              </w:rPr>
              <w:t>attached_to</w:t>
            </w:r>
            <w:proofErr w:type="spellEnd"/>
          </w:p>
        </w:tc>
        <w:tc>
          <w:tcPr>
            <w:tcW w:w="2268" w:type="dxa"/>
          </w:tcPr>
          <w:p w14:paraId="28AFA183"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0.60</w:t>
            </w:r>
          </w:p>
        </w:tc>
        <w:tc>
          <w:tcPr>
            <w:tcW w:w="3776" w:type="dxa"/>
          </w:tcPr>
          <w:p w14:paraId="74D3D968"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Bounding-box gap heuristic, moderate certainty</w:t>
            </w:r>
          </w:p>
        </w:tc>
      </w:tr>
      <w:tr w:rsidR="007B669F" w:rsidRPr="007B669F" w14:paraId="51B3F177" w14:textId="77777777" w:rsidTr="007B669F">
        <w:tc>
          <w:tcPr>
            <w:tcW w:w="2972" w:type="dxa"/>
          </w:tcPr>
          <w:p w14:paraId="38DE9282" w14:textId="77777777" w:rsidR="007B669F" w:rsidRPr="007B669F" w:rsidRDefault="007B669F" w:rsidP="004C0E5E">
            <w:pPr>
              <w:jc w:val="both"/>
              <w:rPr>
                <w:rFonts w:ascii="Times New Roman" w:eastAsiaTheme="minorEastAsia" w:hAnsi="Times New Roman" w:cs="Times New Roman"/>
                <w:sz w:val="20"/>
                <w:szCs w:val="20"/>
              </w:rPr>
            </w:pPr>
            <w:proofErr w:type="spellStart"/>
            <w:r w:rsidRPr="007B669F">
              <w:rPr>
                <w:rFonts w:ascii="Times New Roman" w:eastAsiaTheme="minorEastAsia" w:hAnsi="Times New Roman" w:cs="Times New Roman"/>
                <w:sz w:val="20"/>
                <w:szCs w:val="20"/>
              </w:rPr>
              <w:t>adjacent_to</w:t>
            </w:r>
            <w:proofErr w:type="spellEnd"/>
          </w:p>
        </w:tc>
        <w:tc>
          <w:tcPr>
            <w:tcW w:w="2268" w:type="dxa"/>
          </w:tcPr>
          <w:p w14:paraId="4DA751E1"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0.55</w:t>
            </w:r>
          </w:p>
        </w:tc>
        <w:tc>
          <w:tcPr>
            <w:tcW w:w="3776" w:type="dxa"/>
          </w:tcPr>
          <w:p w14:paraId="26FCF79C" w14:textId="77777777" w:rsidR="007B669F" w:rsidRPr="007B669F" w:rsidRDefault="007B669F" w:rsidP="004C0E5E">
            <w:pPr>
              <w:jc w:val="both"/>
              <w:rPr>
                <w:rFonts w:ascii="Times New Roman" w:eastAsiaTheme="minorEastAsia" w:hAnsi="Times New Roman" w:cs="Times New Roman"/>
                <w:sz w:val="20"/>
                <w:szCs w:val="20"/>
              </w:rPr>
            </w:pPr>
            <w:r w:rsidRPr="007B669F">
              <w:rPr>
                <w:rFonts w:ascii="Times New Roman" w:eastAsiaTheme="minorEastAsia" w:hAnsi="Times New Roman" w:cs="Times New Roman"/>
                <w:sz w:val="20"/>
                <w:szCs w:val="20"/>
              </w:rPr>
              <w:t>Strict proximity threshold limits false positives</w:t>
            </w:r>
          </w:p>
        </w:tc>
      </w:tr>
    </w:tbl>
    <w:p w14:paraId="7F433B3E" w14:textId="77777777" w:rsidR="007B669F" w:rsidRDefault="007B669F" w:rsidP="007B669F">
      <w:pPr>
        <w:tabs>
          <w:tab w:val="left" w:pos="5072"/>
        </w:tabs>
        <w:jc w:val="both"/>
        <w:rPr>
          <w:rFonts w:ascii="Times New Roman" w:eastAsiaTheme="minorEastAsia" w:hAnsi="Times New Roman" w:cs="Times New Roman"/>
        </w:rPr>
      </w:pPr>
    </w:p>
    <w:p w14:paraId="5144B1A2" w14:textId="77777777" w:rsidR="006B6E67" w:rsidRDefault="006B6E67" w:rsidP="007B669F">
      <w:pPr>
        <w:tabs>
          <w:tab w:val="left" w:pos="5072"/>
        </w:tabs>
        <w:jc w:val="both"/>
        <w:rPr>
          <w:rFonts w:ascii="Times New Roman" w:eastAsiaTheme="minorEastAsia" w:hAnsi="Times New Roman" w:cs="Times New Roman"/>
        </w:rPr>
      </w:pPr>
    </w:p>
    <w:p w14:paraId="535F7449" w14:textId="77777777" w:rsidR="006B6E67" w:rsidRDefault="006B6E67" w:rsidP="007B669F">
      <w:pPr>
        <w:pStyle w:val="Heading2"/>
        <w:tabs>
          <w:tab w:val="left" w:pos="5072"/>
        </w:tabs>
        <w:jc w:val="both"/>
        <w:rPr>
          <w:rFonts w:ascii="Times New Roman" w:eastAsiaTheme="minorEastAsia" w:hAnsi="Times New Roman" w:cs="Times New Roman"/>
          <w:b/>
          <w:bCs/>
        </w:rPr>
      </w:pPr>
      <w:bookmarkStart w:id="135" w:name="_Toc234182262"/>
      <w:bookmarkStart w:id="136" w:name="idxbm1029"/>
      <w:r w:rsidRPr="006B6E67">
        <w:rPr>
          <w:rFonts w:ascii="Times New Roman" w:eastAsiaTheme="minorEastAsia" w:hAnsi="Times New Roman" w:cs="Times New Roman"/>
          <w:b/>
          <w:bCs/>
          <w:color w:val="000000"/>
          <w:sz w:val="26"/>
        </w:rPr>
        <w:t xml:space="preserve">4.5 The </w:t>
      </w:r>
      <w:proofErr w:type="spellStart"/>
      <w:r w:rsidRPr="006B6E67">
        <w:rPr>
          <w:rFonts w:ascii="Times New Roman" w:eastAsiaTheme="minorEastAsia" w:hAnsi="Times New Roman" w:cs="Times New Roman"/>
          <w:b/>
          <w:bCs/>
          <w:color w:val="000000"/>
          <w:sz w:val="26"/>
        </w:rPr>
        <w:t>GeoKAN</w:t>
      </w:r>
      <w:proofErr w:type="spellEnd"/>
      <w:r w:rsidRPr="006B6E67">
        <w:rPr>
          <w:rFonts w:ascii="Times New Roman" w:eastAsiaTheme="minorEastAsia" w:hAnsi="Times New Roman" w:cs="Times New Roman"/>
          <w:b/>
          <w:bCs/>
          <w:color w:val="000000"/>
          <w:sz w:val="26"/>
        </w:rPr>
        <w:t xml:space="preserve"> Layer</w:t>
      </w:r>
      <w:bookmarkEnd w:id="135"/>
      <w:bookmarkEnd w:id="136"/>
    </w:p>
    <w:p w14:paraId="0FFCE598" w14:textId="77777777" w:rsidR="006B6E67" w:rsidRDefault="006B6E67" w:rsidP="007B669F">
      <w:pPr>
        <w:tabs>
          <w:tab w:val="left" w:pos="5072"/>
        </w:tabs>
        <w:jc w:val="both"/>
        <w:rPr>
          <w:rFonts w:ascii="Times New Roman" w:eastAsiaTheme="minorEastAsia" w:hAnsi="Times New Roman" w:cs="Times New Roman"/>
          <w:b/>
          <w:bCs/>
        </w:rPr>
      </w:pPr>
    </w:p>
    <w:p w14:paraId="7400C039" w14:textId="314B9D31" w:rsidR="006B6E67" w:rsidRDefault="006B6E67" w:rsidP="007B669F">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t xml:space="preserve">The central architectural idea behind </w:t>
      </w:r>
      <w:proofErr w:type="spellStart"/>
      <w:r w:rsidRPr="006B6E67">
        <w:rPr>
          <w:rFonts w:ascii="Times New Roman" w:eastAsiaTheme="minorEastAsia" w:hAnsi="Times New Roman" w:cs="Times New Roman"/>
        </w:rPr>
        <w:t>GeoKAN</w:t>
      </w:r>
      <w:proofErr w:type="spellEnd"/>
      <w:r>
        <w:rPr>
          <w:rFonts w:ascii="Times New Roman" w:eastAsiaTheme="minorEastAsia" w:hAnsi="Times New Roman" w:cs="Times New Roman"/>
        </w:rPr>
        <w:t xml:space="preserve"> (Sen et al., 2026) </w:t>
      </w:r>
      <w:hyperlink w:anchor="ref17">
        <w:r>
          <w:rPr>
            <w:rFonts w:ascii="Times New Roman" w:eastAsiaTheme="minorEastAsia" w:hAnsi="Times New Roman" w:cs="Times New Roman"/>
            <w:color w:val="0563C1"/>
            <w:u w:val="single"/>
          </w:rPr>
          <w:t>[17]</w:t>
        </w:r>
      </w:hyperlink>
      <w:r>
        <w:rPr>
          <w:rFonts w:ascii="Times New Roman" w:eastAsiaTheme="minorEastAsia" w:hAnsi="Times New Roman" w:cs="Times New Roman"/>
        </w:rPr>
        <w:t xml:space="preserve"> is simple: before a feature is expanded into a richer basis, it should first be rescaled along each dimension according to how much that dimension actually matters for the task. A standard radial basis expansion treats every input dimension as equally informative; </w:t>
      </w:r>
      <w:proofErr w:type="spellStart"/>
      <w:r w:rsidRPr="006B6E67">
        <w:rPr>
          <w:rFonts w:ascii="Times New Roman" w:eastAsiaTheme="minorEastAsia" w:hAnsi="Times New Roman" w:cs="Times New Roman"/>
        </w:rPr>
        <w:t>GeoKAN</w:t>
      </w:r>
      <w:proofErr w:type="spellEnd"/>
      <w:r w:rsidRPr="006B6E67">
        <w:rPr>
          <w:rFonts w:ascii="Times New Roman" w:eastAsiaTheme="minorEastAsia" w:hAnsi="Times New Roman" w:cs="Times New Roman"/>
        </w:rPr>
        <w:t xml:space="preserve"> instead learns a per-dimension scaling — a diagonal Riemannian metric g — that stretches the dimensions the network has found useful and compresses the ones it has not, before any basis function is applied. Given a batch-normalised input u, the layer warps it into geometry-adapted coordinates</w:t>
      </w:r>
    </w:p>
    <w:p w14:paraId="5BDB39E6" w14:textId="77777777" w:rsidR="006B6E67" w:rsidRDefault="006B6E67" w:rsidP="007B669F">
      <w:pPr>
        <w:tabs>
          <w:tab w:val="left" w:pos="5072"/>
        </w:tabs>
        <w:jc w:val="both"/>
        <w:rPr>
          <w:rFonts w:ascii="Times New Roman" w:eastAsiaTheme="minorEastAsia" w:hAnsi="Times New Roman" w:cs="Times New Roman"/>
        </w:rPr>
      </w:pPr>
    </w:p>
    <w:p w14:paraId="04491BAD" w14:textId="77777777" w:rsidR="006B6E67" w:rsidRPr="006B6E67" w:rsidRDefault="006B6E67" w:rsidP="007B669F">
      <w:pPr>
        <w:tabs>
          <w:tab w:val="left" w:pos="5072"/>
        </w:tabs>
        <w:jc w:val="both"/>
        <w:rPr>
          <w:rFonts w:ascii="Times New Roman" w:eastAsiaTheme="minorEastAsia" w:hAnsi="Times New Roman" w:cs="Times New Roman"/>
        </w:rPr>
      </w:pPr>
      <m:oMathPara>
        <m:oMath>
          <m:r>
            <w:rPr>
              <w:rFonts w:ascii="Cambria Math" w:eastAsiaTheme="minorEastAsia" w:hAnsi="Cambria Math" w:cs="Times New Roman"/>
            </w:rPr>
            <m:t>z=u⋅</m:t>
          </m:r>
          <m:rad>
            <m:radPr>
              <m:degHide m:val="1"/>
              <m:ctrlPr>
                <w:rPr>
                  <w:rFonts w:ascii="Cambria Math" w:eastAsiaTheme="minorEastAsia" w:hAnsi="Cambria Math" w:cs="Times New Roman"/>
                </w:rPr>
              </m:ctrlPr>
            </m:radPr>
            <m:deg/>
            <m:e>
              <m:r>
                <w:rPr>
                  <w:rFonts w:ascii="Cambria Math" w:eastAsiaTheme="minorEastAsia" w:hAnsi="Cambria Math" w:cs="Times New Roman"/>
                </w:rPr>
                <m:t>g</m:t>
              </m:r>
              <w:commentRangeStart w:id="137"/>
              <w:commentRangeEnd w:id="137"/>
              <m:r>
                <m:rPr>
                  <m:sty m:val="p"/>
                </m:rPr>
                <w:rPr>
                  <w:rStyle w:val="CommentReference"/>
                </w:rPr>
                <w:commentReference w:id="137"/>
              </m:r>
            </m:e>
          </m:rad>
        </m:oMath>
      </m:oMathPara>
    </w:p>
    <w:p w14:paraId="03B77DA4" w14:textId="77777777" w:rsidR="006B6E67" w:rsidRDefault="006B6E67" w:rsidP="007B669F">
      <w:pPr>
        <w:tabs>
          <w:tab w:val="left" w:pos="5072"/>
        </w:tabs>
        <w:jc w:val="both"/>
        <w:rPr>
          <w:rFonts w:ascii="Times New Roman" w:eastAsiaTheme="minorEastAsia" w:hAnsi="Times New Roman" w:cs="Times New Roman"/>
        </w:rPr>
      </w:pPr>
    </w:p>
    <w:p w14:paraId="315B9C20" w14:textId="77777777" w:rsidR="006B6E67" w:rsidRPr="006B6E67" w:rsidRDefault="006B6E67" w:rsidP="006B6E67">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t xml:space="preserve">then expands each dimension </w:t>
      </w:r>
      <w:proofErr w:type="spellStart"/>
      <w:r w:rsidRPr="006B6E67">
        <w:rPr>
          <w:rFonts w:ascii="Times New Roman" w:eastAsiaTheme="minorEastAsia" w:hAnsi="Times New Roman" w:cs="Times New Roman"/>
        </w:rPr>
        <w:t>z_i</w:t>
      </w:r>
      <w:proofErr w:type="spellEnd"/>
      <w:r w:rsidRPr="006B6E67">
        <w:rPr>
          <w:rFonts w:ascii="Times New Roman" w:eastAsiaTheme="minorEastAsia" w:hAnsi="Times New Roman" w:cs="Times New Roman"/>
        </w:rPr>
        <w:t xml:space="preserve"> against twelve fixed centres c₁…c₁₂, spread evenly across the normalised input range.</w:t>
      </w:r>
    </w:p>
    <w:p w14:paraId="22813D29" w14:textId="77777777" w:rsidR="006B6E67" w:rsidRPr="006B6E67" w:rsidRDefault="006B6E67" w:rsidP="006B6E67">
      <w:pPr>
        <w:tabs>
          <w:tab w:val="left" w:pos="5072"/>
        </w:tabs>
        <w:jc w:val="both"/>
        <w:rPr>
          <w:rFonts w:ascii="Times New Roman" w:eastAsiaTheme="minorEastAsia" w:hAnsi="Times New Roman" w:cs="Times New Roman"/>
        </w:rPr>
      </w:pPr>
    </w:p>
    <w:p w14:paraId="531416F3" w14:textId="77777777" w:rsidR="006B6E67" w:rsidRPr="006B6E67" w:rsidRDefault="006B6E67" w:rsidP="006B6E67">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lastRenderedPageBreak/>
        <w:t xml:space="preserve">The three variants compared in this work differ in exactly two places within this pipeline: how g is computed, and which basis function expands z. The Gamma variant computes g = </w:t>
      </w:r>
      <w:proofErr w:type="spellStart"/>
      <w:r w:rsidRPr="006B6E67">
        <w:rPr>
          <w:rFonts w:ascii="Times New Roman" w:eastAsiaTheme="minorEastAsia" w:hAnsi="Times New Roman" w:cs="Times New Roman"/>
        </w:rPr>
        <w:t>softplus</w:t>
      </w:r>
      <w:proofErr w:type="spellEnd"/>
      <w:r w:rsidRPr="006B6E67">
        <w:rPr>
          <w:rFonts w:ascii="Times New Roman" w:eastAsiaTheme="minorEastAsia" w:hAnsi="Times New Roman" w:cs="Times New Roman"/>
        </w:rPr>
        <w:t xml:space="preserve">(γ), where γ is a single learnable scalar per input dimension initialised to zero — an input-independent metric, the same rescaling applied to every sample. The RBF and Wavelet variants instead compute g = </w:t>
      </w:r>
      <w:proofErr w:type="spellStart"/>
      <w:proofErr w:type="gramStart"/>
      <w:r w:rsidRPr="006B6E67">
        <w:rPr>
          <w:rFonts w:ascii="Times New Roman" w:eastAsiaTheme="minorEastAsia" w:hAnsi="Times New Roman" w:cs="Times New Roman"/>
        </w:rPr>
        <w:t>softplus</w:t>
      </w:r>
      <w:proofErr w:type="spellEnd"/>
      <w:r w:rsidRPr="006B6E67">
        <w:rPr>
          <w:rFonts w:ascii="Times New Roman" w:eastAsiaTheme="minorEastAsia" w:hAnsi="Times New Roman" w:cs="Times New Roman"/>
        </w:rPr>
        <w:t>(</w:t>
      </w:r>
      <w:proofErr w:type="spellStart"/>
      <w:proofErr w:type="gramEnd"/>
      <w:r w:rsidRPr="006B6E67">
        <w:rPr>
          <w:rFonts w:ascii="Times New Roman" w:eastAsiaTheme="minorEastAsia" w:hAnsi="Times New Roman" w:cs="Times New Roman"/>
        </w:rPr>
        <w:t>MetricNet</w:t>
      </w:r>
      <w:proofErr w:type="spellEnd"/>
      <w:r w:rsidRPr="006B6E67">
        <w:rPr>
          <w:rFonts w:ascii="Times New Roman" w:eastAsiaTheme="minorEastAsia" w:hAnsi="Times New Roman" w:cs="Times New Roman"/>
        </w:rPr>
        <w:t xml:space="preserve">(u)), where </w:t>
      </w:r>
      <w:proofErr w:type="spellStart"/>
      <w:r w:rsidRPr="006B6E67">
        <w:rPr>
          <w:rFonts w:ascii="Times New Roman" w:eastAsiaTheme="minorEastAsia" w:hAnsi="Times New Roman" w:cs="Times New Roman"/>
        </w:rPr>
        <w:t>MetricNet</w:t>
      </w:r>
      <w:proofErr w:type="spellEnd"/>
      <w:r w:rsidRPr="006B6E67">
        <w:rPr>
          <w:rFonts w:ascii="Times New Roman" w:eastAsiaTheme="minorEastAsia" w:hAnsi="Times New Roman" w:cs="Times New Roman"/>
        </w:rPr>
        <w:t xml:space="preserve"> is a small two-layer network conditioned on the input itself, initialised so the metric starts at exactly 1.0 — an input-dependent metric that can, in principle, rescale differently for different samples. All three clamp g to [0.05, 16] for training stability.</w:t>
      </w:r>
    </w:p>
    <w:p w14:paraId="44C145F0" w14:textId="77777777" w:rsidR="006B6E67" w:rsidRPr="006B6E67" w:rsidRDefault="006B6E67" w:rsidP="006B6E67">
      <w:pPr>
        <w:tabs>
          <w:tab w:val="left" w:pos="5072"/>
        </w:tabs>
        <w:jc w:val="both"/>
        <w:rPr>
          <w:rFonts w:ascii="Times New Roman" w:eastAsiaTheme="minorEastAsia" w:hAnsi="Times New Roman" w:cs="Times New Roman"/>
        </w:rPr>
      </w:pPr>
    </w:p>
    <w:p w14:paraId="45A4E3FA" w14:textId="77777777" w:rsidR="006B6E67" w:rsidRPr="006B6E67" w:rsidRDefault="006B6E67" w:rsidP="006B6E67">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t>For basis expansion, the Gamma and RBF variants both use a radial basis function,</w:t>
      </w:r>
    </w:p>
    <w:p w14:paraId="61CAB4DA" w14:textId="77777777" w:rsidR="006B6E67" w:rsidRDefault="006B6E67" w:rsidP="007B669F">
      <w:pPr>
        <w:tabs>
          <w:tab w:val="left" w:pos="5072"/>
        </w:tabs>
        <w:jc w:val="both"/>
        <w:rPr>
          <w:rFonts w:ascii="Times New Roman" w:eastAsiaTheme="minorEastAsia" w:hAnsi="Times New Roman" w:cs="Times New Roman"/>
          <w:b/>
          <w:bCs/>
          <w:sz w:val="28"/>
          <w:szCs w:val="28"/>
        </w:rPr>
      </w:pPr>
    </w:p>
    <w:p w14:paraId="3888F087" w14:textId="77777777" w:rsidR="006B6E67" w:rsidRPr="006B6E67" w:rsidRDefault="00000000" w:rsidP="007B669F">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k</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rPr>
                  </m:ctrlPr>
                </m:dPr>
                <m:e>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γ</m:t>
                      </m:r>
                    </m:e>
                    <m:sub>
                      <m:r>
                        <w:rPr>
                          <w:rFonts w:ascii="Cambria Math" w:eastAsiaTheme="minorEastAsia" w:hAnsi="Cambria Math" w:cs="Times New Roman"/>
                        </w:rPr>
                        <m:t>rbf</m:t>
                      </m:r>
                    </m:sub>
                  </m:sSub>
                  <m:r>
                    <w:rPr>
                      <w:rFonts w:ascii="Cambria Math" w:eastAsiaTheme="minorEastAsia" w:hAnsi="Cambria Math" w:cs="Times New Roman"/>
                    </w:rPr>
                    <m:t>⋅</m:t>
                  </m:r>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k</m:t>
                              </m:r>
                            </m:sub>
                          </m:sSub>
                        </m:e>
                      </m:d>
                    </m:e>
                    <m:sup>
                      <m:r>
                        <w:rPr>
                          <w:rFonts w:ascii="Cambria Math" w:eastAsiaTheme="minorEastAsia" w:hAnsi="Cambria Math" w:cs="Times New Roman"/>
                        </w:rPr>
                        <m:t>2</m:t>
                      </m:r>
                    </m:sup>
                  </m:sSup>
                </m:e>
              </m:d>
            </m:e>
          </m:func>
        </m:oMath>
      </m:oMathPara>
    </w:p>
    <w:p w14:paraId="78804301" w14:textId="77777777" w:rsidR="006B6E67" w:rsidRPr="006B6E67" w:rsidRDefault="006B6E67" w:rsidP="007B669F">
      <w:pPr>
        <w:tabs>
          <w:tab w:val="left" w:pos="5072"/>
        </w:tabs>
        <w:jc w:val="both"/>
        <w:rPr>
          <w:rFonts w:ascii="Times New Roman" w:eastAsiaTheme="minorEastAsia" w:hAnsi="Times New Roman" w:cs="Times New Roman"/>
          <w:sz w:val="28"/>
          <w:szCs w:val="28"/>
        </w:rPr>
      </w:pPr>
    </w:p>
    <w:p w14:paraId="6B978701" w14:textId="77777777" w:rsidR="006B6E67" w:rsidRPr="006B6E67" w:rsidRDefault="006B6E67" w:rsidP="007B669F">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t xml:space="preserve">a smooth, strictly positive bump centred at each </w:t>
      </w:r>
      <w:proofErr w:type="spellStart"/>
      <w:r w:rsidRPr="006B6E67">
        <w:rPr>
          <w:rFonts w:ascii="Times New Roman" w:eastAsiaTheme="minorEastAsia" w:hAnsi="Times New Roman" w:cs="Times New Roman"/>
        </w:rPr>
        <w:t>c_k</w:t>
      </w:r>
      <w:proofErr w:type="spellEnd"/>
      <w:r w:rsidRPr="006B6E67">
        <w:rPr>
          <w:rFonts w:ascii="Times New Roman" w:eastAsiaTheme="minorEastAsia" w:hAnsi="Times New Roman" w:cs="Times New Roman"/>
        </w:rPr>
        <w:t xml:space="preserve">, with the bandwidth </w:t>
      </w:r>
      <w:proofErr w:type="spellStart"/>
      <w:r w:rsidRPr="006B6E67">
        <w:rPr>
          <w:rFonts w:ascii="Times New Roman" w:eastAsiaTheme="minorEastAsia" w:hAnsi="Times New Roman" w:cs="Times New Roman"/>
        </w:rPr>
        <w:t>γ_rbf</w:t>
      </w:r>
      <w:proofErr w:type="spellEnd"/>
      <w:r w:rsidRPr="006B6E67">
        <w:rPr>
          <w:rFonts w:ascii="Times New Roman" w:eastAsiaTheme="minorEastAsia" w:hAnsi="Times New Roman" w:cs="Times New Roman"/>
        </w:rPr>
        <w:t xml:space="preserve"> = </w:t>
      </w:r>
      <w:proofErr w:type="spellStart"/>
      <w:r w:rsidRPr="006B6E67">
        <w:rPr>
          <w:rFonts w:ascii="Times New Roman" w:eastAsiaTheme="minorEastAsia" w:hAnsi="Times New Roman" w:cs="Times New Roman"/>
        </w:rPr>
        <w:t>softplus</w:t>
      </w:r>
      <w:proofErr w:type="spellEnd"/>
      <w:r w:rsidRPr="006B6E67">
        <w:rPr>
          <w:rFonts w:ascii="Times New Roman" w:eastAsiaTheme="minorEastAsia" w:hAnsi="Times New Roman" w:cs="Times New Roman"/>
        </w:rPr>
        <w:t>(β) similarly constrained to be positive by a separate learned scalar β. The Wavelet variant instead uses a Mexican hat wavelet,</w:t>
      </w:r>
    </w:p>
    <w:p w14:paraId="2F232521" w14:textId="77777777" w:rsidR="006B6E67" w:rsidRDefault="006B6E67" w:rsidP="007B669F">
      <w:pPr>
        <w:tabs>
          <w:tab w:val="left" w:pos="5072"/>
        </w:tabs>
        <w:jc w:val="both"/>
        <w:rPr>
          <w:rFonts w:ascii="Times New Roman" w:eastAsiaTheme="minorEastAsia" w:hAnsi="Times New Roman" w:cs="Times New Roman"/>
          <w:sz w:val="28"/>
          <w:szCs w:val="28"/>
        </w:rPr>
      </w:pPr>
    </w:p>
    <w:p w14:paraId="72542EE3" w14:textId="77777777" w:rsidR="006B6E67" w:rsidRPr="006B6E67" w:rsidRDefault="00000000" w:rsidP="007B669F">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ψ</m:t>
              </m:r>
            </m:e>
            <m:sub>
              <m:r>
                <w:rPr>
                  <w:rFonts w:ascii="Cambria Math" w:eastAsiaTheme="minorEastAsia" w:hAnsi="Cambria Math" w:cs="Times New Roman"/>
                </w:rPr>
                <m:t>k</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1-</m:t>
              </m:r>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k</m:t>
                          </m:r>
                        </m:sub>
                      </m:sSub>
                    </m:e>
                  </m:d>
                </m:e>
                <m:sup>
                  <m:r>
                    <w:rPr>
                      <w:rFonts w:ascii="Cambria Math" w:eastAsiaTheme="minorEastAsia" w:hAnsi="Cambria Math" w:cs="Times New Roman"/>
                    </w:rPr>
                    <m:t>2</m:t>
                  </m:r>
                </m:sup>
              </m:sSup>
            </m:e>
          </m:d>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rPr>
                  </m:ctrlPr>
                </m:dPr>
                <m:e>
                  <m:r>
                    <w:rPr>
                      <w:rFonts w:ascii="Cambria Math" w:eastAsiaTheme="minorEastAsia" w:hAnsi="Cambria Math" w:cs="Times New Roman"/>
                    </w:rPr>
                    <m:t>-</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z</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k</m:t>
                                  </m:r>
                                </m:sub>
                              </m:sSub>
                            </m:e>
                          </m:d>
                        </m:e>
                        <m:sup>
                          <m:r>
                            <w:rPr>
                              <w:rFonts w:ascii="Cambria Math" w:eastAsiaTheme="minorEastAsia" w:hAnsi="Cambria Math" w:cs="Times New Roman"/>
                            </w:rPr>
                            <m:t>2</m:t>
                          </m:r>
                        </m:sup>
                      </m:sSup>
                    </m:num>
                    <m:den>
                      <m:r>
                        <w:rPr>
                          <w:rFonts w:ascii="Cambria Math" w:eastAsiaTheme="minorEastAsia" w:hAnsi="Cambria Math" w:cs="Times New Roman"/>
                        </w:rPr>
                        <m:t>2</m:t>
                      </m:r>
                    </m:den>
                  </m:f>
                </m:e>
              </m:d>
            </m:e>
          </m:func>
        </m:oMath>
      </m:oMathPara>
    </w:p>
    <w:p w14:paraId="2297BABF" w14:textId="77777777" w:rsidR="006B6E67" w:rsidRDefault="006B6E67" w:rsidP="007B669F">
      <w:pPr>
        <w:tabs>
          <w:tab w:val="left" w:pos="5072"/>
        </w:tabs>
        <w:jc w:val="both"/>
        <w:rPr>
          <w:rFonts w:ascii="Times New Roman" w:eastAsiaTheme="minorEastAsia" w:hAnsi="Times New Roman" w:cs="Times New Roman"/>
          <w:sz w:val="28"/>
          <w:szCs w:val="28"/>
        </w:rPr>
      </w:pPr>
    </w:p>
    <w:p w14:paraId="31E3E3AA" w14:textId="77777777" w:rsidR="006B6E67" w:rsidRDefault="006B6E67" w:rsidP="007B669F">
      <w:pPr>
        <w:tabs>
          <w:tab w:val="left" w:pos="5072"/>
        </w:tabs>
        <w:jc w:val="both"/>
        <w:rPr>
          <w:rFonts w:ascii="Times New Roman" w:eastAsiaTheme="minorEastAsia" w:hAnsi="Times New Roman" w:cs="Times New Roman"/>
          <w:sz w:val="28"/>
          <w:szCs w:val="28"/>
        </w:rPr>
      </w:pPr>
    </w:p>
    <w:p w14:paraId="0EA1C608" w14:textId="77777777" w:rsidR="006B6E67" w:rsidRDefault="006B6E67" w:rsidP="007B669F">
      <w:pPr>
        <w:tabs>
          <w:tab w:val="left" w:pos="5072"/>
        </w:tabs>
        <w:jc w:val="both"/>
        <w:rPr>
          <w:rFonts w:ascii="Times New Roman" w:eastAsiaTheme="minorEastAsia" w:hAnsi="Times New Roman" w:cs="Times New Roman"/>
        </w:rPr>
      </w:pPr>
      <w:r w:rsidRPr="006B6E67">
        <w:rPr>
          <w:rFonts w:ascii="Times New Roman" w:eastAsiaTheme="minorEastAsia" w:hAnsi="Times New Roman" w:cs="Times New Roman"/>
        </w:rPr>
        <w:t>which has a positive peak but negative side-lobes — a sharper, signed response rather than the RBF's smooth positive one. The flattened basis expansion is concatenated with the normalised input u as a skip connection and passed through a linear layer to produce the layer's output. A regularisation term, penalising deviation of the metric from the identity, is added to the training loss throughout (Section 4.7):</w:t>
      </w:r>
    </w:p>
    <w:p w14:paraId="6F36C924" w14:textId="77777777" w:rsidR="006B6E67" w:rsidRDefault="006B6E67" w:rsidP="007B669F">
      <w:pPr>
        <w:tabs>
          <w:tab w:val="left" w:pos="5072"/>
        </w:tabs>
        <w:jc w:val="both"/>
        <w:rPr>
          <w:rFonts w:ascii="Times New Roman" w:eastAsiaTheme="minorEastAsia" w:hAnsi="Times New Roman" w:cs="Times New Roman"/>
        </w:rPr>
      </w:pPr>
    </w:p>
    <w:p w14:paraId="23CF58AD" w14:textId="77777777" w:rsidR="006B6E67" w:rsidRPr="002D4B7F" w:rsidRDefault="00000000" w:rsidP="007B669F">
      <w:pPr>
        <w:tabs>
          <w:tab w:val="left" w:pos="5072"/>
        </w:tabs>
        <w:jc w:val="both"/>
        <w:rPr>
          <w:rFonts w:ascii="Times New Roman" w:eastAsiaTheme="minorEastAsia" w:hAnsi="Times New Roman" w:cs="Times New Roman"/>
          <w:lang w:val="pt-BR"/>
          <w:rPrChange w:id="138" w:author="Sahil Shah" w:date="2026-07-07T16:36:00Z">
            <w:rPr>
              <w:rFonts w:ascii="Times New Roman" w:eastAsiaTheme="minorEastAsia" w:hAnsi="Times New Roman" w:cs="Times New Roman"/>
            </w:rPr>
          </w:rPrChange>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L</m:t>
              </m:r>
            </m:e>
            <m:sub>
              <m:r>
                <m:rPr>
                  <m:nor/>
                </m:rPr>
                <w:rPr>
                  <w:rFonts w:ascii="Times New Roman" w:eastAsiaTheme="minorEastAsia" w:hAnsi="Times New Roman" w:cs="Times New Roman"/>
                  <w:lang w:val="pt-BR"/>
                  <w:rPrChange w:id="139" w:author="Sahil Shah" w:date="2026-07-07T16:36:00Z">
                    <w:rPr>
                      <w:rFonts w:ascii="Times New Roman" w:eastAsiaTheme="minorEastAsia" w:hAnsi="Times New Roman" w:cs="Times New Roman"/>
                    </w:rPr>
                  </w:rPrChange>
                </w:rPr>
                <m:t>metric</m:t>
              </m:r>
            </m:sub>
          </m:sSub>
          <m:r>
            <w:rPr>
              <w:rFonts w:ascii="Cambria Math" w:eastAsiaTheme="minorEastAsia" w:hAnsi="Cambria Math" w:cs="Times New Roman"/>
              <w:lang w:val="pt-BR"/>
              <w:rPrChange w:id="140" w:author="Sahil Shah" w:date="2026-07-07T16:36:00Z">
                <w:rPr>
                  <w:rFonts w:ascii="Cambria Math" w:eastAsiaTheme="minorEastAsia" w:hAnsi="Cambria Math" w:cs="Times New Roman"/>
                </w:rPr>
              </w:rPrChange>
            </w:rPr>
            <m:t>=</m:t>
          </m:r>
          <m:r>
            <m:rPr>
              <m:sty m:val="p"/>
            </m:rPr>
            <w:rPr>
              <w:rFonts w:ascii="Cambria Math" w:eastAsiaTheme="minorEastAsia" w:hAnsi="Cambria Math" w:cs="Times New Roman"/>
              <w:lang w:val="pt-BR"/>
              <w:rPrChange w:id="141" w:author="Sahil Shah" w:date="2026-07-07T16:36:00Z">
                <w:rPr>
                  <w:rFonts w:ascii="Cambria Math" w:eastAsiaTheme="minorEastAsia" w:hAnsi="Cambria Math" w:cs="Times New Roman"/>
                </w:rPr>
              </w:rPrChange>
            </w:rPr>
            <m:t>mean</m:t>
          </m:r>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func>
                    <m:funcPr>
                      <m:ctrlPr>
                        <w:rPr>
                          <w:rFonts w:ascii="Cambria Math" w:eastAsiaTheme="minorEastAsia" w:hAnsi="Cambria Math" w:cs="Times New Roman"/>
                        </w:rPr>
                      </m:ctrlPr>
                    </m:funcPr>
                    <m:fName>
                      <m:r>
                        <m:rPr>
                          <m:sty m:val="p"/>
                        </m:rPr>
                        <w:rPr>
                          <w:rFonts w:ascii="Cambria Math" w:eastAsiaTheme="minorEastAsia" w:hAnsi="Cambria Math" w:cs="Times New Roman"/>
                          <w:lang w:val="pt-BR"/>
                          <w:rPrChange w:id="142" w:author="Sahil Shah" w:date="2026-07-07T16:36:00Z">
                            <w:rPr>
                              <w:rFonts w:ascii="Cambria Math" w:eastAsiaTheme="minorEastAsia" w:hAnsi="Cambria Math" w:cs="Times New Roman"/>
                            </w:rPr>
                          </w:rPrChange>
                        </w:rPr>
                        <m:t>log</m:t>
                      </m:r>
                    </m:fName>
                    <m:e>
                      <m:d>
                        <m:dPr>
                          <m:ctrlPr>
                            <w:rPr>
                              <w:rFonts w:ascii="Cambria Math" w:eastAsiaTheme="minorEastAsia" w:hAnsi="Cambria Math" w:cs="Times New Roman"/>
                            </w:rPr>
                          </m:ctrlPr>
                        </m:dPr>
                        <m:e>
                          <m:r>
                            <w:rPr>
                              <w:rFonts w:ascii="Cambria Math" w:eastAsiaTheme="minorEastAsia" w:hAnsi="Cambria Math" w:cs="Times New Roman"/>
                            </w:rPr>
                            <m:t>g</m:t>
                          </m:r>
                        </m:e>
                      </m:d>
                    </m:e>
                  </m:func>
                </m:e>
                <m:sup>
                  <m:r>
                    <w:rPr>
                      <w:rFonts w:ascii="Cambria Math" w:eastAsiaTheme="minorEastAsia" w:hAnsi="Cambria Math" w:cs="Times New Roman"/>
                      <w:lang w:val="pt-BR"/>
                      <w:rPrChange w:id="143" w:author="Sahil Shah" w:date="2026-07-07T16:36:00Z">
                        <w:rPr>
                          <w:rFonts w:ascii="Cambria Math" w:eastAsiaTheme="minorEastAsia" w:hAnsi="Cambria Math" w:cs="Times New Roman"/>
                        </w:rPr>
                      </w:rPrChange>
                    </w:rPr>
                    <m:t>2</m:t>
                  </m:r>
                </m:sup>
              </m:sSup>
            </m:e>
          </m:d>
        </m:oMath>
      </m:oMathPara>
    </w:p>
    <w:p w14:paraId="64899C38" w14:textId="77777777" w:rsidR="006B6E67" w:rsidRPr="002D4B7F" w:rsidRDefault="006B6E67" w:rsidP="007B669F">
      <w:pPr>
        <w:tabs>
          <w:tab w:val="left" w:pos="5072"/>
        </w:tabs>
        <w:jc w:val="both"/>
        <w:rPr>
          <w:rFonts w:ascii="Times New Roman" w:eastAsiaTheme="minorEastAsia" w:hAnsi="Times New Roman" w:cs="Times New Roman"/>
          <w:lang w:val="pt-BR"/>
          <w:rPrChange w:id="144" w:author="Sahil Shah" w:date="2026-07-07T16:36:00Z">
            <w:rPr>
              <w:rFonts w:ascii="Times New Roman" w:eastAsiaTheme="minorEastAsia" w:hAnsi="Times New Roman" w:cs="Times New Roman"/>
            </w:rPr>
          </w:rPrChange>
        </w:rPr>
      </w:pPr>
    </w:p>
    <w:p w14:paraId="0E3AF31A" w14:textId="77777777" w:rsidR="006B6E67" w:rsidRPr="002D4B7F" w:rsidRDefault="006B6E67" w:rsidP="007B669F">
      <w:pPr>
        <w:tabs>
          <w:tab w:val="left" w:pos="5072"/>
        </w:tabs>
        <w:jc w:val="both"/>
        <w:rPr>
          <w:rFonts w:ascii="Times New Roman" w:eastAsiaTheme="minorEastAsia" w:hAnsi="Times New Roman" w:cs="Times New Roman"/>
          <w:lang w:val="pt-BR"/>
          <w:rPrChange w:id="145" w:author="Sahil Shah" w:date="2026-07-07T16:36:00Z">
            <w:rPr>
              <w:rFonts w:ascii="Times New Roman" w:eastAsiaTheme="minorEastAsia" w:hAnsi="Times New Roman" w:cs="Times New Roman"/>
            </w:rPr>
          </w:rPrChange>
        </w:rPr>
      </w:pPr>
    </w:p>
    <w:p w14:paraId="5E4A7986" w14:textId="77777777" w:rsidR="000B7009" w:rsidRPr="002D4B7F" w:rsidRDefault="000B7009" w:rsidP="007B669F">
      <w:pPr>
        <w:tabs>
          <w:tab w:val="left" w:pos="5072"/>
        </w:tabs>
        <w:jc w:val="both"/>
        <w:rPr>
          <w:rFonts w:ascii="Times New Roman" w:eastAsiaTheme="minorEastAsia" w:hAnsi="Times New Roman" w:cs="Times New Roman"/>
          <w:lang w:val="pt-BR"/>
          <w:rPrChange w:id="146" w:author="Sahil Shah" w:date="2026-07-07T16:36:00Z">
            <w:rPr>
              <w:rFonts w:ascii="Times New Roman" w:eastAsiaTheme="minorEastAsia" w:hAnsi="Times New Roman" w:cs="Times New Roman"/>
            </w:rPr>
          </w:rPrChange>
        </w:rPr>
      </w:pPr>
    </w:p>
    <w:p w14:paraId="681C5ACC" w14:textId="77777777" w:rsidR="000B7009" w:rsidRPr="002D4B7F" w:rsidRDefault="000B7009" w:rsidP="007B669F">
      <w:pPr>
        <w:tabs>
          <w:tab w:val="left" w:pos="5072"/>
        </w:tabs>
        <w:jc w:val="both"/>
        <w:rPr>
          <w:rFonts w:ascii="Times New Roman" w:eastAsiaTheme="minorEastAsia" w:hAnsi="Times New Roman" w:cs="Times New Roman"/>
          <w:lang w:val="pt-BR"/>
          <w:rPrChange w:id="147" w:author="Sahil Shah" w:date="2026-07-07T16:36:00Z">
            <w:rPr>
              <w:rFonts w:ascii="Times New Roman" w:eastAsiaTheme="minorEastAsia" w:hAnsi="Times New Roman" w:cs="Times New Roman"/>
            </w:rPr>
          </w:rPrChange>
        </w:rPr>
      </w:pPr>
    </w:p>
    <w:p w14:paraId="2E19EFF0" w14:textId="77777777" w:rsidR="000B7009" w:rsidRPr="002D4B7F" w:rsidRDefault="000B7009" w:rsidP="007B669F">
      <w:pPr>
        <w:tabs>
          <w:tab w:val="left" w:pos="5072"/>
        </w:tabs>
        <w:jc w:val="both"/>
        <w:rPr>
          <w:rFonts w:ascii="Times New Roman" w:eastAsiaTheme="minorEastAsia" w:hAnsi="Times New Roman" w:cs="Times New Roman"/>
          <w:lang w:val="pt-BR"/>
          <w:rPrChange w:id="148" w:author="Sahil Shah" w:date="2026-07-07T16:36:00Z">
            <w:rPr>
              <w:rFonts w:ascii="Times New Roman" w:eastAsiaTheme="minorEastAsia" w:hAnsi="Times New Roman" w:cs="Times New Roman"/>
            </w:rPr>
          </w:rPrChange>
        </w:rPr>
      </w:pPr>
    </w:p>
    <w:p w14:paraId="068CEF5C" w14:textId="356CAA34" w:rsidR="006B6E67" w:rsidRDefault="006B6E67" w:rsidP="007B669F">
      <w:pPr>
        <w:tabs>
          <w:tab w:val="left" w:pos="5072"/>
        </w:tabs>
        <w:jc w:val="both"/>
        <w:rPr>
          <w:rFonts w:ascii="Times New Roman" w:eastAsiaTheme="minorEastAsia" w:hAnsi="Times New Roman" w:cs="Times New Roman"/>
          <w:b/>
          <w:bCs/>
          <w:sz w:val="20"/>
          <w:szCs w:val="20"/>
        </w:rPr>
      </w:pPr>
      <w:bookmarkStart w:id="149" w:name="_Toc234182201"/>
      <w:bookmarkStart w:id="150" w:name="_Toc234194915"/>
      <w:r>
        <w:rPr>
          <w:rFonts w:ascii="Times New Roman" w:hAnsi="Times New Roman" w:cs="Times New Roman"/>
          <w:b/>
          <w:sz w:val="20"/>
          <w:szCs w:val="20"/>
        </w:rPr>
        <w:lastRenderedPageBreak/>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4</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 variant comparison.</w:t>
      </w:r>
      <w:bookmarkEnd w:id="149"/>
      <w:bookmarkEnd w:id="150"/>
    </w:p>
    <w:p w14:paraId="67C757C3" w14:textId="77777777" w:rsidR="006B6E67" w:rsidRPr="006B6E67" w:rsidRDefault="006B6E67" w:rsidP="007B669F">
      <w:pPr>
        <w:tabs>
          <w:tab w:val="left" w:pos="5072"/>
        </w:tabs>
        <w:jc w:val="both"/>
        <w:rPr>
          <w:rFonts w:ascii="Times New Roman" w:eastAsiaTheme="minorEastAsia" w:hAnsi="Times New Roman" w:cs="Times New Roman"/>
          <w:sz w:val="20"/>
          <w:szCs w:val="20"/>
        </w:rPr>
      </w:pPr>
    </w:p>
    <w:tbl>
      <w:tblPr>
        <w:tblStyle w:val="TableGrid"/>
        <w:tblW w:w="0" w:type="auto"/>
        <w:tblLook w:val="04A0" w:firstRow="1" w:lastRow="0" w:firstColumn="1" w:lastColumn="0" w:noHBand="0" w:noVBand="1"/>
      </w:tblPr>
      <w:tblGrid>
        <w:gridCol w:w="1838"/>
        <w:gridCol w:w="1783"/>
        <w:gridCol w:w="2835"/>
        <w:gridCol w:w="2217"/>
      </w:tblGrid>
      <w:tr w:rsidR="006B6E67" w:rsidRPr="006B6E67" w14:paraId="35D3461D" w14:textId="77777777" w:rsidTr="006B6E67">
        <w:trPr>
          <w:trHeight w:val="413"/>
        </w:trPr>
        <w:tc>
          <w:tcPr>
            <w:tcW w:w="1838" w:type="dxa"/>
          </w:tcPr>
          <w:p w14:paraId="657ECEA5" w14:textId="77777777" w:rsidR="006B6E67" w:rsidRPr="006B6E67" w:rsidRDefault="006B6E67" w:rsidP="006B6E67">
            <w:pPr>
              <w:jc w:val="center"/>
              <w:rPr>
                <w:rFonts w:ascii="Times New Roman" w:eastAsiaTheme="minorEastAsia" w:hAnsi="Times New Roman" w:cs="Times New Roman"/>
                <w:b/>
                <w:bCs/>
                <w:sz w:val="20"/>
                <w:szCs w:val="20"/>
              </w:rPr>
            </w:pPr>
            <w:r w:rsidRPr="006B6E67">
              <w:rPr>
                <w:rFonts w:ascii="Times New Roman" w:eastAsiaTheme="minorEastAsia" w:hAnsi="Times New Roman" w:cs="Times New Roman"/>
                <w:b/>
                <w:bCs/>
                <w:sz w:val="20"/>
                <w:szCs w:val="20"/>
              </w:rPr>
              <w:t>Variant</w:t>
            </w:r>
          </w:p>
        </w:tc>
        <w:tc>
          <w:tcPr>
            <w:tcW w:w="1783" w:type="dxa"/>
          </w:tcPr>
          <w:p w14:paraId="4CCA84FB" w14:textId="77777777" w:rsidR="006B6E67" w:rsidRPr="006B6E67" w:rsidRDefault="006B6E67" w:rsidP="006B6E67">
            <w:pPr>
              <w:jc w:val="center"/>
              <w:rPr>
                <w:rFonts w:ascii="Times New Roman" w:eastAsiaTheme="minorEastAsia" w:hAnsi="Times New Roman" w:cs="Times New Roman"/>
                <w:b/>
                <w:bCs/>
                <w:sz w:val="20"/>
                <w:szCs w:val="20"/>
              </w:rPr>
            </w:pPr>
            <w:r w:rsidRPr="006B6E67">
              <w:rPr>
                <w:rFonts w:ascii="Times New Roman" w:eastAsiaTheme="minorEastAsia" w:hAnsi="Times New Roman" w:cs="Times New Roman"/>
                <w:b/>
                <w:bCs/>
                <w:sz w:val="20"/>
                <w:szCs w:val="20"/>
              </w:rPr>
              <w:t>Metric type</w:t>
            </w:r>
          </w:p>
        </w:tc>
        <w:tc>
          <w:tcPr>
            <w:tcW w:w="2835" w:type="dxa"/>
          </w:tcPr>
          <w:p w14:paraId="105C6063" w14:textId="77777777" w:rsidR="006B6E67" w:rsidRPr="006B6E67" w:rsidRDefault="006B6E67" w:rsidP="006B6E67">
            <w:pPr>
              <w:jc w:val="center"/>
              <w:rPr>
                <w:rFonts w:ascii="Times New Roman" w:eastAsiaTheme="minorEastAsia" w:hAnsi="Times New Roman" w:cs="Times New Roman"/>
                <w:b/>
                <w:bCs/>
                <w:sz w:val="20"/>
                <w:szCs w:val="20"/>
              </w:rPr>
            </w:pPr>
            <w:r w:rsidRPr="006B6E67">
              <w:rPr>
                <w:rFonts w:ascii="Times New Roman" w:eastAsiaTheme="minorEastAsia" w:hAnsi="Times New Roman" w:cs="Times New Roman"/>
                <w:b/>
                <w:bCs/>
                <w:sz w:val="20"/>
                <w:szCs w:val="20"/>
              </w:rPr>
              <w:t>Metric formula</w:t>
            </w:r>
          </w:p>
        </w:tc>
        <w:tc>
          <w:tcPr>
            <w:tcW w:w="2217" w:type="dxa"/>
          </w:tcPr>
          <w:p w14:paraId="42EA6937" w14:textId="77777777" w:rsidR="006B6E67" w:rsidRPr="006B6E67" w:rsidRDefault="006B6E67" w:rsidP="006B6E67">
            <w:pPr>
              <w:jc w:val="center"/>
              <w:rPr>
                <w:rFonts w:ascii="Times New Roman" w:eastAsiaTheme="minorEastAsia" w:hAnsi="Times New Roman" w:cs="Times New Roman"/>
                <w:b/>
                <w:bCs/>
                <w:sz w:val="20"/>
                <w:szCs w:val="20"/>
              </w:rPr>
            </w:pPr>
            <w:r w:rsidRPr="006B6E67">
              <w:rPr>
                <w:rFonts w:ascii="Times New Roman" w:eastAsiaTheme="minorEastAsia" w:hAnsi="Times New Roman" w:cs="Times New Roman"/>
                <w:b/>
                <w:bCs/>
                <w:sz w:val="20"/>
                <w:szCs w:val="20"/>
              </w:rPr>
              <w:t>Basis function</w:t>
            </w:r>
          </w:p>
        </w:tc>
      </w:tr>
      <w:tr w:rsidR="006B6E67" w:rsidRPr="006B6E67" w14:paraId="0CD9E3E5" w14:textId="77777777" w:rsidTr="006B6E67">
        <w:tc>
          <w:tcPr>
            <w:tcW w:w="1838" w:type="dxa"/>
          </w:tcPr>
          <w:p w14:paraId="053585EE"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Gamma</w:t>
            </w:r>
          </w:p>
        </w:tc>
        <w:tc>
          <w:tcPr>
            <w:tcW w:w="1783" w:type="dxa"/>
          </w:tcPr>
          <w:p w14:paraId="715FA232"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Input-independent</w:t>
            </w:r>
          </w:p>
        </w:tc>
        <w:tc>
          <w:tcPr>
            <w:tcW w:w="2835" w:type="dxa"/>
          </w:tcPr>
          <w:p w14:paraId="7CDE54D7"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 xml:space="preserve">g = </w:t>
            </w:r>
            <w:proofErr w:type="spellStart"/>
            <w:r w:rsidRPr="006B6E67">
              <w:rPr>
                <w:rFonts w:ascii="Times New Roman" w:eastAsiaTheme="minorEastAsia" w:hAnsi="Times New Roman" w:cs="Times New Roman"/>
                <w:sz w:val="20"/>
                <w:szCs w:val="20"/>
              </w:rPr>
              <w:t>softplus</w:t>
            </w:r>
            <w:proofErr w:type="spellEnd"/>
            <w:r w:rsidRPr="006B6E67">
              <w:rPr>
                <w:rFonts w:ascii="Times New Roman" w:eastAsiaTheme="minorEastAsia" w:hAnsi="Times New Roman" w:cs="Times New Roman"/>
                <w:sz w:val="20"/>
                <w:szCs w:val="20"/>
              </w:rPr>
              <w:t xml:space="preserve">(gamma), </w:t>
            </w:r>
            <w:proofErr w:type="spellStart"/>
            <w:r w:rsidRPr="006B6E67">
              <w:rPr>
                <w:rFonts w:ascii="Times New Roman" w:eastAsiaTheme="minorEastAsia" w:hAnsi="Times New Roman" w:cs="Times New Roman"/>
                <w:sz w:val="20"/>
                <w:szCs w:val="20"/>
              </w:rPr>
              <w:t>init</w:t>
            </w:r>
            <w:proofErr w:type="spellEnd"/>
            <w:r w:rsidRPr="006B6E67">
              <w:rPr>
                <w:rFonts w:ascii="Times New Roman" w:eastAsiaTheme="minorEastAsia" w:hAnsi="Times New Roman" w:cs="Times New Roman"/>
                <w:sz w:val="20"/>
                <w:szCs w:val="20"/>
              </w:rPr>
              <w:t xml:space="preserve"> 0</w:t>
            </w:r>
          </w:p>
        </w:tc>
        <w:tc>
          <w:tcPr>
            <w:tcW w:w="2217" w:type="dxa"/>
          </w:tcPr>
          <w:p w14:paraId="7869C5E5"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Radial basis function</w:t>
            </w:r>
          </w:p>
        </w:tc>
      </w:tr>
      <w:tr w:rsidR="006B6E67" w:rsidRPr="006B6E67" w14:paraId="7998CA01" w14:textId="77777777" w:rsidTr="006B6E67">
        <w:tc>
          <w:tcPr>
            <w:tcW w:w="1838" w:type="dxa"/>
          </w:tcPr>
          <w:p w14:paraId="1E088BDB"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RBF</w:t>
            </w:r>
          </w:p>
        </w:tc>
        <w:tc>
          <w:tcPr>
            <w:tcW w:w="1783" w:type="dxa"/>
          </w:tcPr>
          <w:p w14:paraId="48EA04DC"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Input-dependent</w:t>
            </w:r>
          </w:p>
        </w:tc>
        <w:tc>
          <w:tcPr>
            <w:tcW w:w="2835" w:type="dxa"/>
          </w:tcPr>
          <w:p w14:paraId="54C93D85"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 xml:space="preserve">g = </w:t>
            </w:r>
            <w:proofErr w:type="spellStart"/>
            <w:proofErr w:type="gramStart"/>
            <w:r w:rsidRPr="006B6E67">
              <w:rPr>
                <w:rFonts w:ascii="Times New Roman" w:eastAsiaTheme="minorEastAsia" w:hAnsi="Times New Roman" w:cs="Times New Roman"/>
                <w:sz w:val="20"/>
                <w:szCs w:val="20"/>
              </w:rPr>
              <w:t>softplus</w:t>
            </w:r>
            <w:proofErr w:type="spellEnd"/>
            <w:r w:rsidRPr="006B6E67">
              <w:rPr>
                <w:rFonts w:ascii="Times New Roman" w:eastAsiaTheme="minorEastAsia" w:hAnsi="Times New Roman" w:cs="Times New Roman"/>
                <w:sz w:val="20"/>
                <w:szCs w:val="20"/>
              </w:rPr>
              <w:t>(</w:t>
            </w:r>
            <w:proofErr w:type="spellStart"/>
            <w:proofErr w:type="gramEnd"/>
            <w:r w:rsidRPr="006B6E67">
              <w:rPr>
                <w:rFonts w:ascii="Times New Roman" w:eastAsiaTheme="minorEastAsia" w:hAnsi="Times New Roman" w:cs="Times New Roman"/>
                <w:sz w:val="20"/>
                <w:szCs w:val="20"/>
              </w:rPr>
              <w:t>MetricNet</w:t>
            </w:r>
            <w:proofErr w:type="spellEnd"/>
            <w:r w:rsidRPr="006B6E67">
              <w:rPr>
                <w:rFonts w:ascii="Times New Roman" w:eastAsiaTheme="minorEastAsia" w:hAnsi="Times New Roman" w:cs="Times New Roman"/>
                <w:sz w:val="20"/>
                <w:szCs w:val="20"/>
              </w:rPr>
              <w:t>(u))</w:t>
            </w:r>
          </w:p>
        </w:tc>
        <w:tc>
          <w:tcPr>
            <w:tcW w:w="2217" w:type="dxa"/>
          </w:tcPr>
          <w:p w14:paraId="4749E9BD"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Radial basis function</w:t>
            </w:r>
          </w:p>
        </w:tc>
      </w:tr>
      <w:tr w:rsidR="006B6E67" w:rsidRPr="006B6E67" w14:paraId="3B9CD04F" w14:textId="77777777" w:rsidTr="006B6E67">
        <w:tc>
          <w:tcPr>
            <w:tcW w:w="1838" w:type="dxa"/>
          </w:tcPr>
          <w:p w14:paraId="758A7A1A"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Wavelet</w:t>
            </w:r>
          </w:p>
        </w:tc>
        <w:tc>
          <w:tcPr>
            <w:tcW w:w="1783" w:type="dxa"/>
          </w:tcPr>
          <w:p w14:paraId="5C7B2D75"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Input-dependent</w:t>
            </w:r>
          </w:p>
        </w:tc>
        <w:tc>
          <w:tcPr>
            <w:tcW w:w="2835" w:type="dxa"/>
          </w:tcPr>
          <w:p w14:paraId="7C8BBEA3"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 xml:space="preserve">g = </w:t>
            </w:r>
            <w:proofErr w:type="spellStart"/>
            <w:proofErr w:type="gramStart"/>
            <w:r w:rsidRPr="006B6E67">
              <w:rPr>
                <w:rFonts w:ascii="Times New Roman" w:eastAsiaTheme="minorEastAsia" w:hAnsi="Times New Roman" w:cs="Times New Roman"/>
                <w:sz w:val="20"/>
                <w:szCs w:val="20"/>
              </w:rPr>
              <w:t>softplus</w:t>
            </w:r>
            <w:proofErr w:type="spellEnd"/>
            <w:r w:rsidRPr="006B6E67">
              <w:rPr>
                <w:rFonts w:ascii="Times New Roman" w:eastAsiaTheme="minorEastAsia" w:hAnsi="Times New Roman" w:cs="Times New Roman"/>
                <w:sz w:val="20"/>
                <w:szCs w:val="20"/>
              </w:rPr>
              <w:t>(</w:t>
            </w:r>
            <w:proofErr w:type="spellStart"/>
            <w:proofErr w:type="gramEnd"/>
            <w:r w:rsidRPr="006B6E67">
              <w:rPr>
                <w:rFonts w:ascii="Times New Roman" w:eastAsiaTheme="minorEastAsia" w:hAnsi="Times New Roman" w:cs="Times New Roman"/>
                <w:sz w:val="20"/>
                <w:szCs w:val="20"/>
              </w:rPr>
              <w:t>MetricNet</w:t>
            </w:r>
            <w:proofErr w:type="spellEnd"/>
            <w:r w:rsidRPr="006B6E67">
              <w:rPr>
                <w:rFonts w:ascii="Times New Roman" w:eastAsiaTheme="minorEastAsia" w:hAnsi="Times New Roman" w:cs="Times New Roman"/>
                <w:sz w:val="20"/>
                <w:szCs w:val="20"/>
              </w:rPr>
              <w:t>(u))</w:t>
            </w:r>
          </w:p>
        </w:tc>
        <w:tc>
          <w:tcPr>
            <w:tcW w:w="2217" w:type="dxa"/>
          </w:tcPr>
          <w:p w14:paraId="181D6AF4" w14:textId="77777777" w:rsidR="006B6E67" w:rsidRPr="006B6E67" w:rsidRDefault="006B6E67" w:rsidP="002F6DC7">
            <w:pPr>
              <w:jc w:val="both"/>
              <w:rPr>
                <w:rFonts w:ascii="Times New Roman" w:eastAsiaTheme="minorEastAsia" w:hAnsi="Times New Roman" w:cs="Times New Roman"/>
                <w:sz w:val="20"/>
                <w:szCs w:val="20"/>
              </w:rPr>
            </w:pPr>
            <w:r w:rsidRPr="006B6E67">
              <w:rPr>
                <w:rFonts w:ascii="Times New Roman" w:eastAsiaTheme="minorEastAsia" w:hAnsi="Times New Roman" w:cs="Times New Roman"/>
                <w:sz w:val="20"/>
                <w:szCs w:val="20"/>
              </w:rPr>
              <w:t>Mexican hat wavelet</w:t>
            </w:r>
          </w:p>
        </w:tc>
      </w:tr>
    </w:tbl>
    <w:p w14:paraId="09F02CFC" w14:textId="77777777" w:rsidR="006B6E67" w:rsidRDefault="006B6E67" w:rsidP="006B6E67">
      <w:pPr>
        <w:tabs>
          <w:tab w:val="left" w:pos="5072"/>
        </w:tabs>
        <w:jc w:val="both"/>
        <w:rPr>
          <w:rFonts w:ascii="Times New Roman" w:eastAsiaTheme="minorEastAsia" w:hAnsi="Times New Roman" w:cs="Times New Roman"/>
          <w:b/>
          <w:bCs/>
          <w:sz w:val="28"/>
          <w:szCs w:val="28"/>
        </w:rPr>
      </w:pPr>
    </w:p>
    <w:p w14:paraId="5DFA818F" w14:textId="77777777" w:rsidR="006B6E67" w:rsidRDefault="006B6E67" w:rsidP="006B6E67">
      <w:pPr>
        <w:tabs>
          <w:tab w:val="left" w:pos="5072"/>
        </w:tabs>
        <w:jc w:val="both"/>
        <w:rPr>
          <w:rFonts w:ascii="Times New Roman" w:eastAsiaTheme="minorEastAsia" w:hAnsi="Times New Roman" w:cs="Times New Roman"/>
          <w:b/>
          <w:bCs/>
          <w:sz w:val="28"/>
          <w:szCs w:val="28"/>
        </w:rPr>
      </w:pPr>
    </w:p>
    <w:p w14:paraId="6E4925C3" w14:textId="77777777" w:rsidR="006B6E67" w:rsidRDefault="00FA6AAD" w:rsidP="006B6E67">
      <w:pPr>
        <w:tabs>
          <w:tab w:val="left" w:pos="5072"/>
        </w:tabs>
        <w:jc w:val="both"/>
        <w:rPr>
          <w:rFonts w:ascii="Times New Roman" w:eastAsiaTheme="minorEastAsia" w:hAnsi="Times New Roman" w:cs="Times New Roman"/>
          <w:b/>
          <w:bCs/>
          <w:sz w:val="28"/>
          <w:szCs w:val="28"/>
        </w:rPr>
      </w:pPr>
      <w:r>
        <w:rPr>
          <w:rFonts w:ascii="Times New Roman" w:eastAsiaTheme="minorEastAsia" w:hAnsi="Times New Roman" w:cs="Times New Roman"/>
          <w:b/>
          <w:bCs/>
          <w:noProof/>
          <w:sz w:val="28"/>
          <w:szCs w:val="28"/>
        </w:rPr>
        <w:drawing>
          <wp:inline distT="0" distB="0" distL="0" distR="0" wp14:anchorId="1EA407CF" wp14:editId="38ABF20F">
            <wp:extent cx="5722620" cy="3842322"/>
            <wp:effectExtent l="0" t="0" r="0" b="6350"/>
            <wp:docPr id="2000364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4853" name="Picture 20003648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3480" cy="3856328"/>
                    </a:xfrm>
                    <a:prstGeom prst="rect">
                      <a:avLst/>
                    </a:prstGeom>
                  </pic:spPr>
                </pic:pic>
              </a:graphicData>
            </a:graphic>
          </wp:inline>
        </w:drawing>
      </w:r>
    </w:p>
    <w:p w14:paraId="073A8961" w14:textId="77777777" w:rsidR="00FA6AAD" w:rsidRDefault="00FA6AAD" w:rsidP="006B6E67">
      <w:pPr>
        <w:tabs>
          <w:tab w:val="left" w:pos="5072"/>
        </w:tabs>
        <w:jc w:val="both"/>
        <w:rPr>
          <w:rFonts w:ascii="Times New Roman" w:eastAsiaTheme="minorEastAsia" w:hAnsi="Times New Roman" w:cs="Times New Roman"/>
          <w:b/>
          <w:bCs/>
          <w:sz w:val="28"/>
          <w:szCs w:val="28"/>
        </w:rPr>
      </w:pPr>
    </w:p>
    <w:p w14:paraId="6BB4F220" w14:textId="70F830AF" w:rsidR="00FA6AAD" w:rsidRDefault="00FA6AAD" w:rsidP="006B6E67">
      <w:pPr>
        <w:tabs>
          <w:tab w:val="left" w:pos="5072"/>
        </w:tabs>
        <w:jc w:val="both"/>
        <w:rPr>
          <w:rFonts w:ascii="Times New Roman" w:eastAsiaTheme="minorEastAsia" w:hAnsi="Times New Roman" w:cs="Times New Roman"/>
          <w:b/>
          <w:bCs/>
          <w:sz w:val="20"/>
          <w:szCs w:val="20"/>
        </w:rPr>
      </w:pPr>
      <w:bookmarkStart w:id="151" w:name="_Toc234182098"/>
      <w:bookmarkStart w:id="152" w:name="_Toc234194906"/>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2</w:t>
      </w:r>
      <w:r>
        <w:rPr>
          <w:rFonts w:ascii="Times New Roman" w:hAnsi="Times New Roman" w:cs="Times New Roman"/>
          <w:b/>
          <w:sz w:val="20"/>
          <w:szCs w:val="20"/>
        </w:rPr>
        <w:fldChar w:fldCharType="end"/>
      </w:r>
      <w:r>
        <w:rPr>
          <w:rFonts w:ascii="Times New Roman" w:hAnsi="Times New Roman" w:cs="Times New Roman"/>
          <w:b/>
          <w:sz w:val="20"/>
          <w:szCs w:val="20"/>
        </w:rPr>
        <w:t xml:space="preserve">. Internal computation of a single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 layer, showing where the three variants differ: the metric computation g, and the basis function applied after warping.</w:t>
      </w:r>
      <w:bookmarkEnd w:id="151"/>
      <w:bookmarkEnd w:id="152"/>
    </w:p>
    <w:p w14:paraId="17B9B60E" w14:textId="77777777" w:rsidR="00C154C0" w:rsidRDefault="00C154C0" w:rsidP="006B6E67">
      <w:pPr>
        <w:tabs>
          <w:tab w:val="left" w:pos="5072"/>
        </w:tabs>
        <w:jc w:val="both"/>
        <w:rPr>
          <w:rFonts w:ascii="Times New Roman" w:eastAsiaTheme="minorEastAsia" w:hAnsi="Times New Roman" w:cs="Times New Roman"/>
          <w:b/>
          <w:bCs/>
          <w:sz w:val="20"/>
          <w:szCs w:val="20"/>
        </w:rPr>
      </w:pPr>
    </w:p>
    <w:p w14:paraId="4A89F773" w14:textId="77777777" w:rsidR="00C154C0" w:rsidRDefault="00C154C0" w:rsidP="006B6E67">
      <w:pPr>
        <w:tabs>
          <w:tab w:val="left" w:pos="5072"/>
        </w:tabs>
        <w:jc w:val="both"/>
        <w:rPr>
          <w:rFonts w:ascii="Times New Roman" w:eastAsiaTheme="minorEastAsia" w:hAnsi="Times New Roman" w:cs="Times New Roman"/>
          <w:b/>
          <w:bCs/>
          <w:sz w:val="20"/>
          <w:szCs w:val="20"/>
        </w:rPr>
      </w:pPr>
    </w:p>
    <w:p w14:paraId="29E6D1BE" w14:textId="047C4879" w:rsidR="00C154C0" w:rsidRDefault="00C154C0" w:rsidP="006B6E67">
      <w:pPr>
        <w:pStyle w:val="Heading2"/>
        <w:tabs>
          <w:tab w:val="left" w:pos="5072"/>
        </w:tabs>
        <w:jc w:val="both"/>
        <w:rPr>
          <w:rFonts w:ascii="Times New Roman" w:eastAsiaTheme="minorEastAsia" w:hAnsi="Times New Roman" w:cs="Times New Roman"/>
          <w:b/>
          <w:bCs/>
        </w:rPr>
      </w:pPr>
      <w:bookmarkStart w:id="153" w:name="_Toc234182263"/>
      <w:bookmarkStart w:id="154" w:name="idxbm1030"/>
      <w:r w:rsidRPr="00C154C0">
        <w:rPr>
          <w:rFonts w:ascii="Times New Roman" w:eastAsiaTheme="minorEastAsia" w:hAnsi="Times New Roman" w:cs="Times New Roman"/>
          <w:b/>
          <w:bCs/>
          <w:color w:val="000000"/>
          <w:sz w:val="26"/>
        </w:rPr>
        <w:t xml:space="preserve">4.6 </w:t>
      </w:r>
      <w:proofErr w:type="spellStart"/>
      <w:r w:rsidRPr="00C154C0">
        <w:rPr>
          <w:rFonts w:ascii="Times New Roman" w:eastAsiaTheme="minorEastAsia" w:hAnsi="Times New Roman" w:cs="Times New Roman"/>
          <w:b/>
          <w:bCs/>
          <w:color w:val="000000"/>
          <w:sz w:val="26"/>
        </w:rPr>
        <w:t>GeoKANRelation</w:t>
      </w:r>
      <w:proofErr w:type="spellEnd"/>
      <w:ins w:id="155" w:author="Sahil Shah" w:date="2026-07-07T16:56:00Z">
        <w:r w:rsidR="00446F9C">
          <w:rPr>
            <w:rFonts w:ascii="Times New Roman" w:eastAsiaTheme="minorEastAsia" w:hAnsi="Times New Roman" w:cs="Times New Roman"/>
            <w:b/>
            <w:bCs/>
            <w:color w:val="000000"/>
            <w:sz w:val="26"/>
          </w:rPr>
          <w:t xml:space="preserve"> </w:t>
        </w:r>
      </w:ins>
      <w:r w:rsidRPr="00C154C0">
        <w:rPr>
          <w:rFonts w:ascii="Times New Roman" w:eastAsiaTheme="minorEastAsia" w:hAnsi="Times New Roman" w:cs="Times New Roman"/>
          <w:b/>
          <w:bCs/>
          <w:color w:val="000000"/>
          <w:sz w:val="26"/>
        </w:rPr>
        <w:t>GNN Architecture</w:t>
      </w:r>
      <w:bookmarkEnd w:id="153"/>
      <w:bookmarkEnd w:id="154"/>
    </w:p>
    <w:p w14:paraId="17092D22" w14:textId="77777777" w:rsidR="00C154C0" w:rsidRDefault="00C154C0" w:rsidP="006B6E67">
      <w:pPr>
        <w:tabs>
          <w:tab w:val="left" w:pos="5072"/>
        </w:tabs>
        <w:jc w:val="both"/>
        <w:rPr>
          <w:rFonts w:ascii="Times New Roman" w:eastAsiaTheme="minorEastAsia" w:hAnsi="Times New Roman" w:cs="Times New Roman"/>
        </w:rPr>
      </w:pPr>
    </w:p>
    <w:p w14:paraId="5615334A" w14:textId="77777777" w:rsidR="00C154C0" w:rsidRPr="00C154C0" w:rsidRDefault="00C154C0" w:rsidP="00C154C0">
      <w:pPr>
        <w:tabs>
          <w:tab w:val="left" w:pos="5072"/>
        </w:tabs>
        <w:jc w:val="both"/>
        <w:rPr>
          <w:rFonts w:ascii="Times New Roman" w:eastAsiaTheme="minorEastAsia" w:hAnsi="Times New Roman" w:cs="Times New Roman"/>
        </w:rPr>
      </w:pPr>
      <w:proofErr w:type="spellStart"/>
      <w:r w:rsidRPr="00C154C0">
        <w:rPr>
          <w:rFonts w:ascii="Times New Roman" w:eastAsiaTheme="minorEastAsia" w:hAnsi="Times New Roman" w:cs="Times New Roman"/>
        </w:rPr>
        <w:t>GeoKANRelationGNN</w:t>
      </w:r>
      <w:proofErr w:type="spellEnd"/>
      <w:r w:rsidRPr="00C154C0">
        <w:rPr>
          <w:rFonts w:ascii="Times New Roman" w:eastAsiaTheme="minorEastAsia" w:hAnsi="Times New Roman" w:cs="Times New Roman"/>
        </w:rPr>
        <w:t xml:space="preserve"> converts the per-object node features and per-pair edge features of Section 4.3 into ten relation logits for every directed object pair, through three stages: graph-context aggregation, pairwise representation construction, and dual-head </w:t>
      </w:r>
      <w:proofErr w:type="spellStart"/>
      <w:r w:rsidRPr="00C154C0">
        <w:rPr>
          <w:rFonts w:ascii="Times New Roman" w:eastAsiaTheme="minorEastAsia" w:hAnsi="Times New Roman" w:cs="Times New Roman"/>
        </w:rPr>
        <w:t>GeoKAN</w:t>
      </w:r>
      <w:proofErr w:type="spellEnd"/>
      <w:r w:rsidRPr="00C154C0">
        <w:rPr>
          <w:rFonts w:ascii="Times New Roman" w:eastAsiaTheme="minorEastAsia" w:hAnsi="Times New Roman" w:cs="Times New Roman"/>
        </w:rPr>
        <w:t xml:space="preserve"> classification.</w:t>
      </w:r>
    </w:p>
    <w:p w14:paraId="065D71BB" w14:textId="77777777" w:rsidR="00C154C0" w:rsidRPr="00C154C0" w:rsidRDefault="00C154C0" w:rsidP="00C154C0">
      <w:pPr>
        <w:tabs>
          <w:tab w:val="left" w:pos="5072"/>
        </w:tabs>
        <w:jc w:val="both"/>
        <w:rPr>
          <w:rFonts w:ascii="Times New Roman" w:eastAsiaTheme="minorEastAsia" w:hAnsi="Times New Roman" w:cs="Times New Roman"/>
        </w:rPr>
      </w:pPr>
    </w:p>
    <w:p w14:paraId="49E0D03A" w14:textId="77777777"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The 10-dimensional node feature vector is first projected to a 128-dimensional hidden representation by a single linear layer, followed by layer normalisation and a GELU nonlinearity. Two GATv2Conv layers then aggregate neighbourhood context, each using four attention heads averaged — rather than concatenated — back to 128 dimensions, with the 22-dimensional edge feature vector supplied directly to the attention computation so that geometric relationships, not just node identity, shape the attention weights. Each layer is wrapped in a residual connection, ensuring the original geometric signal is never fully overwritten as the network deepens:</w:t>
      </w:r>
    </w:p>
    <w:p w14:paraId="50A10AE0" w14:textId="77777777" w:rsidR="00C154C0" w:rsidRDefault="00C154C0" w:rsidP="00C154C0">
      <w:pPr>
        <w:tabs>
          <w:tab w:val="left" w:pos="5072"/>
        </w:tabs>
        <w:jc w:val="both"/>
        <w:rPr>
          <w:rFonts w:ascii="Times New Roman" w:eastAsiaTheme="minorEastAsia" w:hAnsi="Times New Roman" w:cs="Times New Roman"/>
        </w:rPr>
      </w:pPr>
    </w:p>
    <w:p w14:paraId="4D2B09FE" w14:textId="77777777" w:rsidR="00C154C0" w:rsidRPr="00C154C0" w:rsidRDefault="00C154C0" w:rsidP="00C154C0">
      <w:pPr>
        <w:tabs>
          <w:tab w:val="left" w:pos="5072"/>
        </w:tabs>
        <w:jc w:val="both"/>
        <w:rPr>
          <w:rFonts w:ascii="Times New Roman" w:eastAsiaTheme="minorEastAsia" w:hAnsi="Times New Roman" w:cs="Times New Roman"/>
        </w:rPr>
      </w:pPr>
      <m:oMathPara>
        <m:oMath>
          <m:r>
            <w:rPr>
              <w:rFonts w:ascii="Cambria Math" w:eastAsiaTheme="minorEastAsia" w:hAnsi="Cambria Math" w:cs="Times New Roman"/>
            </w:rPr>
            <m:t>h←</m:t>
          </m:r>
          <m:r>
            <m:rPr>
              <m:sty m:val="p"/>
            </m:rPr>
            <w:rPr>
              <w:rFonts w:ascii="Cambria Math" w:eastAsiaTheme="minorEastAsia" w:hAnsi="Cambria Math" w:cs="Times New Roman"/>
            </w:rPr>
            <m:t>LayerNorm</m:t>
          </m:r>
          <m:d>
            <m:dPr>
              <m:ctrlPr>
                <w:rPr>
                  <w:rFonts w:ascii="Cambria Math" w:eastAsiaTheme="minorEastAsia" w:hAnsi="Cambria Math" w:cs="Times New Roman"/>
                </w:rPr>
              </m:ctrlPr>
            </m:dPr>
            <m:e>
              <m:r>
                <m:rPr>
                  <m:sty m:val="p"/>
                </m:rPr>
                <w:rPr>
                  <w:rFonts w:ascii="Cambria Math" w:eastAsiaTheme="minorEastAsia" w:hAnsi="Cambria Math" w:cs="Times New Roman"/>
                </w:rPr>
                <m:t>GELU</m:t>
              </m:r>
              <m:d>
                <m:dPr>
                  <m:ctrlPr>
                    <w:rPr>
                      <w:rFonts w:ascii="Cambria Math" w:eastAsiaTheme="minorEastAsia" w:hAnsi="Cambria Math" w:cs="Times New Roman"/>
                    </w:rPr>
                  </m:ctrlPr>
                </m:dPr>
                <m:e>
                  <m:r>
                    <m:rPr>
                      <m:sty m:val="p"/>
                    </m:rPr>
                    <w:rPr>
                      <w:rFonts w:ascii="Cambria Math" w:eastAsiaTheme="minorEastAsia" w:hAnsi="Cambria Math" w:cs="Times New Roman"/>
                    </w:rPr>
                    <m:t>GATv2Conv</m:t>
                  </m:r>
                  <m:d>
                    <m:dPr>
                      <m:ctrlPr>
                        <w:rPr>
                          <w:rFonts w:ascii="Cambria Math" w:eastAsiaTheme="minorEastAsia" w:hAnsi="Cambria Math" w:cs="Times New Roman"/>
                        </w:rPr>
                      </m:ctrlPr>
                    </m:dPr>
                    <m:e>
                      <m:r>
                        <w:rPr>
                          <w:rFonts w:ascii="Cambria Math" w:eastAsiaTheme="minorEastAsia" w:hAnsi="Cambria Math" w:cs="Times New Roman"/>
                        </w:rPr>
                        <m:t>h</m:t>
                      </m:r>
                    </m:e>
                  </m:d>
                </m:e>
              </m:d>
              <m:r>
                <w:rPr>
                  <w:rFonts w:ascii="Cambria Math" w:eastAsiaTheme="minorEastAsia" w:hAnsi="Cambria Math" w:cs="Times New Roman"/>
                </w:rPr>
                <m:t>+h</m:t>
              </m:r>
            </m:e>
          </m:d>
        </m:oMath>
      </m:oMathPara>
    </w:p>
    <w:p w14:paraId="072B2E38" w14:textId="77777777" w:rsidR="00C154C0" w:rsidRDefault="00C154C0" w:rsidP="00C154C0">
      <w:pPr>
        <w:tabs>
          <w:tab w:val="left" w:pos="5072"/>
        </w:tabs>
        <w:jc w:val="both"/>
        <w:rPr>
          <w:rFonts w:ascii="Times New Roman" w:eastAsiaTheme="minorEastAsia" w:hAnsi="Times New Roman" w:cs="Times New Roman"/>
        </w:rPr>
      </w:pPr>
    </w:p>
    <w:p w14:paraId="1E98BEC3" w14:textId="77777777"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To predict a relation between two specific objects, node-level representations must be combined into a pairwise representation. For each directed pair (</w:t>
      </w:r>
      <w:proofErr w:type="spellStart"/>
      <w:r w:rsidRPr="00C154C0">
        <w:rPr>
          <w:rFonts w:ascii="Times New Roman" w:eastAsiaTheme="minorEastAsia" w:hAnsi="Times New Roman" w:cs="Times New Roman"/>
        </w:rPr>
        <w:t>i</w:t>
      </w:r>
      <w:proofErr w:type="spellEnd"/>
      <w:r w:rsidRPr="00C154C0">
        <w:rPr>
          <w:rFonts w:ascii="Times New Roman" w:eastAsiaTheme="minorEastAsia" w:hAnsi="Times New Roman" w:cs="Times New Roman"/>
        </w:rPr>
        <w:t>, j), the model forms a 512-dimensional concatenation</w:t>
      </w:r>
    </w:p>
    <w:p w14:paraId="64DAFCF4" w14:textId="77777777" w:rsidR="00C154C0" w:rsidRDefault="00C154C0" w:rsidP="00C154C0">
      <w:pPr>
        <w:tabs>
          <w:tab w:val="left" w:pos="5072"/>
        </w:tabs>
        <w:jc w:val="both"/>
        <w:rPr>
          <w:rFonts w:ascii="Times New Roman" w:eastAsiaTheme="minorEastAsia" w:hAnsi="Times New Roman" w:cs="Times New Roman"/>
        </w:rPr>
      </w:pPr>
    </w:p>
    <w:p w14:paraId="40270CBC" w14:textId="77777777" w:rsidR="00C154C0" w:rsidRPr="00C154C0" w:rsidRDefault="00000000" w:rsidP="00C154C0">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ij</m:t>
              </m:r>
            </m:sub>
          </m:sSub>
          <m:r>
            <w:rPr>
              <w:rFonts w:ascii="Cambria Math" w:eastAsiaTheme="minorEastAsia" w:hAnsi="Cambria Math" w:cs="Times New Roman"/>
            </w:rPr>
            <m:t>=</m:t>
          </m:r>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j</m:t>
                  </m:r>
                </m:sub>
              </m:sSub>
            </m:e>
          </m:d>
        </m:oMath>
      </m:oMathPara>
    </w:p>
    <w:p w14:paraId="352057F2" w14:textId="77777777" w:rsidR="00C154C0" w:rsidRDefault="00C154C0" w:rsidP="00C154C0">
      <w:pPr>
        <w:tabs>
          <w:tab w:val="left" w:pos="5072"/>
        </w:tabs>
        <w:jc w:val="both"/>
        <w:rPr>
          <w:rFonts w:ascii="Times New Roman" w:eastAsiaTheme="minorEastAsia" w:hAnsi="Times New Roman" w:cs="Times New Roman"/>
        </w:rPr>
      </w:pPr>
    </w:p>
    <w:p w14:paraId="34DABBFA" w14:textId="77777777" w:rsidR="00C154C0" w:rsidRDefault="00C154C0" w:rsidP="00C154C0">
      <w:pPr>
        <w:tabs>
          <w:tab w:val="left" w:pos="5072"/>
        </w:tabs>
        <w:jc w:val="both"/>
        <w:rPr>
          <w:rFonts w:ascii="Times New Roman" w:eastAsiaTheme="minorEastAsia" w:hAnsi="Times New Roman" w:cs="Times New Roman"/>
        </w:rPr>
      </w:pPr>
    </w:p>
    <w:p w14:paraId="466A3039" w14:textId="77777777" w:rsidR="00C154C0" w:rsidRP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where </w:t>
      </w:r>
      <w:r w:rsidRPr="00C154C0">
        <w:rPr>
          <w:rFonts w:ascii="Cambria Math" w:eastAsiaTheme="minorEastAsia" w:hAnsi="Cambria Math" w:cs="Cambria Math"/>
        </w:rPr>
        <w:t>⊙</w:t>
      </w:r>
      <w:r w:rsidRPr="00C154C0">
        <w:rPr>
          <w:rFonts w:ascii="Times New Roman" w:eastAsiaTheme="minorEastAsia" w:hAnsi="Times New Roman" w:cs="Times New Roman"/>
        </w:rPr>
        <w:t xml:space="preserve"> denotes the elementwise product, and projects it to a 64-dimensional pair embedding via a linear layer, layer normalisation, and GELU. The difference and product terms let this projection learn antisymmetric and conjunctive structure directly, which matters because most of the ten relations are inherently directional: </w:t>
      </w:r>
      <w:proofErr w:type="spellStart"/>
      <w:r w:rsidRPr="00C154C0">
        <w:rPr>
          <w:rFonts w:ascii="Times New Roman" w:eastAsiaTheme="minorEastAsia" w:hAnsi="Times New Roman" w:cs="Times New Roman"/>
        </w:rPr>
        <w:t>rel</w:t>
      </w:r>
      <w:proofErr w:type="spellEnd"/>
      <w:r w:rsidRPr="00C154C0">
        <w:rPr>
          <w:rFonts w:ascii="Times New Roman" w:eastAsiaTheme="minorEastAsia" w:hAnsi="Times New Roman" w:cs="Times New Roman"/>
        </w:rPr>
        <w:t>(</w:t>
      </w:r>
      <w:proofErr w:type="spellStart"/>
      <w:proofErr w:type="gramStart"/>
      <w:r w:rsidRPr="00C154C0">
        <w:rPr>
          <w:rFonts w:ascii="Times New Roman" w:eastAsiaTheme="minorEastAsia" w:hAnsi="Times New Roman" w:cs="Times New Roman"/>
        </w:rPr>
        <w:t>i,j</w:t>
      </w:r>
      <w:proofErr w:type="spellEnd"/>
      <w:proofErr w:type="gramEnd"/>
      <w:r w:rsidRPr="00C154C0">
        <w:rPr>
          <w:rFonts w:ascii="Times New Roman" w:eastAsiaTheme="minorEastAsia" w:hAnsi="Times New Roman" w:cs="Times New Roman"/>
        </w:rPr>
        <w:t xml:space="preserve">) and </w:t>
      </w:r>
      <w:proofErr w:type="spellStart"/>
      <w:r w:rsidRPr="00C154C0">
        <w:rPr>
          <w:rFonts w:ascii="Times New Roman" w:eastAsiaTheme="minorEastAsia" w:hAnsi="Times New Roman" w:cs="Times New Roman"/>
        </w:rPr>
        <w:t>rel</w:t>
      </w:r>
      <w:proofErr w:type="spellEnd"/>
      <w:r w:rsidRPr="00C154C0">
        <w:rPr>
          <w:rFonts w:ascii="Times New Roman" w:eastAsiaTheme="minorEastAsia" w:hAnsi="Times New Roman" w:cs="Times New Roman"/>
        </w:rPr>
        <w:t>(</w:t>
      </w:r>
      <w:proofErr w:type="spellStart"/>
      <w:r w:rsidRPr="00C154C0">
        <w:rPr>
          <w:rFonts w:ascii="Times New Roman" w:eastAsiaTheme="minorEastAsia" w:hAnsi="Times New Roman" w:cs="Times New Roman"/>
        </w:rPr>
        <w:t>j,i</w:t>
      </w:r>
      <w:proofErr w:type="spellEnd"/>
      <w:r w:rsidRPr="00C154C0">
        <w:rPr>
          <w:rFonts w:ascii="Times New Roman" w:eastAsiaTheme="minorEastAsia" w:hAnsi="Times New Roman" w:cs="Times New Roman"/>
        </w:rPr>
        <w:t>) are generally not the same relation.</w:t>
      </w:r>
    </w:p>
    <w:p w14:paraId="72C8E2B4" w14:textId="77777777" w:rsidR="00C154C0" w:rsidRPr="00C154C0" w:rsidRDefault="00C154C0" w:rsidP="00C154C0">
      <w:pPr>
        <w:tabs>
          <w:tab w:val="left" w:pos="5072"/>
        </w:tabs>
        <w:jc w:val="both"/>
        <w:rPr>
          <w:rFonts w:ascii="Times New Roman" w:eastAsiaTheme="minorEastAsia" w:hAnsi="Times New Roman" w:cs="Times New Roman"/>
        </w:rPr>
      </w:pPr>
    </w:p>
    <w:p w14:paraId="1FAE1817" w14:textId="77777777"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The ten relations are then split across two specialised heads rather than predicted from a single shared classifier. The contact head predicts </w:t>
      </w:r>
      <w:proofErr w:type="spellStart"/>
      <w:r w:rsidRPr="00C154C0">
        <w:rPr>
          <w:rFonts w:ascii="Times New Roman" w:eastAsiaTheme="minorEastAsia" w:hAnsi="Times New Roman" w:cs="Times New Roman"/>
        </w:rPr>
        <w:t>on_top_of</w:t>
      </w:r>
      <w:proofErr w:type="spellEnd"/>
      <w:r w:rsidRPr="00C154C0">
        <w:rPr>
          <w:rFonts w:ascii="Times New Roman" w:eastAsiaTheme="minorEastAsia" w:hAnsi="Times New Roman" w:cs="Times New Roman"/>
        </w:rPr>
        <w:t xml:space="preserve">, under, </w:t>
      </w:r>
      <w:proofErr w:type="spellStart"/>
      <w:r w:rsidRPr="00C154C0">
        <w:rPr>
          <w:rFonts w:ascii="Times New Roman" w:eastAsiaTheme="minorEastAsia" w:hAnsi="Times New Roman" w:cs="Times New Roman"/>
        </w:rPr>
        <w:t>attached_to</w:t>
      </w:r>
      <w:proofErr w:type="spellEnd"/>
      <w:r w:rsidRPr="00C154C0">
        <w:rPr>
          <w:rFonts w:ascii="Times New Roman" w:eastAsiaTheme="minorEastAsia" w:hAnsi="Times New Roman" w:cs="Times New Roman"/>
        </w:rPr>
        <w:t xml:space="preserve">, and </w:t>
      </w:r>
      <w:proofErr w:type="spellStart"/>
      <w:r w:rsidRPr="00C154C0">
        <w:rPr>
          <w:rFonts w:ascii="Times New Roman" w:eastAsiaTheme="minorEastAsia" w:hAnsi="Times New Roman" w:cs="Times New Roman"/>
        </w:rPr>
        <w:t>adjacent_to</w:t>
      </w:r>
      <w:proofErr w:type="spellEnd"/>
      <w:r w:rsidRPr="00C154C0">
        <w:rPr>
          <w:rFonts w:ascii="Times New Roman" w:eastAsiaTheme="minorEastAsia" w:hAnsi="Times New Roman" w:cs="Times New Roman"/>
        </w:rPr>
        <w:t xml:space="preserve">, and receives the full 22-dimensional edge vector concatenated with the 64-dimensional pair embedding (86 dimensions in total) — including the vertical-gap, containment, and contact-margin signals needed to judge physical support. The directional head predicts </w:t>
      </w:r>
      <w:proofErr w:type="spellStart"/>
      <w:r w:rsidRPr="00C154C0">
        <w:rPr>
          <w:rFonts w:ascii="Times New Roman" w:eastAsiaTheme="minorEastAsia" w:hAnsi="Times New Roman" w:cs="Times New Roman"/>
        </w:rPr>
        <w:t>left_of</w:t>
      </w:r>
      <w:proofErr w:type="spellEnd"/>
      <w:r w:rsidRPr="00C154C0">
        <w:rPr>
          <w:rFonts w:ascii="Times New Roman" w:eastAsiaTheme="minorEastAsia" w:hAnsi="Times New Roman" w:cs="Times New Roman"/>
        </w:rPr>
        <w:t xml:space="preserve">, </w:t>
      </w:r>
      <w:proofErr w:type="spellStart"/>
      <w:r w:rsidRPr="00C154C0">
        <w:rPr>
          <w:rFonts w:ascii="Times New Roman" w:eastAsiaTheme="minorEastAsia" w:hAnsi="Times New Roman" w:cs="Times New Roman"/>
        </w:rPr>
        <w:t>right_of</w:t>
      </w:r>
      <w:proofErr w:type="spellEnd"/>
      <w:r w:rsidRPr="00C154C0">
        <w:rPr>
          <w:rFonts w:ascii="Times New Roman" w:eastAsiaTheme="minorEastAsia" w:hAnsi="Times New Roman" w:cs="Times New Roman"/>
        </w:rPr>
        <w:t xml:space="preserve">, </w:t>
      </w:r>
      <w:proofErr w:type="spellStart"/>
      <w:r w:rsidRPr="00C154C0">
        <w:rPr>
          <w:rFonts w:ascii="Times New Roman" w:eastAsiaTheme="minorEastAsia" w:hAnsi="Times New Roman" w:cs="Times New Roman"/>
        </w:rPr>
        <w:t>in_front_of</w:t>
      </w:r>
      <w:proofErr w:type="spellEnd"/>
      <w:r w:rsidRPr="00C154C0">
        <w:rPr>
          <w:rFonts w:ascii="Times New Roman" w:eastAsiaTheme="minorEastAsia" w:hAnsi="Times New Roman" w:cs="Times New Roman"/>
        </w:rPr>
        <w:t xml:space="preserve">, behind, </w:t>
      </w:r>
      <w:proofErr w:type="spellStart"/>
      <w:r w:rsidRPr="00C154C0">
        <w:rPr>
          <w:rFonts w:ascii="Times New Roman" w:eastAsiaTheme="minorEastAsia" w:hAnsi="Times New Roman" w:cs="Times New Roman"/>
        </w:rPr>
        <w:t>higher_than</w:t>
      </w:r>
      <w:proofErr w:type="spellEnd"/>
      <w:r w:rsidRPr="00C154C0">
        <w:rPr>
          <w:rFonts w:ascii="Times New Roman" w:eastAsiaTheme="minorEastAsia" w:hAnsi="Times New Roman" w:cs="Times New Roman"/>
        </w:rPr>
        <w:t xml:space="preserve">, and </w:t>
      </w:r>
      <w:proofErr w:type="spellStart"/>
      <w:r w:rsidRPr="00C154C0">
        <w:rPr>
          <w:rFonts w:ascii="Times New Roman" w:eastAsiaTheme="minorEastAsia" w:hAnsi="Times New Roman" w:cs="Times New Roman"/>
        </w:rPr>
        <w:t>lower_than</w:t>
      </w:r>
      <w:proofErr w:type="spellEnd"/>
      <w:r w:rsidRPr="00C154C0">
        <w:rPr>
          <w:rFonts w:ascii="Times New Roman" w:eastAsiaTheme="minorEastAsia" w:hAnsi="Times New Roman" w:cs="Times New Roman"/>
        </w:rPr>
        <w:t xml:space="preserve">, and receives only the first ten edge dimensions — centroid offsets, distances, footprint overlap, and basic size ratios — concatenated with the same pair embedding (74 dimensions in total), since direction is fully determined by relative position alone and the remaining twelve dimensions carry no information relevant to it. Each head is two stacked </w:t>
      </w:r>
      <w:proofErr w:type="spellStart"/>
      <w:r w:rsidRPr="00C154C0">
        <w:rPr>
          <w:rFonts w:ascii="Times New Roman" w:eastAsiaTheme="minorEastAsia" w:hAnsi="Times New Roman" w:cs="Times New Roman"/>
        </w:rPr>
        <w:t>GeoKAN</w:t>
      </w:r>
      <w:proofErr w:type="spellEnd"/>
      <w:r w:rsidRPr="00C154C0">
        <w:rPr>
          <w:rFonts w:ascii="Times New Roman" w:eastAsiaTheme="minorEastAsia" w:hAnsi="Times New Roman" w:cs="Times New Roman"/>
        </w:rPr>
        <w:t xml:space="preserve"> layers (Section 4.5) followed by a linear output layer; the two heads' outputs are concatenated to produce the schema-ordered ten-dimensional logit vector for each directed pair.</w:t>
      </w:r>
    </w:p>
    <w:p w14:paraId="74DEF834" w14:textId="43E6B26B" w:rsidR="00C154C0" w:rsidRDefault="00C154C0" w:rsidP="00C154C0">
      <w:pPr>
        <w:tabs>
          <w:tab w:val="left" w:pos="5072"/>
        </w:tabs>
        <w:jc w:val="both"/>
        <w:rPr>
          <w:rFonts w:ascii="Times New Roman" w:eastAsiaTheme="minorEastAsia" w:hAnsi="Times New Roman" w:cs="Times New Roman"/>
          <w:b/>
          <w:bCs/>
          <w:sz w:val="20"/>
          <w:szCs w:val="20"/>
        </w:rPr>
      </w:pPr>
      <w:bookmarkStart w:id="156" w:name="_Toc234182202"/>
      <w:bookmarkStart w:id="157" w:name="_Toc234194916"/>
      <w:r>
        <w:rPr>
          <w:rFonts w:ascii="Times New Roman" w:hAnsi="Times New Roman" w:cs="Times New Roman"/>
          <w:b/>
          <w:sz w:val="20"/>
          <w:szCs w:val="20"/>
        </w:rPr>
        <w:lastRenderedPageBreak/>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5</w:t>
      </w:r>
      <w:r>
        <w:rPr>
          <w:rFonts w:ascii="Times New Roman" w:hAnsi="Times New Roman" w:cs="Times New Roman"/>
          <w:b/>
          <w:sz w:val="20"/>
          <w:szCs w:val="20"/>
        </w:rPr>
        <w:fldChar w:fldCharType="end"/>
      </w:r>
      <w:r>
        <w:rPr>
          <w:rFonts w:ascii="Times New Roman" w:hAnsi="Times New Roman" w:cs="Times New Roman"/>
          <w:b/>
          <w:sz w:val="20"/>
          <w:szCs w:val="20"/>
        </w:rPr>
        <w:t>. Dual-head input/output specification.</w:t>
      </w:r>
      <w:bookmarkEnd w:id="156"/>
      <w:bookmarkEnd w:id="157"/>
    </w:p>
    <w:tbl>
      <w:tblPr>
        <w:tblStyle w:val="TableGrid"/>
        <w:tblW w:w="9067" w:type="dxa"/>
        <w:tblLayout w:type="fixed"/>
        <w:tblLook w:val="04A0" w:firstRow="1" w:lastRow="0" w:firstColumn="1" w:lastColumn="0" w:noHBand="0" w:noVBand="1"/>
      </w:tblPr>
      <w:tblGrid>
        <w:gridCol w:w="1129"/>
        <w:gridCol w:w="1192"/>
        <w:gridCol w:w="2360"/>
        <w:gridCol w:w="1693"/>
        <w:gridCol w:w="2693"/>
      </w:tblGrid>
      <w:tr w:rsidR="00C154C0" w:rsidRPr="00C154C0" w14:paraId="4BD37AEF" w14:textId="77777777" w:rsidTr="00C154C0">
        <w:tc>
          <w:tcPr>
            <w:tcW w:w="1129" w:type="dxa"/>
          </w:tcPr>
          <w:p w14:paraId="28E4D888" w14:textId="77777777" w:rsidR="00C154C0" w:rsidRPr="00C154C0" w:rsidRDefault="00C154C0" w:rsidP="00C154C0">
            <w:pPr>
              <w:jc w:val="center"/>
              <w:rPr>
                <w:rFonts w:ascii="Times New Roman" w:eastAsiaTheme="minorEastAsia" w:hAnsi="Times New Roman" w:cs="Times New Roman"/>
                <w:b/>
                <w:bCs/>
                <w:sz w:val="20"/>
                <w:szCs w:val="20"/>
              </w:rPr>
            </w:pPr>
            <w:r w:rsidRPr="00C154C0">
              <w:rPr>
                <w:rFonts w:ascii="Times New Roman" w:eastAsiaTheme="minorEastAsia" w:hAnsi="Times New Roman" w:cs="Times New Roman"/>
                <w:b/>
                <w:bCs/>
                <w:sz w:val="20"/>
                <w:szCs w:val="20"/>
              </w:rPr>
              <w:t>Head</w:t>
            </w:r>
          </w:p>
        </w:tc>
        <w:tc>
          <w:tcPr>
            <w:tcW w:w="1192" w:type="dxa"/>
          </w:tcPr>
          <w:p w14:paraId="6E5393C6" w14:textId="77777777" w:rsidR="00C154C0" w:rsidRPr="00C154C0" w:rsidRDefault="00C154C0" w:rsidP="00C154C0">
            <w:pPr>
              <w:jc w:val="center"/>
              <w:rPr>
                <w:rFonts w:ascii="Times New Roman" w:eastAsiaTheme="minorEastAsia" w:hAnsi="Times New Roman" w:cs="Times New Roman"/>
                <w:b/>
                <w:bCs/>
                <w:sz w:val="20"/>
                <w:szCs w:val="20"/>
              </w:rPr>
            </w:pPr>
            <w:r w:rsidRPr="00C154C0">
              <w:rPr>
                <w:rFonts w:ascii="Times New Roman" w:eastAsiaTheme="minorEastAsia" w:hAnsi="Times New Roman" w:cs="Times New Roman"/>
                <w:b/>
                <w:bCs/>
                <w:sz w:val="20"/>
                <w:szCs w:val="20"/>
              </w:rPr>
              <w:t>Pair embedding</w:t>
            </w:r>
          </w:p>
        </w:tc>
        <w:tc>
          <w:tcPr>
            <w:tcW w:w="2360" w:type="dxa"/>
          </w:tcPr>
          <w:p w14:paraId="1758FFE1" w14:textId="77777777" w:rsidR="00C154C0" w:rsidRPr="00C154C0" w:rsidRDefault="00C154C0" w:rsidP="00C154C0">
            <w:pPr>
              <w:jc w:val="center"/>
              <w:rPr>
                <w:rFonts w:ascii="Times New Roman" w:eastAsiaTheme="minorEastAsia" w:hAnsi="Times New Roman" w:cs="Times New Roman"/>
                <w:b/>
                <w:bCs/>
                <w:sz w:val="20"/>
                <w:szCs w:val="20"/>
              </w:rPr>
            </w:pPr>
            <w:r w:rsidRPr="00C154C0">
              <w:rPr>
                <w:rFonts w:ascii="Times New Roman" w:eastAsiaTheme="minorEastAsia" w:hAnsi="Times New Roman" w:cs="Times New Roman"/>
                <w:b/>
                <w:bCs/>
                <w:sz w:val="20"/>
                <w:szCs w:val="20"/>
              </w:rPr>
              <w:t>Edge features used</w:t>
            </w:r>
          </w:p>
        </w:tc>
        <w:tc>
          <w:tcPr>
            <w:tcW w:w="1693" w:type="dxa"/>
          </w:tcPr>
          <w:p w14:paraId="4C5D1269" w14:textId="77777777" w:rsidR="00C154C0" w:rsidRPr="00C154C0" w:rsidRDefault="00C154C0" w:rsidP="00C154C0">
            <w:pPr>
              <w:jc w:val="center"/>
              <w:rPr>
                <w:rFonts w:ascii="Times New Roman" w:eastAsiaTheme="minorEastAsia" w:hAnsi="Times New Roman" w:cs="Times New Roman"/>
                <w:b/>
                <w:bCs/>
                <w:sz w:val="20"/>
                <w:szCs w:val="20"/>
              </w:rPr>
            </w:pPr>
            <w:r w:rsidRPr="00C154C0">
              <w:rPr>
                <w:rFonts w:ascii="Times New Roman" w:eastAsiaTheme="minorEastAsia" w:hAnsi="Times New Roman" w:cs="Times New Roman"/>
                <w:b/>
                <w:bCs/>
                <w:sz w:val="20"/>
                <w:szCs w:val="20"/>
              </w:rPr>
              <w:t>Total input dim</w:t>
            </w:r>
          </w:p>
        </w:tc>
        <w:tc>
          <w:tcPr>
            <w:tcW w:w="2693" w:type="dxa"/>
          </w:tcPr>
          <w:p w14:paraId="29981E69" w14:textId="77777777" w:rsidR="00C154C0" w:rsidRPr="00C154C0" w:rsidRDefault="00C154C0" w:rsidP="00C154C0">
            <w:pPr>
              <w:jc w:val="center"/>
              <w:rPr>
                <w:rFonts w:ascii="Times New Roman" w:eastAsiaTheme="minorEastAsia" w:hAnsi="Times New Roman" w:cs="Times New Roman"/>
                <w:b/>
                <w:bCs/>
                <w:sz w:val="20"/>
                <w:szCs w:val="20"/>
              </w:rPr>
            </w:pPr>
            <w:r w:rsidRPr="00C154C0">
              <w:rPr>
                <w:rFonts w:ascii="Times New Roman" w:eastAsiaTheme="minorEastAsia" w:hAnsi="Times New Roman" w:cs="Times New Roman"/>
                <w:b/>
                <w:bCs/>
                <w:sz w:val="20"/>
                <w:szCs w:val="20"/>
              </w:rPr>
              <w:t>Relations (n)</w:t>
            </w:r>
          </w:p>
        </w:tc>
      </w:tr>
      <w:tr w:rsidR="00C154C0" w:rsidRPr="00C154C0" w14:paraId="670061B1" w14:textId="77777777" w:rsidTr="00C154C0">
        <w:tc>
          <w:tcPr>
            <w:tcW w:w="1129" w:type="dxa"/>
          </w:tcPr>
          <w:p w14:paraId="0B200608"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Contact</w:t>
            </w:r>
          </w:p>
        </w:tc>
        <w:tc>
          <w:tcPr>
            <w:tcW w:w="1192" w:type="dxa"/>
          </w:tcPr>
          <w:p w14:paraId="66942743"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64</w:t>
            </w:r>
          </w:p>
        </w:tc>
        <w:tc>
          <w:tcPr>
            <w:tcW w:w="2360" w:type="dxa"/>
          </w:tcPr>
          <w:p w14:paraId="5CB324AF"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All 22 dims</w:t>
            </w:r>
          </w:p>
        </w:tc>
        <w:tc>
          <w:tcPr>
            <w:tcW w:w="1693" w:type="dxa"/>
          </w:tcPr>
          <w:p w14:paraId="5F932444"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86</w:t>
            </w:r>
          </w:p>
        </w:tc>
        <w:tc>
          <w:tcPr>
            <w:tcW w:w="2693" w:type="dxa"/>
          </w:tcPr>
          <w:p w14:paraId="2AE3249D" w14:textId="77777777" w:rsidR="00C154C0" w:rsidRPr="00C154C0" w:rsidRDefault="00C154C0" w:rsidP="00127E1A">
            <w:pPr>
              <w:jc w:val="both"/>
              <w:rPr>
                <w:rFonts w:ascii="Times New Roman" w:eastAsiaTheme="minorEastAsia" w:hAnsi="Times New Roman" w:cs="Times New Roman"/>
                <w:sz w:val="20"/>
                <w:szCs w:val="20"/>
              </w:rPr>
            </w:pPr>
            <w:proofErr w:type="spellStart"/>
            <w:r w:rsidRPr="00C154C0">
              <w:rPr>
                <w:rFonts w:ascii="Times New Roman" w:eastAsiaTheme="minorEastAsia" w:hAnsi="Times New Roman" w:cs="Times New Roman"/>
                <w:sz w:val="20"/>
                <w:szCs w:val="20"/>
              </w:rPr>
              <w:t>on_top_of</w:t>
            </w:r>
            <w:proofErr w:type="spellEnd"/>
            <w:r w:rsidRPr="00C154C0">
              <w:rPr>
                <w:rFonts w:ascii="Times New Roman" w:eastAsiaTheme="minorEastAsia" w:hAnsi="Times New Roman" w:cs="Times New Roman"/>
                <w:sz w:val="20"/>
                <w:szCs w:val="20"/>
              </w:rPr>
              <w:t xml:space="preserve">, under, </w:t>
            </w:r>
            <w:proofErr w:type="spellStart"/>
            <w:r w:rsidRPr="00C154C0">
              <w:rPr>
                <w:rFonts w:ascii="Times New Roman" w:eastAsiaTheme="minorEastAsia" w:hAnsi="Times New Roman" w:cs="Times New Roman"/>
                <w:sz w:val="20"/>
                <w:szCs w:val="20"/>
              </w:rPr>
              <w:t>attached_to</w:t>
            </w:r>
            <w:proofErr w:type="spellEnd"/>
            <w:r w:rsidRPr="00C154C0">
              <w:rPr>
                <w:rFonts w:ascii="Times New Roman" w:eastAsiaTheme="minorEastAsia" w:hAnsi="Times New Roman" w:cs="Times New Roman"/>
                <w:sz w:val="20"/>
                <w:szCs w:val="20"/>
              </w:rPr>
              <w:t xml:space="preserve">, </w:t>
            </w:r>
            <w:proofErr w:type="spellStart"/>
            <w:r w:rsidRPr="00C154C0">
              <w:rPr>
                <w:rFonts w:ascii="Times New Roman" w:eastAsiaTheme="minorEastAsia" w:hAnsi="Times New Roman" w:cs="Times New Roman"/>
                <w:sz w:val="20"/>
                <w:szCs w:val="20"/>
              </w:rPr>
              <w:t>adjacent_to</w:t>
            </w:r>
            <w:proofErr w:type="spellEnd"/>
            <w:r w:rsidRPr="00C154C0">
              <w:rPr>
                <w:rFonts w:ascii="Times New Roman" w:eastAsiaTheme="minorEastAsia" w:hAnsi="Times New Roman" w:cs="Times New Roman"/>
                <w:sz w:val="20"/>
                <w:szCs w:val="20"/>
              </w:rPr>
              <w:t xml:space="preserve"> (4)</w:t>
            </w:r>
          </w:p>
        </w:tc>
      </w:tr>
      <w:tr w:rsidR="00C154C0" w:rsidRPr="00C154C0" w14:paraId="3D744A94" w14:textId="77777777" w:rsidTr="00C154C0">
        <w:tc>
          <w:tcPr>
            <w:tcW w:w="1129" w:type="dxa"/>
          </w:tcPr>
          <w:p w14:paraId="14B0A828"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Directional</w:t>
            </w:r>
          </w:p>
        </w:tc>
        <w:tc>
          <w:tcPr>
            <w:tcW w:w="1192" w:type="dxa"/>
          </w:tcPr>
          <w:p w14:paraId="582FCCBD"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64</w:t>
            </w:r>
          </w:p>
        </w:tc>
        <w:tc>
          <w:tcPr>
            <w:tcW w:w="2360" w:type="dxa"/>
          </w:tcPr>
          <w:p w14:paraId="3CCE5011"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First 10 dims (position/distance/overlap)</w:t>
            </w:r>
          </w:p>
        </w:tc>
        <w:tc>
          <w:tcPr>
            <w:tcW w:w="1693" w:type="dxa"/>
          </w:tcPr>
          <w:p w14:paraId="51E27B1C" w14:textId="77777777" w:rsidR="00C154C0" w:rsidRPr="00C154C0" w:rsidRDefault="00C154C0" w:rsidP="00127E1A">
            <w:pPr>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74</w:t>
            </w:r>
          </w:p>
        </w:tc>
        <w:tc>
          <w:tcPr>
            <w:tcW w:w="2693" w:type="dxa"/>
          </w:tcPr>
          <w:p w14:paraId="7899C054" w14:textId="77777777" w:rsidR="00C154C0" w:rsidRPr="00C154C0" w:rsidRDefault="00C154C0" w:rsidP="00127E1A">
            <w:pPr>
              <w:jc w:val="both"/>
              <w:rPr>
                <w:rFonts w:ascii="Times New Roman" w:eastAsiaTheme="minorEastAsia" w:hAnsi="Times New Roman" w:cs="Times New Roman"/>
                <w:sz w:val="20"/>
                <w:szCs w:val="20"/>
              </w:rPr>
            </w:pPr>
            <w:proofErr w:type="spellStart"/>
            <w:r w:rsidRPr="00C154C0">
              <w:rPr>
                <w:rFonts w:ascii="Times New Roman" w:eastAsiaTheme="minorEastAsia" w:hAnsi="Times New Roman" w:cs="Times New Roman"/>
                <w:sz w:val="20"/>
                <w:szCs w:val="20"/>
              </w:rPr>
              <w:t>left_of</w:t>
            </w:r>
            <w:proofErr w:type="spellEnd"/>
            <w:r w:rsidRPr="00C154C0">
              <w:rPr>
                <w:rFonts w:ascii="Times New Roman" w:eastAsiaTheme="minorEastAsia" w:hAnsi="Times New Roman" w:cs="Times New Roman"/>
                <w:sz w:val="20"/>
                <w:szCs w:val="20"/>
              </w:rPr>
              <w:t xml:space="preserve">, </w:t>
            </w:r>
            <w:proofErr w:type="spellStart"/>
            <w:r w:rsidRPr="00C154C0">
              <w:rPr>
                <w:rFonts w:ascii="Times New Roman" w:eastAsiaTheme="minorEastAsia" w:hAnsi="Times New Roman" w:cs="Times New Roman"/>
                <w:sz w:val="20"/>
                <w:szCs w:val="20"/>
              </w:rPr>
              <w:t>right_of</w:t>
            </w:r>
            <w:proofErr w:type="spellEnd"/>
            <w:r w:rsidRPr="00C154C0">
              <w:rPr>
                <w:rFonts w:ascii="Times New Roman" w:eastAsiaTheme="minorEastAsia" w:hAnsi="Times New Roman" w:cs="Times New Roman"/>
                <w:sz w:val="20"/>
                <w:szCs w:val="20"/>
              </w:rPr>
              <w:t xml:space="preserve">, </w:t>
            </w:r>
            <w:proofErr w:type="spellStart"/>
            <w:r w:rsidRPr="00C154C0">
              <w:rPr>
                <w:rFonts w:ascii="Times New Roman" w:eastAsiaTheme="minorEastAsia" w:hAnsi="Times New Roman" w:cs="Times New Roman"/>
                <w:sz w:val="20"/>
                <w:szCs w:val="20"/>
              </w:rPr>
              <w:t>in_front_of</w:t>
            </w:r>
            <w:proofErr w:type="spellEnd"/>
            <w:r w:rsidRPr="00C154C0">
              <w:rPr>
                <w:rFonts w:ascii="Times New Roman" w:eastAsiaTheme="minorEastAsia" w:hAnsi="Times New Roman" w:cs="Times New Roman"/>
                <w:sz w:val="20"/>
                <w:szCs w:val="20"/>
              </w:rPr>
              <w:t xml:space="preserve">, behind, </w:t>
            </w:r>
            <w:proofErr w:type="spellStart"/>
            <w:r w:rsidRPr="00C154C0">
              <w:rPr>
                <w:rFonts w:ascii="Times New Roman" w:eastAsiaTheme="minorEastAsia" w:hAnsi="Times New Roman" w:cs="Times New Roman"/>
                <w:sz w:val="20"/>
                <w:szCs w:val="20"/>
              </w:rPr>
              <w:t>higher_than</w:t>
            </w:r>
            <w:proofErr w:type="spellEnd"/>
            <w:r w:rsidRPr="00C154C0">
              <w:rPr>
                <w:rFonts w:ascii="Times New Roman" w:eastAsiaTheme="minorEastAsia" w:hAnsi="Times New Roman" w:cs="Times New Roman"/>
                <w:sz w:val="20"/>
                <w:szCs w:val="20"/>
              </w:rPr>
              <w:t xml:space="preserve">, </w:t>
            </w:r>
            <w:proofErr w:type="spellStart"/>
            <w:r w:rsidRPr="00C154C0">
              <w:rPr>
                <w:rFonts w:ascii="Times New Roman" w:eastAsiaTheme="minorEastAsia" w:hAnsi="Times New Roman" w:cs="Times New Roman"/>
                <w:sz w:val="20"/>
                <w:szCs w:val="20"/>
              </w:rPr>
              <w:t>lower_than</w:t>
            </w:r>
            <w:proofErr w:type="spellEnd"/>
            <w:r w:rsidRPr="00C154C0">
              <w:rPr>
                <w:rFonts w:ascii="Times New Roman" w:eastAsiaTheme="minorEastAsia" w:hAnsi="Times New Roman" w:cs="Times New Roman"/>
                <w:sz w:val="20"/>
                <w:szCs w:val="20"/>
              </w:rPr>
              <w:t xml:space="preserve"> (6)</w:t>
            </w:r>
          </w:p>
        </w:tc>
      </w:tr>
    </w:tbl>
    <w:p w14:paraId="315DF78B" w14:textId="77777777" w:rsidR="00C154C0" w:rsidRDefault="00C154C0" w:rsidP="00C154C0">
      <w:pPr>
        <w:tabs>
          <w:tab w:val="left" w:pos="5072"/>
        </w:tabs>
        <w:jc w:val="both"/>
        <w:rPr>
          <w:rFonts w:ascii="Times New Roman" w:eastAsiaTheme="minorEastAsia" w:hAnsi="Times New Roman" w:cs="Times New Roman"/>
          <w:sz w:val="20"/>
          <w:szCs w:val="20"/>
        </w:rPr>
      </w:pPr>
    </w:p>
    <w:p w14:paraId="7CEE58EC" w14:textId="77777777" w:rsidR="00C154C0" w:rsidRDefault="00C154C0" w:rsidP="00C154C0">
      <w:pPr>
        <w:tabs>
          <w:tab w:val="left" w:pos="5072"/>
        </w:tabs>
        <w:jc w:val="both"/>
        <w:rPr>
          <w:rFonts w:ascii="Times New Roman" w:eastAsiaTheme="minorEastAsia" w:hAnsi="Times New Roman" w:cs="Times New Roman"/>
          <w:sz w:val="20"/>
          <w:szCs w:val="20"/>
        </w:rPr>
      </w:pPr>
      <w:r w:rsidRPr="00C154C0">
        <w:rPr>
          <w:rFonts w:ascii="Times New Roman" w:eastAsiaTheme="minorEastAsia" w:hAnsi="Times New Roman" w:cs="Times New Roman"/>
          <w:sz w:val="20"/>
          <w:szCs w:val="20"/>
        </w:rPr>
        <w:t xml:space="preserve">Across the three basis-function variants, this architecture totals 1,018,414 parameters (Gamma), 1,071,918 (RBF), and 1,071,914 (Wavelet) — all variants within 0.005% of one another, the entire difference attributable to the presence or absence of the </w:t>
      </w:r>
      <w:proofErr w:type="spellStart"/>
      <w:r w:rsidRPr="00C154C0">
        <w:rPr>
          <w:rFonts w:ascii="Times New Roman" w:eastAsiaTheme="minorEastAsia" w:hAnsi="Times New Roman" w:cs="Times New Roman"/>
          <w:sz w:val="20"/>
          <w:szCs w:val="20"/>
        </w:rPr>
        <w:t>MetricNet</w:t>
      </w:r>
      <w:proofErr w:type="spellEnd"/>
      <w:r w:rsidRPr="00C154C0">
        <w:rPr>
          <w:rFonts w:ascii="Times New Roman" w:eastAsiaTheme="minorEastAsia" w:hAnsi="Times New Roman" w:cs="Times New Roman"/>
          <w:sz w:val="20"/>
          <w:szCs w:val="20"/>
        </w:rPr>
        <w:t xml:space="preserve"> (Section 4.5). Every reported configuration uses under 1.1 million parameters in total, roughly three orders of magnitude fewer than the foundation-model-based systems introduced in Chapter 1. Section 4.10 describes a controlled ablation that replaces the </w:t>
      </w:r>
      <w:proofErr w:type="spellStart"/>
      <w:r w:rsidRPr="00C154C0">
        <w:rPr>
          <w:rFonts w:ascii="Times New Roman" w:eastAsiaTheme="minorEastAsia" w:hAnsi="Times New Roman" w:cs="Times New Roman"/>
          <w:sz w:val="20"/>
          <w:szCs w:val="20"/>
        </w:rPr>
        <w:t>GeoKAN</w:t>
      </w:r>
      <w:proofErr w:type="spellEnd"/>
      <w:r w:rsidRPr="00C154C0">
        <w:rPr>
          <w:rFonts w:ascii="Times New Roman" w:eastAsiaTheme="minorEastAsia" w:hAnsi="Times New Roman" w:cs="Times New Roman"/>
          <w:sz w:val="20"/>
          <w:szCs w:val="20"/>
        </w:rPr>
        <w:t xml:space="preserve"> layer inside this otherwise unchanged architecture with a conventional learned alternative, isolating the layer's specific contribution from the feature design and training strategy surrounding it.</w:t>
      </w:r>
    </w:p>
    <w:p w14:paraId="5ED6563C" w14:textId="77777777" w:rsidR="00C154C0" w:rsidRDefault="00C154C0" w:rsidP="00C154C0">
      <w:pPr>
        <w:tabs>
          <w:tab w:val="left" w:pos="5072"/>
        </w:tabs>
        <w:jc w:val="both"/>
        <w:rPr>
          <w:rFonts w:ascii="Times New Roman" w:eastAsiaTheme="minorEastAsia" w:hAnsi="Times New Roman" w:cs="Times New Roman"/>
          <w:sz w:val="20"/>
          <w:szCs w:val="20"/>
        </w:rPr>
      </w:pPr>
    </w:p>
    <w:p w14:paraId="5FB7296A" w14:textId="77777777" w:rsidR="00C154C0" w:rsidRDefault="00C154C0" w:rsidP="00C154C0">
      <w:pPr>
        <w:tabs>
          <w:tab w:val="left" w:pos="5072"/>
        </w:tabs>
        <w:jc w:val="center"/>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rPr>
        <w:drawing>
          <wp:inline distT="0" distB="0" distL="0" distR="0" wp14:anchorId="105D8D77" wp14:editId="08A411C0">
            <wp:extent cx="3272790" cy="4684954"/>
            <wp:effectExtent l="0" t="0" r="3810" b="1905"/>
            <wp:docPr id="1524141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41798" name="Picture 15241417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18757" cy="4750755"/>
                    </a:xfrm>
                    <a:prstGeom prst="rect">
                      <a:avLst/>
                    </a:prstGeom>
                  </pic:spPr>
                </pic:pic>
              </a:graphicData>
            </a:graphic>
          </wp:inline>
        </w:drawing>
      </w:r>
    </w:p>
    <w:p w14:paraId="10BCBDBF" w14:textId="77777777" w:rsidR="00C154C0" w:rsidRDefault="00C154C0" w:rsidP="00C154C0">
      <w:pPr>
        <w:tabs>
          <w:tab w:val="left" w:pos="5072"/>
        </w:tabs>
        <w:jc w:val="both"/>
        <w:rPr>
          <w:rFonts w:ascii="Times New Roman" w:eastAsiaTheme="minorEastAsia" w:hAnsi="Times New Roman" w:cs="Times New Roman"/>
          <w:sz w:val="20"/>
          <w:szCs w:val="20"/>
        </w:rPr>
      </w:pPr>
    </w:p>
    <w:p w14:paraId="33C813FE" w14:textId="4F5153E9" w:rsidR="00C154C0" w:rsidRDefault="00C154C0" w:rsidP="00C154C0">
      <w:pPr>
        <w:tabs>
          <w:tab w:val="left" w:pos="5072"/>
        </w:tabs>
        <w:jc w:val="both"/>
        <w:rPr>
          <w:rFonts w:ascii="Times New Roman" w:eastAsiaTheme="minorEastAsia" w:hAnsi="Times New Roman" w:cs="Times New Roman"/>
          <w:b/>
          <w:bCs/>
          <w:sz w:val="20"/>
          <w:szCs w:val="20"/>
        </w:rPr>
      </w:pPr>
      <w:bookmarkStart w:id="158" w:name="_Toc234182099"/>
      <w:bookmarkStart w:id="159" w:name="_Toc234194907"/>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3</w:t>
      </w:r>
      <w:r>
        <w:rPr>
          <w:rFonts w:ascii="Times New Roman" w:hAnsi="Times New Roman" w:cs="Times New Roman"/>
          <w:b/>
          <w:sz w:val="20"/>
          <w:szCs w:val="20"/>
        </w:rPr>
        <w:fldChar w:fldCharType="end"/>
      </w:r>
      <w:r>
        <w:rPr>
          <w:rFonts w:ascii="Times New Roman" w:hAnsi="Times New Roman" w:cs="Times New Roman"/>
          <w:b/>
          <w:sz w:val="20"/>
          <w:szCs w:val="20"/>
        </w:rPr>
        <w:t xml:space="preserve">. </w:t>
      </w:r>
      <w:proofErr w:type="spellStart"/>
      <w:r>
        <w:rPr>
          <w:rFonts w:ascii="Times New Roman" w:hAnsi="Times New Roman" w:cs="Times New Roman"/>
          <w:b/>
          <w:sz w:val="20"/>
          <w:szCs w:val="20"/>
        </w:rPr>
        <w:t>GeoKANRelationGNN</w:t>
      </w:r>
      <w:proofErr w:type="spellEnd"/>
      <w:r>
        <w:rPr>
          <w:rFonts w:ascii="Times New Roman" w:hAnsi="Times New Roman" w:cs="Times New Roman"/>
          <w:b/>
          <w:sz w:val="20"/>
          <w:szCs w:val="20"/>
        </w:rPr>
        <w:t xml:space="preserve"> architecture: the shared GATv2Conv backbone and pair projection, followed by the dual contact/directional classification heads.</w:t>
      </w:r>
      <w:bookmarkEnd w:id="158"/>
      <w:bookmarkEnd w:id="159"/>
    </w:p>
    <w:p w14:paraId="1DB3B551" w14:textId="77777777" w:rsidR="00C154C0" w:rsidRDefault="00C154C0" w:rsidP="00C154C0">
      <w:pPr>
        <w:tabs>
          <w:tab w:val="left" w:pos="5072"/>
        </w:tabs>
        <w:jc w:val="both"/>
        <w:rPr>
          <w:rFonts w:ascii="Times New Roman" w:eastAsiaTheme="minorEastAsia" w:hAnsi="Times New Roman" w:cs="Times New Roman"/>
          <w:b/>
          <w:bCs/>
          <w:sz w:val="20"/>
          <w:szCs w:val="20"/>
        </w:rPr>
      </w:pPr>
    </w:p>
    <w:p w14:paraId="123FA731" w14:textId="77777777" w:rsidR="00C154C0" w:rsidRDefault="00C154C0" w:rsidP="00C154C0">
      <w:pPr>
        <w:pStyle w:val="Heading2"/>
        <w:tabs>
          <w:tab w:val="left" w:pos="5072"/>
        </w:tabs>
        <w:jc w:val="both"/>
        <w:rPr>
          <w:rFonts w:ascii="Times New Roman" w:eastAsiaTheme="minorEastAsia" w:hAnsi="Times New Roman" w:cs="Times New Roman"/>
          <w:b/>
          <w:bCs/>
          <w:sz w:val="28"/>
          <w:szCs w:val="28"/>
        </w:rPr>
      </w:pPr>
      <w:bookmarkStart w:id="160" w:name="_Toc234182264"/>
      <w:bookmarkStart w:id="161" w:name="idxbm1031"/>
      <w:r w:rsidRPr="00C154C0">
        <w:rPr>
          <w:rFonts w:ascii="Times New Roman" w:eastAsiaTheme="minorEastAsia" w:hAnsi="Times New Roman" w:cs="Times New Roman"/>
          <w:b/>
          <w:bCs/>
          <w:color w:val="000000"/>
          <w:sz w:val="26"/>
          <w:szCs w:val="28"/>
        </w:rPr>
        <w:lastRenderedPageBreak/>
        <w:t>4.7 Training Strategy</w:t>
      </w:r>
      <w:bookmarkEnd w:id="160"/>
      <w:bookmarkEnd w:id="161"/>
    </w:p>
    <w:p w14:paraId="2EFDB035" w14:textId="77777777" w:rsidR="00C154C0" w:rsidRDefault="00C154C0" w:rsidP="00C154C0">
      <w:pPr>
        <w:tabs>
          <w:tab w:val="left" w:pos="5072"/>
        </w:tabs>
        <w:jc w:val="both"/>
        <w:rPr>
          <w:rFonts w:ascii="Times New Roman" w:eastAsiaTheme="minorEastAsia" w:hAnsi="Times New Roman" w:cs="Times New Roman"/>
          <w:b/>
          <w:bCs/>
          <w:sz w:val="28"/>
          <w:szCs w:val="28"/>
        </w:rPr>
      </w:pPr>
    </w:p>
    <w:p w14:paraId="555DBDF0" w14:textId="77777777"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All three </w:t>
      </w:r>
      <w:proofErr w:type="spellStart"/>
      <w:r w:rsidRPr="00C154C0">
        <w:rPr>
          <w:rFonts w:ascii="Times New Roman" w:eastAsiaTheme="minorEastAsia" w:hAnsi="Times New Roman" w:cs="Times New Roman"/>
        </w:rPr>
        <w:t>GeoKAN</w:t>
      </w:r>
      <w:proofErr w:type="spellEnd"/>
      <w:r w:rsidRPr="00C154C0">
        <w:rPr>
          <w:rFonts w:ascii="Times New Roman" w:eastAsiaTheme="minorEastAsia" w:hAnsi="Times New Roman" w:cs="Times New Roman"/>
        </w:rPr>
        <w:t xml:space="preserve"> variants are trained under identical optimisation settings, with one deliberate exception (Gamma's learning rate, below); only the </w:t>
      </w:r>
      <w:proofErr w:type="spellStart"/>
      <w:r w:rsidRPr="00C154C0">
        <w:rPr>
          <w:rFonts w:ascii="Times New Roman" w:eastAsiaTheme="minorEastAsia" w:hAnsi="Times New Roman" w:cs="Times New Roman"/>
        </w:rPr>
        <w:t>GeoKAN</w:t>
      </w:r>
      <w:proofErr w:type="spellEnd"/>
      <w:r w:rsidRPr="00C154C0">
        <w:rPr>
          <w:rFonts w:ascii="Times New Roman" w:eastAsiaTheme="minorEastAsia" w:hAnsi="Times New Roman" w:cs="Times New Roman"/>
        </w:rPr>
        <w:t xml:space="preserve"> layer's metric and basis function (Section 4.5) differ between them.</w:t>
      </w:r>
    </w:p>
    <w:p w14:paraId="084C947B" w14:textId="77777777" w:rsidR="00C154C0" w:rsidRDefault="00C154C0" w:rsidP="00C154C0">
      <w:pPr>
        <w:tabs>
          <w:tab w:val="left" w:pos="5072"/>
        </w:tabs>
        <w:jc w:val="both"/>
        <w:rPr>
          <w:rFonts w:ascii="Times New Roman" w:eastAsiaTheme="minorEastAsia" w:hAnsi="Times New Roman" w:cs="Times New Roman"/>
        </w:rPr>
      </w:pPr>
    </w:p>
    <w:p w14:paraId="7CE8E28F" w14:textId="122E9F24"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b/>
          <w:bCs/>
        </w:rPr>
        <w:t>Composite loss</w:t>
      </w:r>
      <w:r>
        <w:rPr>
          <w:rFonts w:ascii="Times New Roman" w:eastAsiaTheme="minorEastAsia" w:hAnsi="Times New Roman" w:cs="Times New Roman"/>
        </w:rPr>
        <w:t xml:space="preserve">: </w:t>
      </w:r>
      <w:r w:rsidRPr="00C154C0">
        <w:rPr>
          <w:rFonts w:ascii="Times New Roman" w:eastAsiaTheme="minorEastAsia" w:hAnsi="Times New Roman" w:cs="Times New Roman"/>
        </w:rPr>
        <w:t>The primary training signal is an Asymmetric Loss (</w:t>
      </w:r>
      <w:proofErr w:type="spellStart"/>
      <w:r w:rsidRPr="00C154C0">
        <w:rPr>
          <w:rFonts w:ascii="Times New Roman" w:eastAsiaTheme="minorEastAsia" w:hAnsi="Times New Roman" w:cs="Times New Roman"/>
        </w:rPr>
        <w:t>Ridnik</w:t>
      </w:r>
      <w:proofErr w:type="spellEnd"/>
      <w:r>
        <w:rPr>
          <w:rFonts w:ascii="Times New Roman" w:eastAsiaTheme="minorEastAsia" w:hAnsi="Times New Roman" w:cs="Times New Roman"/>
        </w:rPr>
        <w:t xml:space="preserve"> et al., 2021) </w:t>
      </w:r>
      <w:hyperlink w:anchor="ref19">
        <w:r>
          <w:rPr>
            <w:rFonts w:ascii="Times New Roman" w:eastAsiaTheme="minorEastAsia" w:hAnsi="Times New Roman" w:cs="Times New Roman"/>
            <w:color w:val="0563C1"/>
            <w:u w:val="single"/>
          </w:rPr>
          <w:t>[19]</w:t>
        </w:r>
      </w:hyperlink>
      <w:r>
        <w:rPr>
          <w:rFonts w:ascii="Times New Roman" w:eastAsiaTheme="minorEastAsia" w:hAnsi="Times New Roman" w:cs="Times New Roman"/>
        </w:rPr>
        <w:t>, chosen because the dominant class — even after rule-based injection (Section 4.4) — remains the absence of a relation, given that only a small fraction of the roughly 870 possible directed pairs per scene are ever positive. ASL applies a strong focusing parameter to negative examples (γ⁻ = 4.0) and none to positives (γ⁺ = 0.0), so confidently correct negatives contribute almost nothing to the gradient while uncertain or incorrect ones still do. Three further mechanisms address different facets of the same imbalance: a per-relation positive-class weight,</w:t>
      </w:r>
    </w:p>
    <w:p w14:paraId="0D488AC7" w14:textId="77777777" w:rsidR="00C154C0" w:rsidRDefault="00C154C0" w:rsidP="00C154C0">
      <w:pPr>
        <w:tabs>
          <w:tab w:val="left" w:pos="5072"/>
        </w:tabs>
        <w:jc w:val="both"/>
        <w:rPr>
          <w:rFonts w:ascii="Times New Roman" w:eastAsiaTheme="minorEastAsia" w:hAnsi="Times New Roman" w:cs="Times New Roman"/>
        </w:rPr>
      </w:pPr>
    </w:p>
    <w:p w14:paraId="3300AD77" w14:textId="77777777" w:rsidR="00C154C0" w:rsidRPr="00C154C0" w:rsidRDefault="00000000" w:rsidP="00C154C0">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r</m:t>
              </m:r>
            </m:sub>
          </m:sSub>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min</m:t>
              </m:r>
            </m:fName>
            <m:e>
              <m:d>
                <m:dPr>
                  <m:ctrlPr>
                    <w:rPr>
                      <w:rFonts w:ascii="Cambria Math" w:eastAsiaTheme="minorEastAsia" w:hAnsi="Cambria Math" w:cs="Times New Roman"/>
                    </w:rPr>
                  </m:ctrlPr>
                </m:dPr>
                <m:e>
                  <m:f>
                    <m:fPr>
                      <m:ctrlPr>
                        <w:rPr>
                          <w:rFonts w:ascii="Cambria Math" w:eastAsiaTheme="minorEastAsia" w:hAnsi="Cambria Math" w:cs="Times New Roman"/>
                        </w:rPr>
                      </m:ctrlPr>
                    </m:fPr>
                    <m:num>
                      <m:sSubSup>
                        <m:sSubSupPr>
                          <m:ctrlPr>
                            <w:rPr>
                              <w:rFonts w:ascii="Cambria Math" w:eastAsiaTheme="minorEastAsia" w:hAnsi="Cambria Math" w:cs="Times New Roman"/>
                            </w:rPr>
                          </m:ctrlPr>
                        </m:sSubSupPr>
                        <m:e>
                          <m:r>
                            <w:rPr>
                              <w:rFonts w:ascii="Cambria Math" w:eastAsiaTheme="minorEastAsia" w:hAnsi="Cambria Math" w:cs="Times New Roman"/>
                            </w:rPr>
                            <m:t>N</m:t>
                          </m:r>
                        </m:e>
                        <m:sub>
                          <m:r>
                            <w:rPr>
                              <w:rFonts w:ascii="Cambria Math" w:eastAsiaTheme="minorEastAsia" w:hAnsi="Cambria Math" w:cs="Times New Roman"/>
                            </w:rPr>
                            <m:t>r</m:t>
                          </m:r>
                        </m:sub>
                        <m:sup>
                          <m:r>
                            <w:rPr>
                              <w:rFonts w:ascii="Cambria Math" w:eastAsiaTheme="minorEastAsia" w:hAnsi="Cambria Math" w:cs="Times New Roman"/>
                            </w:rPr>
                            <m:t>-</m:t>
                          </m:r>
                        </m:sup>
                      </m:sSubSup>
                    </m:num>
                    <m:den>
                      <m:sSubSup>
                        <m:sSubSupPr>
                          <m:ctrlPr>
                            <w:rPr>
                              <w:rFonts w:ascii="Cambria Math" w:eastAsiaTheme="minorEastAsia" w:hAnsi="Cambria Math" w:cs="Times New Roman"/>
                            </w:rPr>
                          </m:ctrlPr>
                        </m:sSubSupPr>
                        <m:e>
                          <m:r>
                            <w:rPr>
                              <w:rFonts w:ascii="Cambria Math" w:eastAsiaTheme="minorEastAsia" w:hAnsi="Cambria Math" w:cs="Times New Roman"/>
                            </w:rPr>
                            <m:t>N</m:t>
                          </m:r>
                        </m:e>
                        <m:sub>
                          <m:r>
                            <w:rPr>
                              <w:rFonts w:ascii="Cambria Math" w:eastAsiaTheme="minorEastAsia" w:hAnsi="Cambria Math" w:cs="Times New Roman"/>
                            </w:rPr>
                            <m:t>r</m:t>
                          </m:r>
                        </m:sub>
                        <m:sup>
                          <m:r>
                            <w:rPr>
                              <w:rFonts w:ascii="Cambria Math" w:eastAsiaTheme="minorEastAsia" w:hAnsi="Cambria Math" w:cs="Times New Roman"/>
                            </w:rPr>
                            <m:t>+</m:t>
                          </m:r>
                        </m:sup>
                      </m:sSubSup>
                    </m:den>
                  </m:f>
                  <m:r>
                    <w:rPr>
                      <w:rFonts w:ascii="Cambria Math" w:eastAsiaTheme="minorEastAsia" w:hAnsi="Cambria Math" w:cs="Times New Roman"/>
                    </w:rPr>
                    <m:t>,8.0</m:t>
                  </m:r>
                </m:e>
              </m:d>
            </m:e>
          </m:func>
        </m:oMath>
      </m:oMathPara>
    </w:p>
    <w:p w14:paraId="3C0B7869" w14:textId="77777777" w:rsidR="00C154C0" w:rsidRDefault="00C154C0" w:rsidP="00C154C0">
      <w:pPr>
        <w:tabs>
          <w:tab w:val="left" w:pos="5072"/>
        </w:tabs>
        <w:jc w:val="both"/>
        <w:rPr>
          <w:rFonts w:ascii="Times New Roman" w:eastAsiaTheme="minorEastAsia" w:hAnsi="Times New Roman" w:cs="Times New Roman"/>
        </w:rPr>
      </w:pPr>
    </w:p>
    <w:p w14:paraId="1F17273E" w14:textId="77777777" w:rsidR="00C154C0" w:rsidRP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computed as the negative-to-positive label ratio for that relation and capped at 8.0, keeps the rarest relations from being numerically swamped; a manually set per-relation multiplier upweights the four hardest relations — </w:t>
      </w:r>
      <w:proofErr w:type="spellStart"/>
      <w:r w:rsidRPr="00C154C0">
        <w:rPr>
          <w:rFonts w:ascii="Times New Roman" w:eastAsiaTheme="minorEastAsia" w:hAnsi="Times New Roman" w:cs="Times New Roman"/>
        </w:rPr>
        <w:t>attached_to</w:t>
      </w:r>
      <w:proofErr w:type="spellEnd"/>
      <w:r w:rsidRPr="00C154C0">
        <w:rPr>
          <w:rFonts w:ascii="Times New Roman" w:eastAsiaTheme="minorEastAsia" w:hAnsi="Times New Roman" w:cs="Times New Roman"/>
        </w:rPr>
        <w:t xml:space="preserve"> (1.8), </w:t>
      </w:r>
      <w:proofErr w:type="spellStart"/>
      <w:r w:rsidRPr="00C154C0">
        <w:rPr>
          <w:rFonts w:ascii="Times New Roman" w:eastAsiaTheme="minorEastAsia" w:hAnsi="Times New Roman" w:cs="Times New Roman"/>
        </w:rPr>
        <w:t>adjacent_to</w:t>
      </w:r>
      <w:proofErr w:type="spellEnd"/>
      <w:r w:rsidRPr="00C154C0">
        <w:rPr>
          <w:rFonts w:ascii="Times New Roman" w:eastAsiaTheme="minorEastAsia" w:hAnsi="Times New Roman" w:cs="Times New Roman"/>
        </w:rPr>
        <w:t xml:space="preserve"> (1.5), </w:t>
      </w:r>
      <w:proofErr w:type="spellStart"/>
      <w:r w:rsidRPr="00C154C0">
        <w:rPr>
          <w:rFonts w:ascii="Times New Roman" w:eastAsiaTheme="minorEastAsia" w:hAnsi="Times New Roman" w:cs="Times New Roman"/>
        </w:rPr>
        <w:t>on_top_of</w:t>
      </w:r>
      <w:proofErr w:type="spellEnd"/>
      <w:r w:rsidRPr="00C154C0">
        <w:rPr>
          <w:rFonts w:ascii="Times New Roman" w:eastAsiaTheme="minorEastAsia" w:hAnsi="Times New Roman" w:cs="Times New Roman"/>
        </w:rPr>
        <w:t xml:space="preserve"> and under (1.2 each); and per-relation label smoothing, ranging from 0.04 for the most geometrically unambiguous relations to 0.12 for </w:t>
      </w:r>
      <w:proofErr w:type="spellStart"/>
      <w:r w:rsidRPr="00C154C0">
        <w:rPr>
          <w:rFonts w:ascii="Times New Roman" w:eastAsiaTheme="minorEastAsia" w:hAnsi="Times New Roman" w:cs="Times New Roman"/>
        </w:rPr>
        <w:t>adjacent_to</w:t>
      </w:r>
      <w:proofErr w:type="spellEnd"/>
      <w:r w:rsidRPr="00C154C0">
        <w:rPr>
          <w:rFonts w:ascii="Times New Roman" w:eastAsiaTheme="minorEastAsia" w:hAnsi="Times New Roman" w:cs="Times New Roman"/>
        </w:rPr>
        <w:t>, softens targets in proportion to how uncertain that relation's rule-injected confidence (Section 4.4) already is, so the network is not penalised for predicting a calibrated probability instead of a hard 0 or 1.</w:t>
      </w:r>
    </w:p>
    <w:p w14:paraId="564939DB" w14:textId="77777777" w:rsidR="00C154C0" w:rsidRPr="00C154C0" w:rsidRDefault="00C154C0" w:rsidP="00C154C0">
      <w:pPr>
        <w:tabs>
          <w:tab w:val="left" w:pos="5072"/>
        </w:tabs>
        <w:jc w:val="both"/>
        <w:rPr>
          <w:rFonts w:ascii="Times New Roman" w:eastAsiaTheme="minorEastAsia" w:hAnsi="Times New Roman" w:cs="Times New Roman"/>
        </w:rPr>
      </w:pPr>
    </w:p>
    <w:p w14:paraId="523D7993" w14:textId="77777777"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 xml:space="preserve">Two additional terms operate independently of relation identity. An inverse-consistency term penalises disagreement between a relation predicted on one directed edge and its inverse predicted on the reverse edge — for example, </w:t>
      </w:r>
      <w:proofErr w:type="spellStart"/>
      <w:r w:rsidRPr="00C154C0">
        <w:rPr>
          <w:rFonts w:ascii="Times New Roman" w:eastAsiaTheme="minorEastAsia" w:hAnsi="Times New Roman" w:cs="Times New Roman"/>
        </w:rPr>
        <w:t>on_top_of</w:t>
      </w:r>
      <w:proofErr w:type="spellEnd"/>
      <w:r w:rsidRPr="00C154C0">
        <w:rPr>
          <w:rFonts w:ascii="Times New Roman" w:eastAsiaTheme="minorEastAsia" w:hAnsi="Times New Roman" w:cs="Times New Roman"/>
        </w:rPr>
        <w:t>(A,B) against under(B,A) — as the mean squared difference between the two probabilities across the four invertible relation pairs P = {(</w:t>
      </w:r>
      <w:proofErr w:type="spellStart"/>
      <w:r w:rsidRPr="00C154C0">
        <w:rPr>
          <w:rFonts w:ascii="Times New Roman" w:eastAsiaTheme="minorEastAsia" w:hAnsi="Times New Roman" w:cs="Times New Roman"/>
        </w:rPr>
        <w:t>on_top_of</w:t>
      </w:r>
      <w:proofErr w:type="spellEnd"/>
      <w:r w:rsidRPr="00C154C0">
        <w:rPr>
          <w:rFonts w:ascii="Times New Roman" w:eastAsiaTheme="minorEastAsia" w:hAnsi="Times New Roman" w:cs="Times New Roman"/>
        </w:rPr>
        <w:t>, under), (</w:t>
      </w:r>
      <w:proofErr w:type="spellStart"/>
      <w:r w:rsidRPr="00C154C0">
        <w:rPr>
          <w:rFonts w:ascii="Times New Roman" w:eastAsiaTheme="minorEastAsia" w:hAnsi="Times New Roman" w:cs="Times New Roman"/>
        </w:rPr>
        <w:t>higher_than</w:t>
      </w:r>
      <w:proofErr w:type="spellEnd"/>
      <w:r w:rsidRPr="00C154C0">
        <w:rPr>
          <w:rFonts w:ascii="Times New Roman" w:eastAsiaTheme="minorEastAsia" w:hAnsi="Times New Roman" w:cs="Times New Roman"/>
        </w:rPr>
        <w:t xml:space="preserve">, </w:t>
      </w:r>
      <w:proofErr w:type="spellStart"/>
      <w:r w:rsidRPr="00C154C0">
        <w:rPr>
          <w:rFonts w:ascii="Times New Roman" w:eastAsiaTheme="minorEastAsia" w:hAnsi="Times New Roman" w:cs="Times New Roman"/>
        </w:rPr>
        <w:t>lower_than</w:t>
      </w:r>
      <w:proofErr w:type="spellEnd"/>
      <w:r w:rsidRPr="00C154C0">
        <w:rPr>
          <w:rFonts w:ascii="Times New Roman" w:eastAsiaTheme="minorEastAsia" w:hAnsi="Times New Roman" w:cs="Times New Roman"/>
        </w:rPr>
        <w:t>), (</w:t>
      </w:r>
      <w:proofErr w:type="spellStart"/>
      <w:r w:rsidRPr="00C154C0">
        <w:rPr>
          <w:rFonts w:ascii="Times New Roman" w:eastAsiaTheme="minorEastAsia" w:hAnsi="Times New Roman" w:cs="Times New Roman"/>
        </w:rPr>
        <w:t>left_of</w:t>
      </w:r>
      <w:proofErr w:type="spellEnd"/>
      <w:r w:rsidRPr="00C154C0">
        <w:rPr>
          <w:rFonts w:ascii="Times New Roman" w:eastAsiaTheme="minorEastAsia" w:hAnsi="Times New Roman" w:cs="Times New Roman"/>
        </w:rPr>
        <w:t xml:space="preserve">, </w:t>
      </w:r>
      <w:proofErr w:type="spellStart"/>
      <w:r w:rsidRPr="00C154C0">
        <w:rPr>
          <w:rFonts w:ascii="Times New Roman" w:eastAsiaTheme="minorEastAsia" w:hAnsi="Times New Roman" w:cs="Times New Roman"/>
        </w:rPr>
        <w:t>right_of</w:t>
      </w:r>
      <w:proofErr w:type="spellEnd"/>
      <w:r w:rsidRPr="00C154C0">
        <w:rPr>
          <w:rFonts w:ascii="Times New Roman" w:eastAsiaTheme="minorEastAsia" w:hAnsi="Times New Roman" w:cs="Times New Roman"/>
        </w:rPr>
        <w:t>), (</w:t>
      </w:r>
      <w:proofErr w:type="spellStart"/>
      <w:r w:rsidRPr="00C154C0">
        <w:rPr>
          <w:rFonts w:ascii="Times New Roman" w:eastAsiaTheme="minorEastAsia" w:hAnsi="Times New Roman" w:cs="Times New Roman"/>
        </w:rPr>
        <w:t>in_front_of</w:t>
      </w:r>
      <w:proofErr w:type="spellEnd"/>
      <w:r w:rsidRPr="00C154C0">
        <w:rPr>
          <w:rFonts w:ascii="Times New Roman" w:eastAsiaTheme="minorEastAsia" w:hAnsi="Times New Roman" w:cs="Times New Roman"/>
        </w:rPr>
        <w:t>, behind)}:</w:t>
      </w:r>
    </w:p>
    <w:p w14:paraId="1B6DCF47" w14:textId="77777777" w:rsidR="00C154C0" w:rsidRDefault="00C154C0" w:rsidP="00C154C0">
      <w:pPr>
        <w:tabs>
          <w:tab w:val="left" w:pos="5072"/>
        </w:tabs>
        <w:jc w:val="both"/>
        <w:rPr>
          <w:rFonts w:ascii="Times New Roman" w:eastAsiaTheme="minorEastAsia" w:hAnsi="Times New Roman" w:cs="Times New Roman"/>
        </w:rPr>
      </w:pPr>
    </w:p>
    <w:p w14:paraId="5EB58639" w14:textId="77777777" w:rsidR="00C154C0" w:rsidRPr="00C154C0" w:rsidRDefault="00000000" w:rsidP="00C154C0">
      <w:pPr>
        <w:tabs>
          <w:tab w:val="left" w:pos="5072"/>
        </w:tabs>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L</m:t>
              </m:r>
            </m:e>
            <m:sub>
              <m:r>
                <m:rPr>
                  <m:nor/>
                </m:rPr>
                <w:rPr>
                  <w:rFonts w:ascii="Times New Roman" w:eastAsiaTheme="minorEastAsia" w:hAnsi="Times New Roman" w:cs="Times New Roman"/>
                </w:rPr>
                <m:t>inv</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d>
                <m:dPr>
                  <m:begChr m:val="|"/>
                  <m:endChr m:val="|"/>
                  <m:ctrlPr>
                    <w:rPr>
                      <w:rFonts w:ascii="Cambria Math" w:eastAsiaTheme="minorEastAsia" w:hAnsi="Cambria Math" w:cs="Times New Roman"/>
                    </w:rPr>
                  </m:ctrlPr>
                </m:dPr>
                <m:e>
                  <m:r>
                    <m:rPr>
                      <m:scr m:val="script"/>
                      <m:sty m:val="p"/>
                    </m:rPr>
                    <w:rPr>
                      <w:rFonts w:ascii="Cambria Math" w:eastAsiaTheme="minorEastAsia" w:hAnsi="Cambria Math" w:cs="Times New Roman"/>
                    </w:rPr>
                    <m:t>P</m:t>
                  </m:r>
                </m:e>
              </m:d>
            </m:den>
          </m:f>
          <m:nary>
            <m:naryPr>
              <m:chr m:val="∑"/>
              <m:limLoc m:val="undOvr"/>
              <m:supHide m:val="1"/>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R,</m:t>
                  </m:r>
                  <m:sSup>
                    <m:sSupPr>
                      <m:ctrlPr>
                        <w:rPr>
                          <w:rFonts w:ascii="Cambria Math" w:eastAsiaTheme="minorEastAsia" w:hAnsi="Cambria Math" w:cs="Times New Roman"/>
                        </w:rPr>
                      </m:ctrlPr>
                    </m:sSupPr>
                    <m:e>
                      <m:r>
                        <w:rPr>
                          <w:rFonts w:ascii="Cambria Math" w:eastAsiaTheme="minorEastAsia" w:hAnsi="Cambria Math" w:cs="Times New Roman"/>
                        </w:rPr>
                        <m:t>R</m:t>
                      </m:r>
                    </m:e>
                    <m:sup>
                      <m:r>
                        <w:rPr>
                          <w:rFonts w:ascii="Cambria Math" w:eastAsiaTheme="minorEastAsia" w:hAnsi="Cambria Math" w:cs="Times New Roman"/>
                        </w:rPr>
                        <m:t>-1</m:t>
                      </m:r>
                    </m:sup>
                  </m:sSup>
                </m:e>
              </m:d>
              <m:r>
                <w:rPr>
                  <w:rFonts w:ascii="Cambria Math" w:eastAsiaTheme="minorEastAsia" w:hAnsi="Cambria Math" w:cs="Times New Roman"/>
                </w:rPr>
                <m:t>∈</m:t>
              </m:r>
              <m:r>
                <m:rPr>
                  <m:scr m:val="script"/>
                  <m:sty m:val="p"/>
                </m:rPr>
                <w:rPr>
                  <w:rFonts w:ascii="Cambria Math" w:eastAsiaTheme="minorEastAsia" w:hAnsi="Cambria Math" w:cs="Times New Roman"/>
                </w:rPr>
                <m:t>P</m:t>
              </m:r>
            </m:sub>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R</m:t>
                          </m:r>
                          <m:d>
                            <m:dPr>
                              <m:ctrlPr>
                                <w:rPr>
                                  <w:rFonts w:ascii="Cambria Math" w:eastAsiaTheme="minorEastAsia" w:hAnsi="Cambria Math" w:cs="Times New Roman"/>
                                </w:rPr>
                              </m:ctrlPr>
                            </m:dPr>
                            <m:e>
                              <m:r>
                                <w:rPr>
                                  <w:rFonts w:ascii="Cambria Math" w:eastAsiaTheme="minorEastAsia" w:hAnsi="Cambria Math" w:cs="Times New Roman"/>
                                </w:rPr>
                                <m:t>A,B</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p</m:t>
                          </m:r>
                        </m:e>
                        <m:sub>
                          <m:sSup>
                            <m:sSupPr>
                              <m:ctrlPr>
                                <w:rPr>
                                  <w:rFonts w:ascii="Cambria Math" w:eastAsiaTheme="minorEastAsia" w:hAnsi="Cambria Math" w:cs="Times New Roman"/>
                                </w:rPr>
                              </m:ctrlPr>
                            </m:sSupPr>
                            <m:e>
                              <m:r>
                                <w:rPr>
                                  <w:rFonts w:ascii="Cambria Math" w:eastAsiaTheme="minorEastAsia" w:hAnsi="Cambria Math" w:cs="Times New Roman"/>
                                </w:rPr>
                                <m:t>R</m:t>
                              </m:r>
                            </m:e>
                            <m:sup>
                              <m:r>
                                <w:rPr>
                                  <w:rFonts w:ascii="Cambria Math" w:eastAsiaTheme="minorEastAsia" w:hAnsi="Cambria Math" w:cs="Times New Roman"/>
                                </w:rPr>
                                <m:t>-1</m:t>
                              </m:r>
                            </m:sup>
                          </m:sSup>
                          <m:d>
                            <m:dPr>
                              <m:ctrlPr>
                                <w:rPr>
                                  <w:rFonts w:ascii="Cambria Math" w:eastAsiaTheme="minorEastAsia" w:hAnsi="Cambria Math" w:cs="Times New Roman"/>
                                </w:rPr>
                              </m:ctrlPr>
                            </m:dPr>
                            <m:e>
                              <m:r>
                                <w:rPr>
                                  <w:rFonts w:ascii="Cambria Math" w:eastAsiaTheme="minorEastAsia" w:hAnsi="Cambria Math" w:cs="Times New Roman"/>
                                </w:rPr>
                                <m:t>B,A</m:t>
                              </m:r>
                            </m:e>
                          </m:d>
                        </m:sub>
                      </m:sSub>
                    </m:e>
                  </m:d>
                </m:e>
                <m:sup>
                  <m:r>
                    <w:rPr>
                      <w:rFonts w:ascii="Cambria Math" w:eastAsiaTheme="minorEastAsia" w:hAnsi="Cambria Math" w:cs="Times New Roman"/>
                    </w:rPr>
                    <m:t>2</m:t>
                  </m:r>
                </m:sup>
              </m:sSup>
            </m:e>
          </m:nary>
        </m:oMath>
      </m:oMathPara>
    </w:p>
    <w:p w14:paraId="74EB11B8" w14:textId="77777777" w:rsidR="00C154C0" w:rsidRDefault="00C154C0" w:rsidP="00C154C0">
      <w:pPr>
        <w:tabs>
          <w:tab w:val="left" w:pos="5072"/>
        </w:tabs>
        <w:jc w:val="both"/>
        <w:rPr>
          <w:rFonts w:ascii="Times New Roman" w:eastAsiaTheme="minorEastAsia" w:hAnsi="Times New Roman" w:cs="Times New Roman"/>
        </w:rPr>
      </w:pPr>
    </w:p>
    <w:p w14:paraId="7913B7F3" w14:textId="77777777"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lastRenderedPageBreak/>
        <w:t xml:space="preserve">A metric-regularisation term, summed across all four </w:t>
      </w:r>
      <w:proofErr w:type="spellStart"/>
      <w:r w:rsidRPr="00C154C0">
        <w:rPr>
          <w:rFonts w:ascii="Times New Roman" w:eastAsiaTheme="minorEastAsia" w:hAnsi="Times New Roman" w:cs="Times New Roman"/>
        </w:rPr>
        <w:t>GeoKAN</w:t>
      </w:r>
      <w:proofErr w:type="spellEnd"/>
      <w:r w:rsidRPr="00C154C0">
        <w:rPr>
          <w:rFonts w:ascii="Times New Roman" w:eastAsiaTheme="minorEastAsia" w:hAnsi="Times New Roman" w:cs="Times New Roman"/>
        </w:rPr>
        <w:t xml:space="preserve"> layers in both heads (Section 4.5), penalises the squared logarithm of the learned metric g (Equation 8), pulling it back toward the identity warp whenever the data gives no strong reason to deviate from it. Formally,</w:t>
      </w:r>
    </w:p>
    <w:p w14:paraId="0484EC14" w14:textId="77777777" w:rsidR="00C154C0" w:rsidRDefault="00C154C0" w:rsidP="00C154C0">
      <w:pPr>
        <w:tabs>
          <w:tab w:val="left" w:pos="5072"/>
        </w:tabs>
        <w:jc w:val="both"/>
        <w:rPr>
          <w:rFonts w:ascii="Times New Roman" w:eastAsiaTheme="minorEastAsia" w:hAnsi="Times New Roman" w:cs="Times New Roman"/>
        </w:rPr>
      </w:pPr>
    </w:p>
    <w:p w14:paraId="7A61660C" w14:textId="77777777" w:rsidR="00C154C0" w:rsidRPr="00C154C0" w:rsidRDefault="00C154C0" w:rsidP="00C154C0">
      <w:pPr>
        <w:tabs>
          <w:tab w:val="left" w:pos="5072"/>
        </w:tabs>
        <w:jc w:val="both"/>
        <w:rPr>
          <w:rFonts w:ascii="Times New Roman" w:eastAsiaTheme="minorEastAsia" w:hAnsi="Times New Roman" w:cs="Times New Roman"/>
        </w:rPr>
      </w:pPr>
      <m:oMathPara>
        <m:oMath>
          <m:r>
            <w:rPr>
              <w:rFonts w:ascii="Cambria Math" w:eastAsiaTheme="minorEastAsia" w:hAnsi="Cambria Math" w:cs="Times New Roman"/>
            </w:rPr>
            <m:t>L=</m:t>
          </m:r>
          <m:sSub>
            <m:sSubPr>
              <m:ctrlPr>
                <w:rPr>
                  <w:rFonts w:ascii="Cambria Math" w:eastAsiaTheme="minorEastAsia" w:hAnsi="Cambria Math" w:cs="Times New Roman"/>
                </w:rPr>
              </m:ctrlPr>
            </m:sSubPr>
            <m:e>
              <m:r>
                <w:rPr>
                  <w:rFonts w:ascii="Cambria Math" w:eastAsiaTheme="minorEastAsia" w:hAnsi="Cambria Math" w:cs="Times New Roman"/>
                </w:rPr>
                <m:t>L</m:t>
              </m:r>
            </m:e>
            <m:sub>
              <m:r>
                <m:rPr>
                  <m:nor/>
                </m:rPr>
                <w:rPr>
                  <w:rFonts w:ascii="Times New Roman" w:eastAsiaTheme="minorEastAsia" w:hAnsi="Times New Roman" w:cs="Times New Roman"/>
                </w:rPr>
                <m:t>ASL</m:t>
              </m:r>
            </m:sub>
          </m:sSub>
          <m:r>
            <w:rPr>
              <w:rFonts w:ascii="Cambria Math" w:eastAsiaTheme="minorEastAsia" w:hAnsi="Cambria Math" w:cs="Times New Roman"/>
            </w:rPr>
            <m:t>+0.1⋅</m:t>
          </m:r>
          <m:sSub>
            <m:sSubPr>
              <m:ctrlPr>
                <w:rPr>
                  <w:rFonts w:ascii="Cambria Math" w:eastAsiaTheme="minorEastAsia" w:hAnsi="Cambria Math" w:cs="Times New Roman"/>
                </w:rPr>
              </m:ctrlPr>
            </m:sSubPr>
            <m:e>
              <m:r>
                <w:rPr>
                  <w:rFonts w:ascii="Cambria Math" w:eastAsiaTheme="minorEastAsia" w:hAnsi="Cambria Math" w:cs="Times New Roman"/>
                </w:rPr>
                <m:t>L</m:t>
              </m:r>
            </m:e>
            <m:sub>
              <m:r>
                <m:rPr>
                  <m:nor/>
                </m:rPr>
                <w:rPr>
                  <w:rFonts w:ascii="Times New Roman" w:eastAsiaTheme="minorEastAsia" w:hAnsi="Times New Roman" w:cs="Times New Roman"/>
                </w:rPr>
                <m:t>inv</m:t>
              </m:r>
            </m:sub>
          </m:sSub>
          <m:r>
            <w:rPr>
              <w:rFonts w:ascii="Cambria Math" w:eastAsiaTheme="minorEastAsia" w:hAnsi="Cambria Math" w:cs="Times New Roman"/>
            </w:rPr>
            <m:t>+λ⋅</m:t>
          </m:r>
          <m:sSub>
            <m:sSubPr>
              <m:ctrlPr>
                <w:rPr>
                  <w:rFonts w:ascii="Cambria Math" w:eastAsiaTheme="minorEastAsia" w:hAnsi="Cambria Math" w:cs="Times New Roman"/>
                </w:rPr>
              </m:ctrlPr>
            </m:sSubPr>
            <m:e>
              <m:r>
                <w:rPr>
                  <w:rFonts w:ascii="Cambria Math" w:eastAsiaTheme="minorEastAsia" w:hAnsi="Cambria Math" w:cs="Times New Roman"/>
                </w:rPr>
                <m:t>L</m:t>
              </m:r>
            </m:e>
            <m:sub>
              <m:r>
                <m:rPr>
                  <m:nor/>
                </m:rPr>
                <w:rPr>
                  <w:rFonts w:ascii="Times New Roman" w:eastAsiaTheme="minorEastAsia" w:hAnsi="Times New Roman" w:cs="Times New Roman"/>
                </w:rPr>
                <m:t>metric</m:t>
              </m:r>
            </m:sub>
          </m:sSub>
          <m:r>
            <w:rPr>
              <w:rFonts w:ascii="Cambria Math" w:eastAsiaTheme="minorEastAsia" w:hAnsi="Cambria Math" w:cs="Times New Roman"/>
            </w:rPr>
            <m:t>,  λ=1×</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-4</m:t>
              </m:r>
            </m:sup>
          </m:sSup>
        </m:oMath>
      </m:oMathPara>
    </w:p>
    <w:p w14:paraId="0594CFB3" w14:textId="77777777" w:rsidR="00C154C0" w:rsidRDefault="00C154C0" w:rsidP="00C154C0">
      <w:pPr>
        <w:tabs>
          <w:tab w:val="left" w:pos="5072"/>
        </w:tabs>
        <w:jc w:val="both"/>
        <w:rPr>
          <w:rFonts w:ascii="Times New Roman" w:eastAsiaTheme="minorEastAsia" w:hAnsi="Times New Roman" w:cs="Times New Roman"/>
        </w:rPr>
      </w:pPr>
    </w:p>
    <w:p w14:paraId="38F0CAE3" w14:textId="77777777" w:rsidR="00C154C0" w:rsidRDefault="00C154C0" w:rsidP="00C154C0">
      <w:pPr>
        <w:tabs>
          <w:tab w:val="left" w:pos="5072"/>
        </w:tabs>
        <w:jc w:val="both"/>
        <w:rPr>
          <w:rFonts w:ascii="Times New Roman" w:eastAsiaTheme="minorEastAsia" w:hAnsi="Times New Roman" w:cs="Times New Roman"/>
        </w:rPr>
      </w:pPr>
      <w:r w:rsidRPr="00C154C0">
        <w:rPr>
          <w:rFonts w:ascii="Times New Roman" w:eastAsiaTheme="minorEastAsia" w:hAnsi="Times New Roman" w:cs="Times New Roman"/>
        </w:rPr>
        <w:t>the three terms are summed directly with no further balancing.</w:t>
      </w:r>
    </w:p>
    <w:p w14:paraId="08A43D89" w14:textId="77777777" w:rsidR="00C154C0" w:rsidRDefault="00C154C0" w:rsidP="00C154C0">
      <w:pPr>
        <w:tabs>
          <w:tab w:val="left" w:pos="5072"/>
        </w:tabs>
        <w:jc w:val="both"/>
        <w:rPr>
          <w:rFonts w:ascii="Times New Roman" w:eastAsiaTheme="minorEastAsia" w:hAnsi="Times New Roman" w:cs="Times New Roman"/>
        </w:rPr>
      </w:pPr>
    </w:p>
    <w:p w14:paraId="1FD966CC" w14:textId="77777777" w:rsidR="00C154C0" w:rsidRDefault="00C154C0" w:rsidP="00C154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b/>
          <w:bCs/>
        </w:rPr>
        <w:t>Negative edge subsampling:</w:t>
      </w:r>
      <w:r w:rsidRPr="00C154C0">
        <w:rPr>
          <w:rFonts w:ascii="Times New Roman" w:eastAsiaTheme="minorEastAsia" w:hAnsi="Times New Roman" w:cs="Times New Roman"/>
        </w:rPr>
        <w:t xml:space="preserve"> Independently of the loss weighting above, every training batch is rebalanced before the forward pass: all positive edges are retained, and negative edges are randomly subsampled so that positives make up 30% of the batch — addressing the imbalance at the data level, not only at the loss level.</w:t>
      </w:r>
    </w:p>
    <w:p w14:paraId="72495229" w14:textId="77777777" w:rsidR="00E621C0" w:rsidRDefault="00E621C0" w:rsidP="00C154C0">
      <w:pPr>
        <w:tabs>
          <w:tab w:val="left" w:pos="5072"/>
        </w:tabs>
        <w:jc w:val="both"/>
        <w:rPr>
          <w:rFonts w:ascii="Times New Roman" w:eastAsiaTheme="minorEastAsia" w:hAnsi="Times New Roman" w:cs="Times New Roman"/>
        </w:rPr>
      </w:pPr>
    </w:p>
    <w:p w14:paraId="01E1D5A0" w14:textId="77777777" w:rsidR="00E621C0" w:rsidRDefault="00E621C0" w:rsidP="00C154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b/>
          <w:bCs/>
        </w:rPr>
        <w:t>Optimisation and schedule:</w:t>
      </w:r>
      <w:r w:rsidRPr="00E621C0">
        <w:rPr>
          <w:rFonts w:ascii="Times New Roman" w:eastAsiaTheme="minorEastAsia" w:hAnsi="Times New Roman" w:cs="Times New Roman"/>
        </w:rPr>
        <w:t xml:space="preserve"> All variants are trained with </w:t>
      </w:r>
      <w:proofErr w:type="spellStart"/>
      <w:r w:rsidRPr="00E621C0">
        <w:rPr>
          <w:rFonts w:ascii="Times New Roman" w:eastAsiaTheme="minorEastAsia" w:hAnsi="Times New Roman" w:cs="Times New Roman"/>
        </w:rPr>
        <w:t>AdamW</w:t>
      </w:r>
      <w:proofErr w:type="spellEnd"/>
      <w:r w:rsidRPr="00E621C0">
        <w:rPr>
          <w:rFonts w:ascii="Times New Roman" w:eastAsiaTheme="minorEastAsia" w:hAnsi="Times New Roman" w:cs="Times New Roman"/>
        </w:rPr>
        <w:t xml:space="preserve"> for up to 100 epochs, gradients clipped to a maximum norm of 2.0, with early stopping after 15 epochs without validation F1 improvement. The learning rate follows a linear warmup, then cosine decay to zero over the remaining epochs. The RBF and Wavelet variants use a peak learning rate of 2×10⁻³ with a 5-epoch warmup; the Gamma variant — whose metric is a single scalar per dimension rather than a full </w:t>
      </w:r>
      <w:proofErr w:type="spellStart"/>
      <w:r w:rsidRPr="00E621C0">
        <w:rPr>
          <w:rFonts w:ascii="Times New Roman" w:eastAsiaTheme="minorEastAsia" w:hAnsi="Times New Roman" w:cs="Times New Roman"/>
        </w:rPr>
        <w:t>MetricNet</w:t>
      </w:r>
      <w:proofErr w:type="spellEnd"/>
      <w:r w:rsidRPr="00E621C0">
        <w:rPr>
          <w:rFonts w:ascii="Times New Roman" w:eastAsiaTheme="minorEastAsia" w:hAnsi="Times New Roman" w:cs="Times New Roman"/>
        </w:rPr>
        <w:t xml:space="preserve"> — uses a lower peak rate of 5×10⁻⁴ with an extended 10-epoch warmup, which was found necessary to keep the scalar metric from oscillating early in training, before the rest of the network has stabilised.</w:t>
      </w:r>
    </w:p>
    <w:p w14:paraId="4FCD0FCD" w14:textId="77777777" w:rsidR="00E621C0" w:rsidRDefault="00E621C0" w:rsidP="00C154C0">
      <w:pPr>
        <w:tabs>
          <w:tab w:val="left" w:pos="5072"/>
        </w:tabs>
        <w:jc w:val="both"/>
        <w:rPr>
          <w:rFonts w:ascii="Times New Roman" w:eastAsiaTheme="minorEastAsia" w:hAnsi="Times New Roman" w:cs="Times New Roman"/>
        </w:rPr>
      </w:pPr>
    </w:p>
    <w:p w14:paraId="08E3F98E" w14:textId="77777777" w:rsidR="00E621C0" w:rsidRDefault="00E621C0" w:rsidP="00C154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b/>
          <w:bCs/>
        </w:rPr>
        <w:t>Data augmentation:</w:t>
      </w:r>
      <w:r w:rsidRPr="00E621C0">
        <w:rPr>
          <w:rFonts w:ascii="Times New Roman" w:eastAsiaTheme="minorEastAsia" w:hAnsi="Times New Roman" w:cs="Times New Roman"/>
        </w:rPr>
        <w:t xml:space="preserve"> The training set is expanded sevenfold per scene through six geometric transforms — rotation by 90°, 180°, and 270° about the vertical axis, mirroring along each horizontal axis, and small Gaussian jitter of object centroids — with node features, edge features, and relation labels all transformed consistently under each operation. Scenes containing at least one instance of the rarest relations receive two further mirrored copies beyond this sevenfold expansion, a second, targeted oversampling mechanism layered on top of the per-relation loss weighting above.</w:t>
      </w:r>
    </w:p>
    <w:p w14:paraId="2CE96B0B" w14:textId="77777777" w:rsidR="00E621C0" w:rsidRDefault="00E621C0" w:rsidP="00C154C0">
      <w:pPr>
        <w:tabs>
          <w:tab w:val="left" w:pos="5072"/>
        </w:tabs>
        <w:jc w:val="both"/>
        <w:rPr>
          <w:rFonts w:ascii="Times New Roman" w:eastAsiaTheme="minorEastAsia" w:hAnsi="Times New Roman" w:cs="Times New Roman"/>
        </w:rPr>
      </w:pPr>
    </w:p>
    <w:p w14:paraId="11BC5027" w14:textId="77777777" w:rsidR="00E621C0" w:rsidRDefault="00E621C0" w:rsidP="00C154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b/>
          <w:bCs/>
        </w:rPr>
        <w:t>Threshold calibration:</w:t>
      </w:r>
      <w:r w:rsidRPr="00E621C0">
        <w:rPr>
          <w:rFonts w:ascii="Times New Roman" w:eastAsiaTheme="minorEastAsia" w:hAnsi="Times New Roman" w:cs="Times New Roman"/>
        </w:rPr>
        <w:t xml:space="preserve"> Once training converges, a per-relation decision threshold is selected by sweeping [0.10, 0.90] in steps of 0.05 on the validation set and keeping the value maximising that relation's F1 — rather than a single global threshold of 0.5 — since the ten relations differ substantially in base rate and calibration. These tuned thresholds are then fixed for the evaluation reported in Chapters 5 and 6.</w:t>
      </w:r>
    </w:p>
    <w:p w14:paraId="005BA2C4" w14:textId="77777777" w:rsidR="00E621C0" w:rsidRDefault="00E621C0" w:rsidP="00C154C0">
      <w:pPr>
        <w:tabs>
          <w:tab w:val="left" w:pos="5072"/>
        </w:tabs>
        <w:jc w:val="both"/>
        <w:rPr>
          <w:rFonts w:ascii="Times New Roman" w:eastAsiaTheme="minorEastAsia" w:hAnsi="Times New Roman" w:cs="Times New Roman"/>
        </w:rPr>
      </w:pPr>
    </w:p>
    <w:p w14:paraId="567FEE54" w14:textId="3DA9C6F5" w:rsidR="00E621C0" w:rsidRDefault="00E621C0" w:rsidP="00C154C0">
      <w:pPr>
        <w:tabs>
          <w:tab w:val="left" w:pos="5072"/>
        </w:tabs>
        <w:jc w:val="both"/>
        <w:rPr>
          <w:rFonts w:ascii="Times New Roman" w:eastAsiaTheme="minorEastAsia" w:hAnsi="Times New Roman" w:cs="Times New Roman"/>
          <w:b/>
          <w:bCs/>
          <w:sz w:val="20"/>
          <w:szCs w:val="20"/>
        </w:rPr>
      </w:pPr>
      <w:bookmarkStart w:id="162" w:name="_Toc234182203"/>
      <w:bookmarkStart w:id="163" w:name="_Toc234194917"/>
      <w:r>
        <w:rPr>
          <w:rFonts w:ascii="Times New Roman" w:hAnsi="Times New Roman" w:cs="Times New Roman"/>
          <w:b/>
          <w:sz w:val="20"/>
          <w:szCs w:val="20"/>
        </w:rPr>
        <w:lastRenderedPageBreak/>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6</w:t>
      </w:r>
      <w:r>
        <w:rPr>
          <w:rFonts w:ascii="Times New Roman" w:hAnsi="Times New Roman" w:cs="Times New Roman"/>
          <w:b/>
          <w:sz w:val="20"/>
          <w:szCs w:val="20"/>
        </w:rPr>
        <w:fldChar w:fldCharType="end"/>
      </w:r>
      <w:r>
        <w:rPr>
          <w:rFonts w:ascii="Times New Roman" w:hAnsi="Times New Roman" w:cs="Times New Roman"/>
          <w:b/>
          <w:sz w:val="20"/>
          <w:szCs w:val="20"/>
        </w:rPr>
        <w:t>. Training hyperparameters (shared across all variants unless noted).</w:t>
      </w:r>
      <w:bookmarkEnd w:id="162"/>
      <w:bookmarkEnd w:id="163"/>
    </w:p>
    <w:p w14:paraId="04E6DE0B" w14:textId="77777777" w:rsidR="00E621C0" w:rsidRDefault="00E621C0" w:rsidP="00C154C0">
      <w:pPr>
        <w:tabs>
          <w:tab w:val="left" w:pos="5072"/>
        </w:tabs>
        <w:jc w:val="both"/>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4959"/>
        <w:gridCol w:w="4057"/>
      </w:tblGrid>
      <w:tr w:rsidR="00E621C0" w:rsidRPr="00E621C0" w14:paraId="3A6077E1" w14:textId="77777777" w:rsidTr="00E621C0">
        <w:trPr>
          <w:trHeight w:val="413"/>
        </w:trPr>
        <w:tc>
          <w:tcPr>
            <w:tcW w:w="4959" w:type="dxa"/>
          </w:tcPr>
          <w:p w14:paraId="27E0FF79"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Hyperparameter</w:t>
            </w:r>
          </w:p>
        </w:tc>
        <w:tc>
          <w:tcPr>
            <w:tcW w:w="4057" w:type="dxa"/>
          </w:tcPr>
          <w:p w14:paraId="7DB596A0"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Value</w:t>
            </w:r>
          </w:p>
        </w:tc>
      </w:tr>
      <w:tr w:rsidR="00E621C0" w:rsidRPr="00E621C0" w14:paraId="4FC9BDEA" w14:textId="77777777">
        <w:tc>
          <w:tcPr>
            <w:tcW w:w="4959" w:type="dxa"/>
          </w:tcPr>
          <w:p w14:paraId="21E3C10A"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Optimizer</w:t>
            </w:r>
          </w:p>
        </w:tc>
        <w:tc>
          <w:tcPr>
            <w:tcW w:w="4057" w:type="dxa"/>
          </w:tcPr>
          <w:p w14:paraId="39716F5B" w14:textId="77777777" w:rsidR="00E621C0" w:rsidRPr="00E621C0" w:rsidRDefault="00E621C0" w:rsidP="00E5324C">
            <w:pPr>
              <w:jc w:val="both"/>
              <w:rPr>
                <w:rFonts w:ascii="Times New Roman" w:eastAsiaTheme="minorEastAsia" w:hAnsi="Times New Roman" w:cs="Times New Roman"/>
                <w:sz w:val="20"/>
                <w:szCs w:val="20"/>
              </w:rPr>
            </w:pPr>
            <w:proofErr w:type="spellStart"/>
            <w:r w:rsidRPr="00E621C0">
              <w:rPr>
                <w:rFonts w:ascii="Times New Roman" w:eastAsiaTheme="minorEastAsia" w:hAnsi="Times New Roman" w:cs="Times New Roman"/>
                <w:sz w:val="20"/>
                <w:szCs w:val="20"/>
              </w:rPr>
              <w:t>AdamW</w:t>
            </w:r>
            <w:proofErr w:type="spellEnd"/>
            <w:r w:rsidRPr="00E621C0">
              <w:rPr>
                <w:rFonts w:ascii="Times New Roman" w:eastAsiaTheme="minorEastAsia" w:hAnsi="Times New Roman" w:cs="Times New Roman"/>
                <w:sz w:val="20"/>
                <w:szCs w:val="20"/>
              </w:rPr>
              <w:t xml:space="preserve"> (weight decay 1x10^-4)</w:t>
            </w:r>
          </w:p>
        </w:tc>
      </w:tr>
      <w:tr w:rsidR="00E621C0" w:rsidRPr="00E621C0" w14:paraId="1A90CA6E" w14:textId="77777777">
        <w:tc>
          <w:tcPr>
            <w:tcW w:w="4959" w:type="dxa"/>
          </w:tcPr>
          <w:p w14:paraId="09879B45"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Learning rate</w:t>
            </w:r>
          </w:p>
        </w:tc>
        <w:tc>
          <w:tcPr>
            <w:tcW w:w="4057" w:type="dxa"/>
          </w:tcPr>
          <w:p w14:paraId="325C50B4"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2x10^-3 (5x10^-4 for Gamma)</w:t>
            </w:r>
          </w:p>
        </w:tc>
      </w:tr>
      <w:tr w:rsidR="00E621C0" w:rsidRPr="00E621C0" w14:paraId="567D10A3" w14:textId="77777777">
        <w:tc>
          <w:tcPr>
            <w:tcW w:w="4959" w:type="dxa"/>
          </w:tcPr>
          <w:p w14:paraId="3FB2AAEA"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Warmup</w:t>
            </w:r>
          </w:p>
        </w:tc>
        <w:tc>
          <w:tcPr>
            <w:tcW w:w="4057" w:type="dxa"/>
          </w:tcPr>
          <w:p w14:paraId="44539B63"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5 epochs (10 for Gamma), then cosine decay</w:t>
            </w:r>
          </w:p>
        </w:tc>
      </w:tr>
      <w:tr w:rsidR="00E621C0" w:rsidRPr="00E621C0" w14:paraId="6A6BB5E1" w14:textId="77777777">
        <w:tc>
          <w:tcPr>
            <w:tcW w:w="4959" w:type="dxa"/>
          </w:tcPr>
          <w:p w14:paraId="16F417BB"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Maximum epochs</w:t>
            </w:r>
          </w:p>
        </w:tc>
        <w:tc>
          <w:tcPr>
            <w:tcW w:w="4057" w:type="dxa"/>
          </w:tcPr>
          <w:p w14:paraId="2D3F2498"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100, early stopping with patience 15</w:t>
            </w:r>
          </w:p>
        </w:tc>
      </w:tr>
      <w:tr w:rsidR="00E621C0" w:rsidRPr="00E621C0" w14:paraId="235FEF20" w14:textId="77777777">
        <w:tc>
          <w:tcPr>
            <w:tcW w:w="4959" w:type="dxa"/>
          </w:tcPr>
          <w:p w14:paraId="412D70B3"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Batch size</w:t>
            </w:r>
          </w:p>
        </w:tc>
        <w:tc>
          <w:tcPr>
            <w:tcW w:w="4057" w:type="dxa"/>
          </w:tcPr>
          <w:p w14:paraId="07495574"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8 scene graphs per batch</w:t>
            </w:r>
          </w:p>
        </w:tc>
      </w:tr>
      <w:tr w:rsidR="00E621C0" w:rsidRPr="00E621C0" w14:paraId="62232868" w14:textId="77777777">
        <w:tc>
          <w:tcPr>
            <w:tcW w:w="4959" w:type="dxa"/>
          </w:tcPr>
          <w:p w14:paraId="32656A01"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Gradient clipping</w:t>
            </w:r>
          </w:p>
        </w:tc>
        <w:tc>
          <w:tcPr>
            <w:tcW w:w="4057" w:type="dxa"/>
          </w:tcPr>
          <w:p w14:paraId="77A077DC"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Max norm 2.0</w:t>
            </w:r>
          </w:p>
        </w:tc>
      </w:tr>
      <w:tr w:rsidR="00E621C0" w:rsidRPr="00E621C0" w14:paraId="0C8D6E62" w14:textId="77777777">
        <w:tc>
          <w:tcPr>
            <w:tcW w:w="4959" w:type="dxa"/>
          </w:tcPr>
          <w:p w14:paraId="79D216CA"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Negative edge subsampling</w:t>
            </w:r>
          </w:p>
        </w:tc>
        <w:tc>
          <w:tcPr>
            <w:tcW w:w="4057" w:type="dxa"/>
          </w:tcPr>
          <w:p w14:paraId="0BC12AA3"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30% target positive rate per batch</w:t>
            </w:r>
          </w:p>
        </w:tc>
      </w:tr>
      <w:tr w:rsidR="00E621C0" w:rsidRPr="00E621C0" w14:paraId="306E50B1" w14:textId="77777777">
        <w:tc>
          <w:tcPr>
            <w:tcW w:w="4959" w:type="dxa"/>
          </w:tcPr>
          <w:p w14:paraId="28D05DCD"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Positive-class weight cap</w:t>
            </w:r>
          </w:p>
        </w:tc>
        <w:tc>
          <w:tcPr>
            <w:tcW w:w="4057" w:type="dxa"/>
          </w:tcPr>
          <w:p w14:paraId="5CAB3DCA"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8.0</w:t>
            </w:r>
          </w:p>
        </w:tc>
      </w:tr>
      <w:tr w:rsidR="00E621C0" w:rsidRPr="00E621C0" w14:paraId="186B93A1" w14:textId="77777777">
        <w:tc>
          <w:tcPr>
            <w:tcW w:w="4959" w:type="dxa"/>
          </w:tcPr>
          <w:p w14:paraId="131A55C5"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Data augmentation</w:t>
            </w:r>
          </w:p>
        </w:tc>
        <w:tc>
          <w:tcPr>
            <w:tcW w:w="4057" w:type="dxa"/>
          </w:tcPr>
          <w:p w14:paraId="74591445"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x7 (6 geometric transforms + original)</w:t>
            </w:r>
          </w:p>
        </w:tc>
      </w:tr>
      <w:tr w:rsidR="00E621C0" w:rsidRPr="00E621C0" w14:paraId="3552A128" w14:textId="77777777">
        <w:tc>
          <w:tcPr>
            <w:tcW w:w="4959" w:type="dxa"/>
          </w:tcPr>
          <w:p w14:paraId="720B4500"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Metric regularization weight (lambda)</w:t>
            </w:r>
          </w:p>
        </w:tc>
        <w:tc>
          <w:tcPr>
            <w:tcW w:w="4057" w:type="dxa"/>
          </w:tcPr>
          <w:p w14:paraId="35631613" w14:textId="77777777" w:rsidR="00E621C0" w:rsidRPr="00E621C0" w:rsidRDefault="00E621C0" w:rsidP="00E5324C">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1x10^-4</w:t>
            </w:r>
          </w:p>
        </w:tc>
      </w:tr>
    </w:tbl>
    <w:p w14:paraId="3DFD5598" w14:textId="77777777" w:rsidR="00E621C0" w:rsidRDefault="00E621C0" w:rsidP="00E621C0">
      <w:pPr>
        <w:tabs>
          <w:tab w:val="left" w:pos="5072"/>
        </w:tabs>
        <w:jc w:val="both"/>
        <w:rPr>
          <w:rFonts w:ascii="Times New Roman" w:eastAsiaTheme="minorEastAsia" w:hAnsi="Times New Roman" w:cs="Times New Roman"/>
          <w:sz w:val="20"/>
          <w:szCs w:val="20"/>
        </w:rPr>
      </w:pPr>
    </w:p>
    <w:p w14:paraId="3AC98ECC" w14:textId="77777777" w:rsidR="00E621C0" w:rsidRDefault="00E621C0" w:rsidP="00E621C0">
      <w:pPr>
        <w:tabs>
          <w:tab w:val="left" w:pos="5072"/>
        </w:tabs>
        <w:jc w:val="both"/>
        <w:rPr>
          <w:rFonts w:ascii="Times New Roman" w:eastAsiaTheme="minorEastAsia" w:hAnsi="Times New Roman" w:cs="Times New Roman"/>
          <w:sz w:val="20"/>
          <w:szCs w:val="20"/>
        </w:rPr>
      </w:pPr>
    </w:p>
    <w:p w14:paraId="6177F522" w14:textId="77777777" w:rsidR="00E621C0" w:rsidRPr="00E621C0" w:rsidRDefault="00E621C0" w:rsidP="00E621C0">
      <w:pPr>
        <w:tabs>
          <w:tab w:val="left" w:pos="5072"/>
        </w:tabs>
        <w:jc w:val="both"/>
        <w:rPr>
          <w:rFonts w:ascii="Times New Roman" w:eastAsiaTheme="minorEastAsia" w:hAnsi="Times New Roman" w:cs="Times New Roman"/>
          <w:b/>
          <w:bCs/>
        </w:rPr>
      </w:pPr>
    </w:p>
    <w:p w14:paraId="52040F10" w14:textId="77777777" w:rsidR="00E621C0" w:rsidRDefault="00E621C0" w:rsidP="00E621C0">
      <w:pPr>
        <w:pStyle w:val="Heading2"/>
        <w:tabs>
          <w:tab w:val="left" w:pos="5072"/>
        </w:tabs>
        <w:jc w:val="both"/>
        <w:rPr>
          <w:rFonts w:ascii="Times New Roman" w:eastAsiaTheme="minorEastAsia" w:hAnsi="Times New Roman" w:cs="Times New Roman"/>
          <w:b/>
          <w:bCs/>
        </w:rPr>
      </w:pPr>
      <w:bookmarkStart w:id="164" w:name="_Toc234182265"/>
      <w:bookmarkStart w:id="165" w:name="idxbm1032"/>
      <w:r w:rsidRPr="00E621C0">
        <w:rPr>
          <w:rFonts w:ascii="Times New Roman" w:eastAsiaTheme="minorEastAsia" w:hAnsi="Times New Roman" w:cs="Times New Roman"/>
          <w:b/>
          <w:bCs/>
          <w:color w:val="000000"/>
          <w:sz w:val="26"/>
        </w:rPr>
        <w:t>4.8 Symbolic Consistency Repair</w:t>
      </w:r>
      <w:bookmarkEnd w:id="164"/>
      <w:bookmarkEnd w:id="165"/>
    </w:p>
    <w:p w14:paraId="00C2C05E" w14:textId="77777777" w:rsidR="00E621C0" w:rsidRDefault="00E621C0" w:rsidP="00E621C0">
      <w:pPr>
        <w:tabs>
          <w:tab w:val="left" w:pos="5072"/>
        </w:tabs>
        <w:jc w:val="both"/>
        <w:rPr>
          <w:rFonts w:ascii="Times New Roman" w:eastAsiaTheme="minorEastAsia" w:hAnsi="Times New Roman" w:cs="Times New Roman"/>
          <w:b/>
          <w:bCs/>
        </w:rPr>
      </w:pPr>
    </w:p>
    <w:p w14:paraId="4A5A8AAC" w14:textId="77777777" w:rsidR="00E621C0" w:rsidRP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 xml:space="preserve">Predictions from </w:t>
      </w:r>
      <w:proofErr w:type="spellStart"/>
      <w:r w:rsidRPr="00E621C0">
        <w:rPr>
          <w:rFonts w:ascii="Times New Roman" w:eastAsiaTheme="minorEastAsia" w:hAnsi="Times New Roman" w:cs="Times New Roman"/>
        </w:rPr>
        <w:t>GeoKANRelationGNN</w:t>
      </w:r>
      <w:proofErr w:type="spellEnd"/>
      <w:r w:rsidRPr="00E621C0">
        <w:rPr>
          <w:rFonts w:ascii="Times New Roman" w:eastAsiaTheme="minorEastAsia" w:hAnsi="Times New Roman" w:cs="Times New Roman"/>
        </w:rPr>
        <w:t xml:space="preserve"> are made independently for every directed object pair and are not guaranteed to respect the logical structure spatial relations actually obey — a model may predict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A,B</w:t>
      </w:r>
      <w:proofErr w:type="gramEnd"/>
      <w:r w:rsidRPr="00E621C0">
        <w:rPr>
          <w:rFonts w:ascii="Times New Roman" w:eastAsiaTheme="minorEastAsia" w:hAnsi="Times New Roman" w:cs="Times New Roman"/>
        </w:rPr>
        <w:t xml:space="preserve">) without the symmetric under(B,A) ever surfacing, or predict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 xml:space="preserve">(A,B) and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 xml:space="preserve">(B,A) for the same pair simultaneously. </w:t>
      </w:r>
      <w:proofErr w:type="spellStart"/>
      <w:r w:rsidRPr="00E621C0">
        <w:rPr>
          <w:rFonts w:ascii="Times New Roman" w:eastAsiaTheme="minorEastAsia" w:hAnsi="Times New Roman" w:cs="Times New Roman"/>
        </w:rPr>
        <w:t>SceneGraphRepair</w:t>
      </w:r>
      <w:proofErr w:type="spellEnd"/>
      <w:r w:rsidRPr="00E621C0">
        <w:rPr>
          <w:rFonts w:ascii="Times New Roman" w:eastAsiaTheme="minorEastAsia" w:hAnsi="Times New Roman" w:cs="Times New Roman"/>
        </w:rPr>
        <w:t xml:space="preserve"> removes such contradictions and completes logically implied relations through a deterministic, parameter-free constraint-propagation procedure applied once per scene, after inference.</w:t>
      </w:r>
    </w:p>
    <w:p w14:paraId="0E86CEFE" w14:textId="77777777" w:rsidR="00E621C0" w:rsidRPr="00E621C0" w:rsidRDefault="00E621C0" w:rsidP="00E621C0">
      <w:pPr>
        <w:tabs>
          <w:tab w:val="left" w:pos="5072"/>
        </w:tabs>
        <w:jc w:val="both"/>
        <w:rPr>
          <w:rFonts w:ascii="Times New Roman" w:eastAsiaTheme="minorEastAsia" w:hAnsi="Times New Roman" w:cs="Times New Roman"/>
        </w:rPr>
      </w:pPr>
    </w:p>
    <w:p w14:paraId="64BF916E" w14:textId="77777777" w:rsid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 xml:space="preserve">Four constraint types are enforced, each derived directly from the geometric semantics of the ten relations rather than learned from data. Inverse completeness links four pairs of relations whose direction reverses across the same edge —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 xml:space="preserve"> with under,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 xml:space="preserve"> with </w:t>
      </w:r>
      <w:proofErr w:type="spellStart"/>
      <w:r w:rsidRPr="00E621C0">
        <w:rPr>
          <w:rFonts w:ascii="Times New Roman" w:eastAsiaTheme="minorEastAsia" w:hAnsi="Times New Roman" w:cs="Times New Roman"/>
        </w:rPr>
        <w:t>lower_than</w:t>
      </w:r>
      <w:proofErr w:type="spellEnd"/>
      <w:r w:rsidRPr="00E621C0">
        <w:rPr>
          <w:rFonts w:ascii="Times New Roman" w:eastAsiaTheme="minorEastAsia" w:hAnsi="Times New Roman" w:cs="Times New Roman"/>
        </w:rPr>
        <w:t xml:space="preserve">, </w:t>
      </w:r>
      <w:proofErr w:type="spellStart"/>
      <w:r w:rsidRPr="00E621C0">
        <w:rPr>
          <w:rFonts w:ascii="Times New Roman" w:eastAsiaTheme="minorEastAsia" w:hAnsi="Times New Roman" w:cs="Times New Roman"/>
        </w:rPr>
        <w:t>left_of</w:t>
      </w:r>
      <w:proofErr w:type="spellEnd"/>
      <w:r w:rsidRPr="00E621C0">
        <w:rPr>
          <w:rFonts w:ascii="Times New Roman" w:eastAsiaTheme="minorEastAsia" w:hAnsi="Times New Roman" w:cs="Times New Roman"/>
        </w:rPr>
        <w:t xml:space="preserve"> with </w:t>
      </w:r>
      <w:proofErr w:type="spellStart"/>
      <w:r w:rsidRPr="00E621C0">
        <w:rPr>
          <w:rFonts w:ascii="Times New Roman" w:eastAsiaTheme="minorEastAsia" w:hAnsi="Times New Roman" w:cs="Times New Roman"/>
        </w:rPr>
        <w:t>right_of</w:t>
      </w:r>
      <w:proofErr w:type="spell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in_front_of</w:t>
      </w:r>
      <w:proofErr w:type="spellEnd"/>
      <w:r w:rsidRPr="00E621C0">
        <w:rPr>
          <w:rFonts w:ascii="Times New Roman" w:eastAsiaTheme="minorEastAsia" w:hAnsi="Times New Roman" w:cs="Times New Roman"/>
        </w:rPr>
        <w:t xml:space="preserve"> with behind — so that if one holds between A and B, its inverse should hold between B and A. Mutual exclusion forbids two specific relations from holding in the same direction for the same pair: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 xml:space="preserve">(A,B) and under(A,B) cannot both be true, nor can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 xml:space="preserve">(A,B) coincide with </w:t>
      </w:r>
      <w:proofErr w:type="spellStart"/>
      <w:r w:rsidRPr="00E621C0">
        <w:rPr>
          <w:rFonts w:ascii="Times New Roman" w:eastAsiaTheme="minorEastAsia" w:hAnsi="Times New Roman" w:cs="Times New Roman"/>
        </w:rPr>
        <w:t>lower_than</w:t>
      </w:r>
      <w:proofErr w:type="spellEnd"/>
      <w:r w:rsidRPr="00E621C0">
        <w:rPr>
          <w:rFonts w:ascii="Times New Roman" w:eastAsiaTheme="minorEastAsia" w:hAnsi="Times New Roman" w:cs="Times New Roman"/>
        </w:rPr>
        <w:t xml:space="preserve">(A,B), since an object resting on top of another cannot simultaneously be vertically lower than it; the same logic applies to the inverse case (under and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 xml:space="preserve">), and independently to the two directional pairs, </w:t>
      </w:r>
      <w:proofErr w:type="spellStart"/>
      <w:r w:rsidRPr="00E621C0">
        <w:rPr>
          <w:rFonts w:ascii="Times New Roman" w:eastAsiaTheme="minorEastAsia" w:hAnsi="Times New Roman" w:cs="Times New Roman"/>
        </w:rPr>
        <w:t>left_of</w:t>
      </w:r>
      <w:proofErr w:type="spellEnd"/>
      <w:r w:rsidRPr="00E621C0">
        <w:rPr>
          <w:rFonts w:ascii="Times New Roman" w:eastAsiaTheme="minorEastAsia" w:hAnsi="Times New Roman" w:cs="Times New Roman"/>
        </w:rPr>
        <w:t>/</w:t>
      </w:r>
      <w:proofErr w:type="spellStart"/>
      <w:r w:rsidRPr="00E621C0">
        <w:rPr>
          <w:rFonts w:ascii="Times New Roman" w:eastAsiaTheme="minorEastAsia" w:hAnsi="Times New Roman" w:cs="Times New Roman"/>
        </w:rPr>
        <w:t>right_of</w:t>
      </w:r>
      <w:proofErr w:type="spell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in_front_of</w:t>
      </w:r>
      <w:proofErr w:type="spellEnd"/>
      <w:r w:rsidRPr="00E621C0">
        <w:rPr>
          <w:rFonts w:ascii="Times New Roman" w:eastAsiaTheme="minorEastAsia" w:hAnsi="Times New Roman" w:cs="Times New Roman"/>
        </w:rPr>
        <w:t xml:space="preserve">/behind. Asymmetry forbids a relation and its own mirror image from holding at once —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A,B</w:t>
      </w:r>
      <w:proofErr w:type="gram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on_top_of</w:t>
      </w:r>
      <w:proofErr w:type="spellEnd"/>
      <w:r w:rsidRPr="00E621C0">
        <w:rPr>
          <w:rFonts w:ascii="Times New Roman" w:eastAsiaTheme="minorEastAsia" w:hAnsi="Times New Roman" w:cs="Times New Roman"/>
        </w:rPr>
        <w:t xml:space="preserve">(B,A) cannot both be true — across all eight directional and vertical relations. Transitivity propagates chains: if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w:t>
      </w:r>
      <w:proofErr w:type="gramStart"/>
      <w:r w:rsidRPr="00E621C0">
        <w:rPr>
          <w:rFonts w:ascii="Times New Roman" w:eastAsiaTheme="minorEastAsia" w:hAnsi="Times New Roman" w:cs="Times New Roman"/>
        </w:rPr>
        <w:t>A,B</w:t>
      </w:r>
      <w:proofErr w:type="gram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 xml:space="preserve">(B,C) both hold, </w:t>
      </w:r>
      <w:proofErr w:type="spellStart"/>
      <w:r w:rsidRPr="00E621C0">
        <w:rPr>
          <w:rFonts w:ascii="Times New Roman" w:eastAsiaTheme="minorEastAsia" w:hAnsi="Times New Roman" w:cs="Times New Roman"/>
        </w:rPr>
        <w:t>higher_than</w:t>
      </w:r>
      <w:proofErr w:type="spellEnd"/>
      <w:r w:rsidRPr="00E621C0">
        <w:rPr>
          <w:rFonts w:ascii="Times New Roman" w:eastAsiaTheme="minorEastAsia" w:hAnsi="Times New Roman" w:cs="Times New Roman"/>
        </w:rPr>
        <w:t xml:space="preserve">(A,C) is logically implied, and a direct prediction contradicting that implication signals an error somewhere in the chain. </w:t>
      </w:r>
      <w:proofErr w:type="spellStart"/>
      <w:r w:rsidRPr="00E621C0">
        <w:rPr>
          <w:rFonts w:ascii="Times New Roman" w:eastAsiaTheme="minorEastAsia" w:hAnsi="Times New Roman" w:cs="Times New Roman"/>
        </w:rPr>
        <w:t>Adjacent_to</w:t>
      </w:r>
      <w:proofErr w:type="spellEnd"/>
      <w:r w:rsidRPr="00E621C0">
        <w:rPr>
          <w:rFonts w:ascii="Times New Roman" w:eastAsiaTheme="minorEastAsia" w:hAnsi="Times New Roman" w:cs="Times New Roman"/>
        </w:rPr>
        <w:t xml:space="preserve"> is treated separately as a symmetric relation, implying its own reverse rather than a distinct inverse; </w:t>
      </w:r>
      <w:proofErr w:type="spellStart"/>
      <w:r w:rsidRPr="00E621C0">
        <w:rPr>
          <w:rFonts w:ascii="Times New Roman" w:eastAsiaTheme="minorEastAsia" w:hAnsi="Times New Roman" w:cs="Times New Roman"/>
        </w:rPr>
        <w:t>attached_to</w:t>
      </w:r>
      <w:proofErr w:type="spellEnd"/>
      <w:r w:rsidRPr="00E621C0">
        <w:rPr>
          <w:rFonts w:ascii="Times New Roman" w:eastAsiaTheme="minorEastAsia" w:hAnsi="Times New Roman" w:cs="Times New Roman"/>
        </w:rPr>
        <w:t>, lacking a natural directional counterpart, is left unconstrained by any of the four mechanisms.</w:t>
      </w:r>
    </w:p>
    <w:p w14:paraId="243B1AC7" w14:textId="57E1B443" w:rsidR="00E621C0" w:rsidRDefault="00E621C0" w:rsidP="000B7009">
      <w:pPr>
        <w:tabs>
          <w:tab w:val="left" w:pos="5072"/>
        </w:tabs>
        <w:rPr>
          <w:rFonts w:ascii="Times New Roman" w:eastAsiaTheme="minorEastAsia" w:hAnsi="Times New Roman" w:cs="Times New Roman"/>
          <w:b/>
          <w:bCs/>
          <w:sz w:val="20"/>
          <w:szCs w:val="20"/>
        </w:rPr>
      </w:pPr>
      <w:bookmarkStart w:id="166" w:name="_Toc234182204"/>
      <w:bookmarkStart w:id="167" w:name="_Toc234194918"/>
      <w:r>
        <w:rPr>
          <w:rFonts w:ascii="Times New Roman" w:hAnsi="Times New Roman" w:cs="Times New Roman"/>
          <w:b/>
          <w:sz w:val="20"/>
          <w:szCs w:val="20"/>
        </w:rPr>
        <w:lastRenderedPageBreak/>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7</w:t>
      </w:r>
      <w:r>
        <w:rPr>
          <w:rFonts w:ascii="Times New Roman" w:hAnsi="Times New Roman" w:cs="Times New Roman"/>
          <w:b/>
          <w:sz w:val="20"/>
          <w:szCs w:val="20"/>
        </w:rPr>
        <w:fldChar w:fldCharType="end"/>
      </w:r>
      <w:r>
        <w:rPr>
          <w:rFonts w:ascii="Times New Roman" w:hAnsi="Times New Roman" w:cs="Times New Roman"/>
          <w:b/>
          <w:sz w:val="20"/>
          <w:szCs w:val="20"/>
        </w:rPr>
        <w:t>. The four logical constraint types enforced by symbolic repair.</w:t>
      </w:r>
      <w:bookmarkEnd w:id="166"/>
      <w:bookmarkEnd w:id="167"/>
    </w:p>
    <w:p w14:paraId="0A7F1AC4" w14:textId="77777777" w:rsidR="00E621C0" w:rsidRPr="00E621C0" w:rsidRDefault="00E621C0" w:rsidP="00E621C0">
      <w:pPr>
        <w:tabs>
          <w:tab w:val="left" w:pos="5072"/>
        </w:tabs>
        <w:jc w:val="center"/>
        <w:rPr>
          <w:rFonts w:ascii="Times New Roman" w:eastAsiaTheme="minorEastAsia" w:hAnsi="Times New Roman" w:cs="Times New Roman"/>
          <w:sz w:val="20"/>
          <w:szCs w:val="20"/>
        </w:rPr>
      </w:pPr>
    </w:p>
    <w:tbl>
      <w:tblPr>
        <w:tblStyle w:val="TableGrid"/>
        <w:tblW w:w="0" w:type="auto"/>
        <w:tblLook w:val="04A0" w:firstRow="1" w:lastRow="0" w:firstColumn="1" w:lastColumn="0" w:noHBand="0" w:noVBand="1"/>
      </w:tblPr>
      <w:tblGrid>
        <w:gridCol w:w="1980"/>
        <w:gridCol w:w="3118"/>
        <w:gridCol w:w="2285"/>
        <w:gridCol w:w="1633"/>
      </w:tblGrid>
      <w:tr w:rsidR="00E621C0" w:rsidRPr="00E621C0" w14:paraId="524E0FB1" w14:textId="77777777" w:rsidTr="00E621C0">
        <w:trPr>
          <w:trHeight w:val="413"/>
        </w:trPr>
        <w:tc>
          <w:tcPr>
            <w:tcW w:w="1980" w:type="dxa"/>
          </w:tcPr>
          <w:p w14:paraId="493275D8"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Constraint</w:t>
            </w:r>
          </w:p>
        </w:tc>
        <w:tc>
          <w:tcPr>
            <w:tcW w:w="3118" w:type="dxa"/>
          </w:tcPr>
          <w:p w14:paraId="2FDFB27E"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Formal pattern</w:t>
            </w:r>
          </w:p>
        </w:tc>
        <w:tc>
          <w:tcPr>
            <w:tcW w:w="2285" w:type="dxa"/>
          </w:tcPr>
          <w:p w14:paraId="33CF4924"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Action on violation</w:t>
            </w:r>
          </w:p>
        </w:tc>
        <w:tc>
          <w:tcPr>
            <w:tcW w:w="1633" w:type="dxa"/>
          </w:tcPr>
          <w:p w14:paraId="3235BADA" w14:textId="77777777" w:rsidR="00E621C0" w:rsidRPr="00E621C0" w:rsidRDefault="00E621C0" w:rsidP="00E621C0">
            <w:pPr>
              <w:jc w:val="center"/>
              <w:rPr>
                <w:rFonts w:ascii="Times New Roman" w:eastAsiaTheme="minorEastAsia" w:hAnsi="Times New Roman" w:cs="Times New Roman"/>
                <w:b/>
                <w:bCs/>
                <w:sz w:val="20"/>
                <w:szCs w:val="20"/>
              </w:rPr>
            </w:pPr>
            <w:r w:rsidRPr="00E621C0">
              <w:rPr>
                <w:rFonts w:ascii="Times New Roman" w:eastAsiaTheme="minorEastAsia" w:hAnsi="Times New Roman" w:cs="Times New Roman"/>
                <w:b/>
                <w:bCs/>
                <w:sz w:val="20"/>
                <w:szCs w:val="20"/>
              </w:rPr>
              <w:t>Example</w:t>
            </w:r>
          </w:p>
        </w:tc>
      </w:tr>
      <w:tr w:rsidR="00E621C0" w:rsidRPr="00E621C0" w14:paraId="228A4782" w14:textId="77777777" w:rsidTr="00E621C0">
        <w:tc>
          <w:tcPr>
            <w:tcW w:w="1980" w:type="dxa"/>
          </w:tcPr>
          <w:p w14:paraId="17BCD29E"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Inverse completeness</w:t>
            </w:r>
          </w:p>
        </w:tc>
        <w:tc>
          <w:tcPr>
            <w:tcW w:w="3118" w:type="dxa"/>
          </w:tcPr>
          <w:p w14:paraId="41E8BEA8"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w:t>
            </w:r>
            <w:proofErr w:type="gramStart"/>
            <w:r w:rsidRPr="00E621C0">
              <w:rPr>
                <w:rFonts w:ascii="Times New Roman" w:eastAsiaTheme="minorEastAsia" w:hAnsi="Times New Roman" w:cs="Times New Roman"/>
                <w:sz w:val="20"/>
                <w:szCs w:val="20"/>
              </w:rPr>
              <w:t>A,B</w:t>
            </w:r>
            <w:proofErr w:type="gramEnd"/>
            <w:r w:rsidRPr="00E621C0">
              <w:rPr>
                <w:rFonts w:ascii="Times New Roman" w:eastAsiaTheme="minorEastAsia" w:hAnsi="Times New Roman" w:cs="Times New Roman"/>
                <w:sz w:val="20"/>
                <w:szCs w:val="20"/>
              </w:rPr>
              <w:t>) =&gt; R^-1(B,A)</w:t>
            </w:r>
          </w:p>
        </w:tc>
        <w:tc>
          <w:tcPr>
            <w:tcW w:w="2285" w:type="dxa"/>
          </w:tcPr>
          <w:p w14:paraId="18E702E8"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Add missing inverse at 0.95x confidence</w:t>
            </w:r>
          </w:p>
        </w:tc>
        <w:tc>
          <w:tcPr>
            <w:tcW w:w="1633" w:type="dxa"/>
          </w:tcPr>
          <w:p w14:paraId="716749E2" w14:textId="77777777" w:rsidR="00E621C0" w:rsidRPr="00E621C0" w:rsidRDefault="00E621C0" w:rsidP="00787EA6">
            <w:pPr>
              <w:jc w:val="both"/>
              <w:rPr>
                <w:rFonts w:ascii="Times New Roman" w:eastAsiaTheme="minorEastAsia" w:hAnsi="Times New Roman" w:cs="Times New Roman"/>
                <w:sz w:val="20"/>
                <w:szCs w:val="20"/>
              </w:rPr>
            </w:pPr>
            <w:proofErr w:type="spellStart"/>
            <w:r w:rsidRPr="00E621C0">
              <w:rPr>
                <w:rFonts w:ascii="Times New Roman" w:eastAsiaTheme="minorEastAsia" w:hAnsi="Times New Roman" w:cs="Times New Roman"/>
                <w:sz w:val="20"/>
                <w:szCs w:val="20"/>
              </w:rPr>
              <w:t>on_top_of</w:t>
            </w:r>
            <w:proofErr w:type="spellEnd"/>
            <w:r w:rsidRPr="00E621C0">
              <w:rPr>
                <w:rFonts w:ascii="Times New Roman" w:eastAsiaTheme="minorEastAsia" w:hAnsi="Times New Roman" w:cs="Times New Roman"/>
                <w:sz w:val="20"/>
                <w:szCs w:val="20"/>
              </w:rPr>
              <w:t xml:space="preserve"> &lt;-&gt; under</w:t>
            </w:r>
          </w:p>
        </w:tc>
      </w:tr>
      <w:tr w:rsidR="00E621C0" w:rsidRPr="00E621C0" w14:paraId="593B15CC" w14:textId="77777777" w:rsidTr="00E621C0">
        <w:tc>
          <w:tcPr>
            <w:tcW w:w="1980" w:type="dxa"/>
          </w:tcPr>
          <w:p w14:paraId="2DE608FD"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Mutual exclusion</w:t>
            </w:r>
          </w:p>
        </w:tc>
        <w:tc>
          <w:tcPr>
            <w:tcW w:w="3118" w:type="dxa"/>
          </w:tcPr>
          <w:p w14:paraId="6CF3A5AD"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R1(</w:t>
            </w:r>
            <w:proofErr w:type="gramStart"/>
            <w:r w:rsidRPr="00E621C0">
              <w:rPr>
                <w:rFonts w:ascii="Times New Roman" w:eastAsiaTheme="minorEastAsia" w:hAnsi="Times New Roman" w:cs="Times New Roman"/>
                <w:sz w:val="20"/>
                <w:szCs w:val="20"/>
              </w:rPr>
              <w:t>A,B</w:t>
            </w:r>
            <w:proofErr w:type="gramEnd"/>
            <w:r w:rsidRPr="00E621C0">
              <w:rPr>
                <w:rFonts w:ascii="Times New Roman" w:eastAsiaTheme="minorEastAsia" w:hAnsi="Times New Roman" w:cs="Times New Roman"/>
                <w:sz w:val="20"/>
                <w:szCs w:val="20"/>
              </w:rPr>
              <w:t>) and R2(A,B) cannot both hold</w:t>
            </w:r>
          </w:p>
        </w:tc>
        <w:tc>
          <w:tcPr>
            <w:tcW w:w="2285" w:type="dxa"/>
          </w:tcPr>
          <w:p w14:paraId="5A27E0E5"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Remove the lower-confidence relation</w:t>
            </w:r>
          </w:p>
        </w:tc>
        <w:tc>
          <w:tcPr>
            <w:tcW w:w="1633" w:type="dxa"/>
          </w:tcPr>
          <w:p w14:paraId="46EBA58E" w14:textId="77777777" w:rsidR="00E621C0" w:rsidRPr="00E621C0" w:rsidRDefault="00E621C0" w:rsidP="00787EA6">
            <w:pPr>
              <w:jc w:val="both"/>
              <w:rPr>
                <w:rFonts w:ascii="Times New Roman" w:eastAsiaTheme="minorEastAsia" w:hAnsi="Times New Roman" w:cs="Times New Roman"/>
                <w:sz w:val="20"/>
                <w:szCs w:val="20"/>
              </w:rPr>
            </w:pPr>
            <w:proofErr w:type="spellStart"/>
            <w:r w:rsidRPr="00E621C0">
              <w:rPr>
                <w:rFonts w:ascii="Times New Roman" w:eastAsiaTheme="minorEastAsia" w:hAnsi="Times New Roman" w:cs="Times New Roman"/>
                <w:sz w:val="20"/>
                <w:szCs w:val="20"/>
              </w:rPr>
              <w:t>on_top_of</w:t>
            </w:r>
            <w:proofErr w:type="spellEnd"/>
            <w:r w:rsidRPr="00E621C0">
              <w:rPr>
                <w:rFonts w:ascii="Times New Roman" w:eastAsiaTheme="minorEastAsia" w:hAnsi="Times New Roman" w:cs="Times New Roman"/>
                <w:sz w:val="20"/>
                <w:szCs w:val="20"/>
              </w:rPr>
              <w:t xml:space="preserve"> vs. </w:t>
            </w:r>
            <w:proofErr w:type="spellStart"/>
            <w:r w:rsidRPr="00E621C0">
              <w:rPr>
                <w:rFonts w:ascii="Times New Roman" w:eastAsiaTheme="minorEastAsia" w:hAnsi="Times New Roman" w:cs="Times New Roman"/>
                <w:sz w:val="20"/>
                <w:szCs w:val="20"/>
              </w:rPr>
              <w:t>lower_than</w:t>
            </w:r>
            <w:proofErr w:type="spellEnd"/>
          </w:p>
        </w:tc>
      </w:tr>
      <w:tr w:rsidR="00E621C0" w:rsidRPr="00E621C0" w14:paraId="47A3D2B4" w14:textId="77777777" w:rsidTr="00E621C0">
        <w:tc>
          <w:tcPr>
            <w:tcW w:w="1980" w:type="dxa"/>
          </w:tcPr>
          <w:p w14:paraId="4AC00B73"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Asymmetry</w:t>
            </w:r>
          </w:p>
        </w:tc>
        <w:tc>
          <w:tcPr>
            <w:tcW w:w="3118" w:type="dxa"/>
          </w:tcPr>
          <w:p w14:paraId="44841A89"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w:t>
            </w:r>
            <w:proofErr w:type="gramStart"/>
            <w:r w:rsidRPr="00E621C0">
              <w:rPr>
                <w:rFonts w:ascii="Times New Roman" w:eastAsiaTheme="minorEastAsia" w:hAnsi="Times New Roman" w:cs="Times New Roman"/>
                <w:sz w:val="20"/>
                <w:szCs w:val="20"/>
              </w:rPr>
              <w:t>A,B</w:t>
            </w:r>
            <w:proofErr w:type="gramEnd"/>
            <w:r w:rsidRPr="00E621C0">
              <w:rPr>
                <w:rFonts w:ascii="Times New Roman" w:eastAsiaTheme="minorEastAsia" w:hAnsi="Times New Roman" w:cs="Times New Roman"/>
                <w:sz w:val="20"/>
                <w:szCs w:val="20"/>
              </w:rPr>
              <w:t>) and R(B,A) cannot both hold</w:t>
            </w:r>
          </w:p>
        </w:tc>
        <w:tc>
          <w:tcPr>
            <w:tcW w:w="2285" w:type="dxa"/>
          </w:tcPr>
          <w:p w14:paraId="1AFAD8DB"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Remove the lower-confidence relation</w:t>
            </w:r>
          </w:p>
        </w:tc>
        <w:tc>
          <w:tcPr>
            <w:tcW w:w="1633" w:type="dxa"/>
          </w:tcPr>
          <w:p w14:paraId="245E104B" w14:textId="77777777" w:rsidR="00E621C0" w:rsidRPr="00E621C0" w:rsidRDefault="00E621C0" w:rsidP="00787EA6">
            <w:pPr>
              <w:jc w:val="both"/>
              <w:rPr>
                <w:rFonts w:ascii="Times New Roman" w:eastAsiaTheme="minorEastAsia" w:hAnsi="Times New Roman" w:cs="Times New Roman"/>
                <w:sz w:val="20"/>
                <w:szCs w:val="20"/>
              </w:rPr>
            </w:pPr>
            <w:proofErr w:type="spellStart"/>
            <w:r w:rsidRPr="00E621C0">
              <w:rPr>
                <w:rFonts w:ascii="Times New Roman" w:eastAsiaTheme="minorEastAsia" w:hAnsi="Times New Roman" w:cs="Times New Roman"/>
                <w:sz w:val="20"/>
                <w:szCs w:val="20"/>
              </w:rPr>
              <w:t>higher_than</w:t>
            </w:r>
            <w:proofErr w:type="spellEnd"/>
            <w:r w:rsidRPr="00E621C0">
              <w:rPr>
                <w:rFonts w:ascii="Times New Roman" w:eastAsiaTheme="minorEastAsia" w:hAnsi="Times New Roman" w:cs="Times New Roman"/>
                <w:sz w:val="20"/>
                <w:szCs w:val="20"/>
              </w:rPr>
              <w:t>(</w:t>
            </w:r>
            <w:proofErr w:type="gramStart"/>
            <w:r w:rsidRPr="00E621C0">
              <w:rPr>
                <w:rFonts w:ascii="Times New Roman" w:eastAsiaTheme="minorEastAsia" w:hAnsi="Times New Roman" w:cs="Times New Roman"/>
                <w:sz w:val="20"/>
                <w:szCs w:val="20"/>
              </w:rPr>
              <w:t>A,B</w:t>
            </w:r>
            <w:proofErr w:type="gramEnd"/>
            <w:r w:rsidRPr="00E621C0">
              <w:rPr>
                <w:rFonts w:ascii="Times New Roman" w:eastAsiaTheme="minorEastAsia" w:hAnsi="Times New Roman" w:cs="Times New Roman"/>
                <w:sz w:val="20"/>
                <w:szCs w:val="20"/>
              </w:rPr>
              <w:t xml:space="preserve">) vs. </w:t>
            </w:r>
            <w:proofErr w:type="spellStart"/>
            <w:r w:rsidRPr="00E621C0">
              <w:rPr>
                <w:rFonts w:ascii="Times New Roman" w:eastAsiaTheme="minorEastAsia" w:hAnsi="Times New Roman" w:cs="Times New Roman"/>
                <w:sz w:val="20"/>
                <w:szCs w:val="20"/>
              </w:rPr>
              <w:t>higher_than</w:t>
            </w:r>
            <w:proofErr w:type="spellEnd"/>
            <w:r w:rsidRPr="00E621C0">
              <w:rPr>
                <w:rFonts w:ascii="Times New Roman" w:eastAsiaTheme="minorEastAsia" w:hAnsi="Times New Roman" w:cs="Times New Roman"/>
                <w:sz w:val="20"/>
                <w:szCs w:val="20"/>
              </w:rPr>
              <w:t>(B,A)</w:t>
            </w:r>
          </w:p>
        </w:tc>
      </w:tr>
      <w:tr w:rsidR="00E621C0" w:rsidRPr="00E621C0" w14:paraId="36605FB6" w14:textId="77777777" w:rsidTr="00E621C0">
        <w:tc>
          <w:tcPr>
            <w:tcW w:w="1980" w:type="dxa"/>
          </w:tcPr>
          <w:p w14:paraId="72D72BD6"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Transitivity</w:t>
            </w:r>
          </w:p>
        </w:tc>
        <w:tc>
          <w:tcPr>
            <w:tcW w:w="3118" w:type="dxa"/>
          </w:tcPr>
          <w:p w14:paraId="43B9B8E3" w14:textId="77777777" w:rsidR="00E621C0" w:rsidRPr="002D4B7F" w:rsidRDefault="00E621C0" w:rsidP="00787EA6">
            <w:pPr>
              <w:jc w:val="both"/>
              <w:rPr>
                <w:rFonts w:ascii="Times New Roman" w:eastAsiaTheme="minorEastAsia" w:hAnsi="Times New Roman" w:cs="Times New Roman"/>
                <w:sz w:val="20"/>
                <w:szCs w:val="20"/>
                <w:lang w:val="pt-BR"/>
                <w:rPrChange w:id="168" w:author="Sahil Shah" w:date="2026-07-07T16:35:00Z">
                  <w:rPr>
                    <w:rFonts w:ascii="Times New Roman" w:eastAsiaTheme="minorEastAsia" w:hAnsi="Times New Roman" w:cs="Times New Roman"/>
                    <w:sz w:val="20"/>
                    <w:szCs w:val="20"/>
                  </w:rPr>
                </w:rPrChange>
              </w:rPr>
            </w:pPr>
            <w:r w:rsidRPr="002D4B7F">
              <w:rPr>
                <w:rFonts w:ascii="Times New Roman" w:eastAsiaTheme="minorEastAsia" w:hAnsi="Times New Roman" w:cs="Times New Roman"/>
                <w:sz w:val="20"/>
                <w:szCs w:val="20"/>
                <w:lang w:val="pt-BR"/>
                <w:rPrChange w:id="169" w:author="Sahil Shah" w:date="2026-07-07T16:35:00Z">
                  <w:rPr>
                    <w:rFonts w:ascii="Times New Roman" w:eastAsiaTheme="minorEastAsia" w:hAnsi="Times New Roman" w:cs="Times New Roman"/>
                    <w:sz w:val="20"/>
                    <w:szCs w:val="20"/>
                  </w:rPr>
                </w:rPrChange>
              </w:rPr>
              <w:t>R(A,B) and R(B,C) =&gt; R(A,C)</w:t>
            </w:r>
          </w:p>
        </w:tc>
        <w:tc>
          <w:tcPr>
            <w:tcW w:w="2285" w:type="dxa"/>
          </w:tcPr>
          <w:p w14:paraId="46F6B7F4" w14:textId="77777777" w:rsidR="00E621C0" w:rsidRPr="00E621C0" w:rsidRDefault="00E621C0" w:rsidP="00787EA6">
            <w:pPr>
              <w:jc w:val="both"/>
              <w:rPr>
                <w:rFonts w:ascii="Times New Roman" w:eastAsiaTheme="minorEastAsia" w:hAnsi="Times New Roman" w:cs="Times New Roman"/>
                <w:sz w:val="20"/>
                <w:szCs w:val="20"/>
              </w:rPr>
            </w:pPr>
            <w:r w:rsidRPr="00E621C0">
              <w:rPr>
                <w:rFonts w:ascii="Times New Roman" w:eastAsiaTheme="minorEastAsia" w:hAnsi="Times New Roman" w:cs="Times New Roman"/>
                <w:sz w:val="20"/>
                <w:szCs w:val="20"/>
              </w:rPr>
              <w:t>Add implied relation (x0.9) or remove the weaker of chain/contradiction</w:t>
            </w:r>
          </w:p>
        </w:tc>
        <w:tc>
          <w:tcPr>
            <w:tcW w:w="1633" w:type="dxa"/>
          </w:tcPr>
          <w:p w14:paraId="01FBDD2B" w14:textId="77777777" w:rsidR="00E621C0" w:rsidRPr="00E621C0" w:rsidRDefault="00E621C0" w:rsidP="00787EA6">
            <w:pPr>
              <w:jc w:val="both"/>
              <w:rPr>
                <w:rFonts w:ascii="Times New Roman" w:eastAsiaTheme="minorEastAsia" w:hAnsi="Times New Roman" w:cs="Times New Roman"/>
                <w:sz w:val="20"/>
                <w:szCs w:val="20"/>
              </w:rPr>
            </w:pPr>
            <w:proofErr w:type="spellStart"/>
            <w:r w:rsidRPr="00E621C0">
              <w:rPr>
                <w:rFonts w:ascii="Times New Roman" w:eastAsiaTheme="minorEastAsia" w:hAnsi="Times New Roman" w:cs="Times New Roman"/>
                <w:sz w:val="20"/>
                <w:szCs w:val="20"/>
              </w:rPr>
              <w:t>higher_than</w:t>
            </w:r>
            <w:proofErr w:type="spellEnd"/>
            <w:r w:rsidRPr="00E621C0">
              <w:rPr>
                <w:rFonts w:ascii="Times New Roman" w:eastAsiaTheme="minorEastAsia" w:hAnsi="Times New Roman" w:cs="Times New Roman"/>
                <w:sz w:val="20"/>
                <w:szCs w:val="20"/>
              </w:rPr>
              <w:t xml:space="preserve"> chains</w:t>
            </w:r>
          </w:p>
        </w:tc>
      </w:tr>
    </w:tbl>
    <w:p w14:paraId="2A449F97" w14:textId="77777777" w:rsidR="00E621C0" w:rsidRDefault="00E621C0" w:rsidP="00E621C0">
      <w:pPr>
        <w:tabs>
          <w:tab w:val="left" w:pos="5072"/>
        </w:tabs>
        <w:jc w:val="both"/>
        <w:rPr>
          <w:rFonts w:ascii="Times New Roman" w:eastAsiaTheme="minorEastAsia" w:hAnsi="Times New Roman" w:cs="Times New Roman"/>
          <w:sz w:val="20"/>
          <w:szCs w:val="20"/>
        </w:rPr>
      </w:pPr>
    </w:p>
    <w:p w14:paraId="25AB1F80" w14:textId="77777777" w:rsidR="00E621C0" w:rsidRDefault="00E621C0" w:rsidP="00E621C0">
      <w:pPr>
        <w:tabs>
          <w:tab w:val="left" w:pos="5072"/>
        </w:tabs>
        <w:jc w:val="both"/>
        <w:rPr>
          <w:rFonts w:ascii="Times New Roman" w:eastAsiaTheme="minorEastAsia" w:hAnsi="Times New Roman" w:cs="Times New Roman"/>
          <w:sz w:val="20"/>
          <w:szCs w:val="20"/>
        </w:rPr>
      </w:pPr>
    </w:p>
    <w:p w14:paraId="30E43B75" w14:textId="77777777" w:rsid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Repair proceeds in two alternating phases, repeated until neither phase changes anything — a fixed point — or for a maximum of ten iterations. The removal phase scans every same-direction pair for mutual-exclusion violations and every relation for asymmetry violations, discarding the lower-confidence of the two conflicting predictions in each case; on an exact confidence tie, removal defaults deterministically to one of the two rather than to any meaningful tie-break. It also checks every two-hop transitive chain against the relation directly predicted between its endpoints, removing whichever is less confident — the chain's weakest link, or the direct contradiction. The addition phase then inserts any inverse, symmetric, or transitively implied relation the removal phase did not already produce, each added at a fraction of the confidence supporting it, so an inferred relation is never reported with higher confidence than the prediction it was inferred from:</w:t>
      </w:r>
    </w:p>
    <w:p w14:paraId="3EC9B5B2" w14:textId="77777777" w:rsidR="00E621C0" w:rsidRDefault="00E621C0" w:rsidP="00E621C0">
      <w:pPr>
        <w:tabs>
          <w:tab w:val="left" w:pos="5072"/>
        </w:tabs>
        <w:jc w:val="both"/>
        <w:rPr>
          <w:rFonts w:ascii="Times New Roman" w:eastAsiaTheme="minorEastAsia" w:hAnsi="Times New Roman" w:cs="Times New Roman"/>
        </w:rPr>
      </w:pPr>
    </w:p>
    <w:p w14:paraId="5B4C3E5C" w14:textId="77777777" w:rsidR="00E621C0" w:rsidRPr="00E621C0" w:rsidRDefault="00E621C0" w:rsidP="00E621C0">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conf</m:t>
          </m:r>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r>
                    <w:rPr>
                      <w:rFonts w:ascii="Cambria Math" w:eastAsiaTheme="minorEastAsia" w:hAnsi="Cambria Math" w:cs="Times New Roman"/>
                    </w:rPr>
                    <m:t>R</m:t>
                  </m:r>
                </m:e>
                <m:sup>
                  <m:r>
                    <w:rPr>
                      <w:rFonts w:ascii="Cambria Math" w:eastAsiaTheme="minorEastAsia" w:hAnsi="Cambria Math" w:cs="Times New Roman"/>
                    </w:rPr>
                    <m:t>-1</m:t>
                  </m:r>
                </m:sup>
              </m:sSup>
              <m:d>
                <m:dPr>
                  <m:ctrlPr>
                    <w:rPr>
                      <w:rFonts w:ascii="Cambria Math" w:eastAsiaTheme="minorEastAsia" w:hAnsi="Cambria Math" w:cs="Times New Roman"/>
                    </w:rPr>
                  </m:ctrlPr>
                </m:dPr>
                <m:e>
                  <m:r>
                    <w:rPr>
                      <w:rFonts w:ascii="Cambria Math" w:eastAsiaTheme="minorEastAsia" w:hAnsi="Cambria Math" w:cs="Times New Roman"/>
                    </w:rPr>
                    <m:t>B,A</m:t>
                  </m:r>
                </m:e>
              </m:d>
            </m:e>
          </m:d>
          <m:r>
            <w:rPr>
              <w:rFonts w:ascii="Cambria Math" w:eastAsiaTheme="minorEastAsia" w:hAnsi="Cambria Math" w:cs="Times New Roman"/>
            </w:rPr>
            <m:t>=0.95⋅</m:t>
          </m:r>
          <m:r>
            <m:rPr>
              <m:sty m:val="p"/>
            </m:rPr>
            <w:rPr>
              <w:rFonts w:ascii="Cambria Math" w:eastAsiaTheme="minorEastAsia" w:hAnsi="Cambria Math" w:cs="Times New Roman"/>
            </w:rPr>
            <m:t>conf</m:t>
          </m:r>
          <m:d>
            <m:dPr>
              <m:ctrlPr>
                <w:rPr>
                  <w:rFonts w:ascii="Cambria Math" w:eastAsiaTheme="minorEastAsia" w:hAnsi="Cambria Math" w:cs="Times New Roman"/>
                </w:rPr>
              </m:ctrlPr>
            </m:dPr>
            <m:e>
              <m:r>
                <w:rPr>
                  <w:rFonts w:ascii="Cambria Math" w:eastAsiaTheme="minorEastAsia" w:hAnsi="Cambria Math" w:cs="Times New Roman"/>
                </w:rPr>
                <m:t>R</m:t>
              </m:r>
              <m:d>
                <m:dPr>
                  <m:ctrlPr>
                    <w:rPr>
                      <w:rFonts w:ascii="Cambria Math" w:eastAsiaTheme="minorEastAsia" w:hAnsi="Cambria Math" w:cs="Times New Roman"/>
                    </w:rPr>
                  </m:ctrlPr>
                </m:dPr>
                <m:e>
                  <m:r>
                    <w:rPr>
                      <w:rFonts w:ascii="Cambria Math" w:eastAsiaTheme="minorEastAsia" w:hAnsi="Cambria Math" w:cs="Times New Roman"/>
                    </w:rPr>
                    <m:t>A,B</m:t>
                  </m:r>
                </m:e>
              </m:d>
            </m:e>
          </m:d>
        </m:oMath>
      </m:oMathPara>
    </w:p>
    <w:p w14:paraId="17014151" w14:textId="77777777" w:rsidR="00E621C0" w:rsidRDefault="00E621C0" w:rsidP="00E621C0">
      <w:pPr>
        <w:tabs>
          <w:tab w:val="left" w:pos="5072"/>
        </w:tabs>
        <w:jc w:val="both"/>
        <w:rPr>
          <w:rFonts w:ascii="Times New Roman" w:eastAsiaTheme="minorEastAsia" w:hAnsi="Times New Roman" w:cs="Times New Roman"/>
        </w:rPr>
      </w:pPr>
    </w:p>
    <w:p w14:paraId="26337780" w14:textId="77777777" w:rsidR="00E621C0" w:rsidRPr="00E621C0" w:rsidRDefault="00E621C0" w:rsidP="00E621C0">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conf</m:t>
          </m:r>
          <m:d>
            <m:dPr>
              <m:ctrlPr>
                <w:rPr>
                  <w:rFonts w:ascii="Cambria Math" w:eastAsiaTheme="minorEastAsia" w:hAnsi="Cambria Math" w:cs="Times New Roman"/>
                </w:rPr>
              </m:ctrlPr>
            </m:dPr>
            <m:e>
              <m:r>
                <w:rPr>
                  <w:rFonts w:ascii="Cambria Math" w:eastAsiaTheme="minorEastAsia" w:hAnsi="Cambria Math" w:cs="Times New Roman"/>
                </w:rPr>
                <m:t>R</m:t>
              </m:r>
              <m:d>
                <m:dPr>
                  <m:ctrlPr>
                    <w:rPr>
                      <w:rFonts w:ascii="Cambria Math" w:eastAsiaTheme="minorEastAsia" w:hAnsi="Cambria Math" w:cs="Times New Roman"/>
                    </w:rPr>
                  </m:ctrlPr>
                </m:dPr>
                <m:e>
                  <m:r>
                    <w:rPr>
                      <w:rFonts w:ascii="Cambria Math" w:eastAsiaTheme="minorEastAsia" w:hAnsi="Cambria Math" w:cs="Times New Roman"/>
                    </w:rPr>
                    <m:t>A,C</m:t>
                  </m:r>
                </m:e>
              </m:d>
            </m:e>
          </m:d>
          <m:r>
            <w:rPr>
              <w:rFonts w:ascii="Cambria Math" w:eastAsiaTheme="minorEastAsia" w:hAnsi="Cambria Math" w:cs="Times New Roman"/>
            </w:rPr>
            <m:t>=0.9⋅</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min</m:t>
              </m:r>
            </m:fName>
            <m:e>
              <m:d>
                <m:dPr>
                  <m:ctrlPr>
                    <w:rPr>
                      <w:rFonts w:ascii="Cambria Math" w:eastAsiaTheme="minorEastAsia" w:hAnsi="Cambria Math" w:cs="Times New Roman"/>
                    </w:rPr>
                  </m:ctrlPr>
                </m:dPr>
                <m:e>
                  <m:r>
                    <m:rPr>
                      <m:sty m:val="p"/>
                    </m:rPr>
                    <w:rPr>
                      <w:rFonts w:ascii="Cambria Math" w:eastAsiaTheme="minorEastAsia" w:hAnsi="Cambria Math" w:cs="Times New Roman"/>
                    </w:rPr>
                    <m:t>conf</m:t>
                  </m:r>
                  <m:d>
                    <m:dPr>
                      <m:ctrlPr>
                        <w:rPr>
                          <w:rFonts w:ascii="Cambria Math" w:eastAsiaTheme="minorEastAsia" w:hAnsi="Cambria Math" w:cs="Times New Roman"/>
                        </w:rPr>
                      </m:ctrlPr>
                    </m:dPr>
                    <m:e>
                      <m:r>
                        <w:rPr>
                          <w:rFonts w:ascii="Cambria Math" w:eastAsiaTheme="minorEastAsia" w:hAnsi="Cambria Math" w:cs="Times New Roman"/>
                        </w:rPr>
                        <m:t>R</m:t>
                      </m:r>
                      <m:d>
                        <m:dPr>
                          <m:ctrlPr>
                            <w:rPr>
                              <w:rFonts w:ascii="Cambria Math" w:eastAsiaTheme="minorEastAsia" w:hAnsi="Cambria Math" w:cs="Times New Roman"/>
                            </w:rPr>
                          </m:ctrlPr>
                        </m:dPr>
                        <m:e>
                          <m:r>
                            <w:rPr>
                              <w:rFonts w:ascii="Cambria Math" w:eastAsiaTheme="minorEastAsia" w:hAnsi="Cambria Math" w:cs="Times New Roman"/>
                            </w:rPr>
                            <m:t>A,B</m:t>
                          </m:r>
                        </m:e>
                      </m:d>
                    </m:e>
                  </m:d>
                  <m:r>
                    <w:rPr>
                      <w:rFonts w:ascii="Cambria Math" w:eastAsiaTheme="minorEastAsia" w:hAnsi="Cambria Math" w:cs="Times New Roman"/>
                    </w:rPr>
                    <m:t>,</m:t>
                  </m:r>
                  <m:r>
                    <m:rPr>
                      <m:sty m:val="p"/>
                    </m:rPr>
                    <w:rPr>
                      <w:rFonts w:ascii="Cambria Math" w:eastAsiaTheme="minorEastAsia" w:hAnsi="Cambria Math" w:cs="Times New Roman"/>
                    </w:rPr>
                    <m:t>conf</m:t>
                  </m:r>
                  <m:d>
                    <m:dPr>
                      <m:ctrlPr>
                        <w:rPr>
                          <w:rFonts w:ascii="Cambria Math" w:eastAsiaTheme="minorEastAsia" w:hAnsi="Cambria Math" w:cs="Times New Roman"/>
                        </w:rPr>
                      </m:ctrlPr>
                    </m:dPr>
                    <m:e>
                      <m:r>
                        <w:rPr>
                          <w:rFonts w:ascii="Cambria Math" w:eastAsiaTheme="minorEastAsia" w:hAnsi="Cambria Math" w:cs="Times New Roman"/>
                        </w:rPr>
                        <m:t>R</m:t>
                      </m:r>
                      <m:d>
                        <m:dPr>
                          <m:ctrlPr>
                            <w:rPr>
                              <w:rFonts w:ascii="Cambria Math" w:eastAsiaTheme="minorEastAsia" w:hAnsi="Cambria Math" w:cs="Times New Roman"/>
                            </w:rPr>
                          </m:ctrlPr>
                        </m:dPr>
                        <m:e>
                          <m:r>
                            <w:rPr>
                              <w:rFonts w:ascii="Cambria Math" w:eastAsiaTheme="minorEastAsia" w:hAnsi="Cambria Math" w:cs="Times New Roman"/>
                            </w:rPr>
                            <m:t>B,C</m:t>
                          </m:r>
                        </m:e>
                      </m:d>
                    </m:e>
                  </m:d>
                </m:e>
              </m:d>
            </m:e>
          </m:func>
        </m:oMath>
      </m:oMathPara>
    </w:p>
    <w:p w14:paraId="1F7C3062" w14:textId="77777777" w:rsidR="00E621C0" w:rsidRDefault="00E621C0" w:rsidP="00E621C0">
      <w:pPr>
        <w:tabs>
          <w:tab w:val="left" w:pos="5072"/>
        </w:tabs>
        <w:jc w:val="both"/>
        <w:rPr>
          <w:rFonts w:ascii="Times New Roman" w:eastAsiaTheme="minorEastAsia" w:hAnsi="Times New Roman" w:cs="Times New Roman"/>
        </w:rPr>
      </w:pPr>
    </w:p>
    <w:p w14:paraId="7A58F2FE" w14:textId="77777777" w:rsidR="00E621C0" w:rsidRP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for inverse/symmetric completion and transitive closure respectively, where Equation 18 adds the implied relation R(</w:t>
      </w:r>
      <w:proofErr w:type="gramStart"/>
      <w:r w:rsidRPr="00E621C0">
        <w:rPr>
          <w:rFonts w:ascii="Times New Roman" w:eastAsiaTheme="minorEastAsia" w:hAnsi="Times New Roman" w:cs="Times New Roman"/>
        </w:rPr>
        <w:t>A,C</w:t>
      </w:r>
      <w:proofErr w:type="gramEnd"/>
      <w:r w:rsidRPr="00E621C0">
        <w:rPr>
          <w:rFonts w:ascii="Times New Roman" w:eastAsiaTheme="minorEastAsia" w:hAnsi="Times New Roman" w:cs="Times New Roman"/>
        </w:rPr>
        <w:t>) at 0.9× the weaker of the two chain edges. Because removing a relation can newly enable an addition, and an addition can newly create a contradiction, the two phases are interleaved rather than run once each; in practice, the great majority of scenes converge within two or three iterations.</w:t>
      </w:r>
    </w:p>
    <w:p w14:paraId="416F00D8" w14:textId="77777777" w:rsidR="00E621C0" w:rsidRPr="00E621C0" w:rsidRDefault="00E621C0" w:rsidP="00E621C0">
      <w:pPr>
        <w:tabs>
          <w:tab w:val="left" w:pos="5072"/>
        </w:tabs>
        <w:jc w:val="both"/>
        <w:rPr>
          <w:rFonts w:ascii="Times New Roman" w:eastAsiaTheme="minorEastAsia" w:hAnsi="Times New Roman" w:cs="Times New Roman"/>
        </w:rPr>
      </w:pPr>
    </w:p>
    <w:p w14:paraId="5A804100" w14:textId="77777777" w:rsid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 xml:space="preserve">This mechanism operates entirely on the predicted relation set, never inspects object geometry directly, and is applied identically across all three evaluation settings in Chapters 5 and 6 — </w:t>
      </w:r>
      <w:r w:rsidRPr="00E621C0">
        <w:rPr>
          <w:rFonts w:ascii="Times New Roman" w:eastAsiaTheme="minorEastAsia" w:hAnsi="Times New Roman" w:cs="Times New Roman"/>
        </w:rPr>
        <w:lastRenderedPageBreak/>
        <w:t>in-domain, held-out LERF, and cross-domain tabletop — without modification. It is best understood as the last of three complementary mechanisms enforcing the same logical structure at increasing distance from training: rule-based inverse label injection (Section 4.4) supplies the signal directly into the training data; the inverse-consistency loss term (Section 4.7) penalises disagreement during training; and symbolic repair corrects whatever disagreement remains in the network's predictions at inference time, after the model has otherwise made its decisions independently for each pair.</w:t>
      </w:r>
    </w:p>
    <w:p w14:paraId="054A7160" w14:textId="77777777" w:rsidR="00E621C0" w:rsidRDefault="00E621C0" w:rsidP="00E621C0">
      <w:pPr>
        <w:tabs>
          <w:tab w:val="left" w:pos="5072"/>
        </w:tabs>
        <w:jc w:val="both"/>
        <w:rPr>
          <w:rFonts w:ascii="Times New Roman" w:eastAsiaTheme="minorEastAsia" w:hAnsi="Times New Roman" w:cs="Times New Roman"/>
        </w:rPr>
      </w:pPr>
    </w:p>
    <w:p w14:paraId="13EC1139" w14:textId="77777777" w:rsidR="00E621C0" w:rsidRDefault="00E621C0" w:rsidP="00E621C0">
      <w:pPr>
        <w:pStyle w:val="Heading2"/>
        <w:tabs>
          <w:tab w:val="left" w:pos="5072"/>
        </w:tabs>
        <w:jc w:val="both"/>
        <w:rPr>
          <w:rFonts w:ascii="Times New Roman" w:eastAsiaTheme="minorEastAsia" w:hAnsi="Times New Roman" w:cs="Times New Roman"/>
          <w:b/>
          <w:bCs/>
        </w:rPr>
      </w:pPr>
      <w:bookmarkStart w:id="170" w:name="_Toc234182266"/>
      <w:bookmarkStart w:id="171" w:name="idxbm1033"/>
      <w:r w:rsidRPr="00E621C0">
        <w:rPr>
          <w:rFonts w:ascii="Times New Roman" w:eastAsiaTheme="minorEastAsia" w:hAnsi="Times New Roman" w:cs="Times New Roman"/>
          <w:b/>
          <w:bCs/>
          <w:color w:val="000000"/>
          <w:sz w:val="26"/>
        </w:rPr>
        <w:t>4.9 Evaluation Protocol</w:t>
      </w:r>
      <w:bookmarkEnd w:id="170"/>
      <w:bookmarkEnd w:id="171"/>
    </w:p>
    <w:p w14:paraId="625D64AA" w14:textId="77777777" w:rsidR="00E621C0" w:rsidRDefault="00E621C0" w:rsidP="00E621C0">
      <w:pPr>
        <w:tabs>
          <w:tab w:val="left" w:pos="5072"/>
        </w:tabs>
        <w:jc w:val="both"/>
        <w:rPr>
          <w:rFonts w:ascii="Times New Roman" w:eastAsiaTheme="minorEastAsia" w:hAnsi="Times New Roman" w:cs="Times New Roman"/>
        </w:rPr>
      </w:pPr>
    </w:p>
    <w:p w14:paraId="33EBA700" w14:textId="77777777" w:rsidR="00E621C0" w:rsidRPr="00E621C0" w:rsidRDefault="00E621C0" w:rsidP="00E621C0">
      <w:pPr>
        <w:tabs>
          <w:tab w:val="left" w:pos="5072"/>
        </w:tabs>
        <w:jc w:val="both"/>
        <w:rPr>
          <w:rFonts w:ascii="Times New Roman" w:eastAsiaTheme="minorEastAsia" w:hAnsi="Times New Roman" w:cs="Times New Roman"/>
        </w:rPr>
      </w:pPr>
      <w:r w:rsidRPr="00E621C0">
        <w:rPr>
          <w:rFonts w:ascii="Times New Roman" w:eastAsiaTheme="minorEastAsia" w:hAnsi="Times New Roman" w:cs="Times New Roman"/>
        </w:rPr>
        <w:t xml:space="preserve">Three quantities are reported across the settings introduced in Chapter 3: </w:t>
      </w:r>
      <w:proofErr w:type="spellStart"/>
      <w:r w:rsidRPr="00E621C0">
        <w:rPr>
          <w:rFonts w:ascii="Times New Roman" w:eastAsiaTheme="minorEastAsia" w:hAnsi="Times New Roman" w:cs="Times New Roman"/>
        </w:rPr>
        <w:t>Recall@K</w:t>
      </w:r>
      <w:proofErr w:type="spellEnd"/>
      <w:r w:rsidRPr="00E621C0">
        <w:rPr>
          <w:rFonts w:ascii="Times New Roman" w:eastAsiaTheme="minorEastAsia" w:hAnsi="Times New Roman" w:cs="Times New Roman"/>
        </w:rPr>
        <w:t xml:space="preserve">, Macro F1, and Micro F1. </w:t>
      </w:r>
      <w:proofErr w:type="spellStart"/>
      <w:r w:rsidRPr="00E621C0">
        <w:rPr>
          <w:rFonts w:ascii="Times New Roman" w:eastAsiaTheme="minorEastAsia" w:hAnsi="Times New Roman" w:cs="Times New Roman"/>
        </w:rPr>
        <w:t>Recall@K</w:t>
      </w:r>
      <w:proofErr w:type="spellEnd"/>
      <w:r w:rsidRPr="00E621C0">
        <w:rPr>
          <w:rFonts w:ascii="Times New Roman" w:eastAsiaTheme="minorEastAsia" w:hAnsi="Times New Roman" w:cs="Times New Roman"/>
        </w:rPr>
        <w:t xml:space="preserve"> is computed identically in every setting and is what ties the in-domain and held-out results to a common convention.</w:t>
      </w:r>
    </w:p>
    <w:p w14:paraId="72726B49" w14:textId="77777777" w:rsidR="00E621C0" w:rsidRPr="00E621C0" w:rsidRDefault="00E621C0" w:rsidP="00E621C0">
      <w:pPr>
        <w:tabs>
          <w:tab w:val="left" w:pos="5072"/>
        </w:tabs>
        <w:jc w:val="both"/>
        <w:rPr>
          <w:rFonts w:ascii="Times New Roman" w:eastAsiaTheme="minorEastAsia" w:hAnsi="Times New Roman" w:cs="Times New Roman"/>
        </w:rPr>
      </w:pPr>
    </w:p>
    <w:p w14:paraId="2A8AC9E1" w14:textId="77777777" w:rsidR="00E621C0" w:rsidRDefault="00E621C0" w:rsidP="00E621C0">
      <w:pPr>
        <w:tabs>
          <w:tab w:val="left" w:pos="5072"/>
        </w:tabs>
        <w:jc w:val="both"/>
        <w:rPr>
          <w:rFonts w:ascii="Times New Roman" w:eastAsiaTheme="minorEastAsia" w:hAnsi="Times New Roman" w:cs="Times New Roman"/>
        </w:rPr>
      </w:pPr>
      <w:proofErr w:type="spellStart"/>
      <w:r w:rsidRPr="00E621C0">
        <w:rPr>
          <w:rFonts w:ascii="Times New Roman" w:eastAsiaTheme="minorEastAsia" w:hAnsi="Times New Roman" w:cs="Times New Roman"/>
        </w:rPr>
        <w:t>Recall@K</w:t>
      </w:r>
      <w:proofErr w:type="spellEnd"/>
      <w:r w:rsidRPr="00E621C0">
        <w:rPr>
          <w:rFonts w:ascii="Times New Roman" w:eastAsiaTheme="minorEastAsia" w:hAnsi="Times New Roman" w:cs="Times New Roman"/>
        </w:rPr>
        <w:t xml:space="preserve"> asks, for every ground-truth relation instance, whether the correct relation type appears among the K highest-scoring relations predicted for that specific directed object pair, out of the ten candidates — the predicate-classification (</w:t>
      </w:r>
      <w:proofErr w:type="spellStart"/>
      <w:r w:rsidRPr="00E621C0">
        <w:rPr>
          <w:rFonts w:ascii="Times New Roman" w:eastAsiaTheme="minorEastAsia" w:hAnsi="Times New Roman" w:cs="Times New Roman"/>
        </w:rPr>
        <w:t>PredCls</w:t>
      </w:r>
      <w:proofErr w:type="spellEnd"/>
      <w:r w:rsidRPr="00E621C0">
        <w:rPr>
          <w:rFonts w:ascii="Times New Roman" w:eastAsiaTheme="minorEastAsia" w:hAnsi="Times New Roman" w:cs="Times New Roman"/>
        </w:rPr>
        <w:t xml:space="preserve">) protocol standard in 3D scene graph literature, used here for direct comparability with </w:t>
      </w:r>
      <w:proofErr w:type="spellStart"/>
      <w:r w:rsidRPr="00E621C0">
        <w:rPr>
          <w:rFonts w:ascii="Times New Roman" w:eastAsiaTheme="minorEastAsia" w:hAnsi="Times New Roman" w:cs="Times New Roman"/>
        </w:rPr>
        <w:t>ReLaGS</w:t>
      </w:r>
      <w:proofErr w:type="spellEnd"/>
      <w:r w:rsidRPr="00E621C0">
        <w:rPr>
          <w:rFonts w:ascii="Times New Roman" w:eastAsiaTheme="minorEastAsia" w:hAnsi="Times New Roman" w:cs="Times New Roman"/>
        </w:rPr>
        <w:t xml:space="preserve">, </w:t>
      </w:r>
      <w:proofErr w:type="spellStart"/>
      <w:r w:rsidRPr="00E621C0">
        <w:rPr>
          <w:rFonts w:ascii="Times New Roman" w:eastAsiaTheme="minorEastAsia" w:hAnsi="Times New Roman" w:cs="Times New Roman"/>
        </w:rPr>
        <w:t>RelationField</w:t>
      </w:r>
      <w:proofErr w:type="spellEnd"/>
      <w:r w:rsidRPr="00E621C0">
        <w:rPr>
          <w:rFonts w:ascii="Times New Roman" w:eastAsiaTheme="minorEastAsia" w:hAnsi="Times New Roman" w:cs="Times New Roman"/>
        </w:rPr>
        <w:t xml:space="preserve">, and </w:t>
      </w:r>
      <w:proofErr w:type="spellStart"/>
      <w:r w:rsidRPr="00E621C0">
        <w:rPr>
          <w:rFonts w:ascii="Times New Roman" w:eastAsiaTheme="minorEastAsia" w:hAnsi="Times New Roman" w:cs="Times New Roman"/>
        </w:rPr>
        <w:t>ConceptGraphs</w:t>
      </w:r>
      <w:proofErr w:type="spellEnd"/>
      <w:r w:rsidRPr="00E621C0">
        <w:rPr>
          <w:rFonts w:ascii="Times New Roman" w:eastAsiaTheme="minorEastAsia" w:hAnsi="Times New Roman" w:cs="Times New Roman"/>
        </w:rPr>
        <w:t xml:space="preserve"> on 3DSSG and with </w:t>
      </w:r>
      <w:proofErr w:type="spellStart"/>
      <w:r w:rsidRPr="00E621C0">
        <w:rPr>
          <w:rFonts w:ascii="Times New Roman" w:eastAsiaTheme="minorEastAsia" w:hAnsi="Times New Roman" w:cs="Times New Roman"/>
        </w:rPr>
        <w:t>GaussianGraph</w:t>
      </w:r>
      <w:proofErr w:type="spellEnd"/>
      <w:r w:rsidRPr="00E621C0">
        <w:rPr>
          <w:rFonts w:ascii="Times New Roman" w:eastAsiaTheme="minorEastAsia" w:hAnsi="Times New Roman" w:cs="Times New Roman"/>
        </w:rPr>
        <w:t xml:space="preserve"> on LERF (Chapter 1):</w:t>
      </w:r>
    </w:p>
    <w:p w14:paraId="296F880B" w14:textId="77777777" w:rsidR="00C7719F" w:rsidRDefault="00C7719F" w:rsidP="00E621C0">
      <w:pPr>
        <w:tabs>
          <w:tab w:val="left" w:pos="5072"/>
        </w:tabs>
        <w:jc w:val="both"/>
        <w:rPr>
          <w:rFonts w:ascii="Times New Roman" w:eastAsiaTheme="minorEastAsia" w:hAnsi="Times New Roman" w:cs="Times New Roman"/>
        </w:rPr>
      </w:pPr>
    </w:p>
    <w:p w14:paraId="36C2D687" w14:textId="63A30369" w:rsidR="00C7719F" w:rsidRPr="00C7719F" w:rsidRDefault="00C7719F" w:rsidP="00E621C0">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Recall@</m:t>
          </m:r>
          <m:r>
            <w:ins w:id="172" w:author="Sahil Shah" w:date="2026-07-07T17:05:00Z">
              <m:rPr>
                <m:sty m:val="p"/>
              </m:rPr>
              <w:rPr>
                <w:rFonts w:ascii="Cambria Math" w:eastAsiaTheme="minorEastAsia" w:hAnsi="Cambria Math" w:cs="Times New Roman"/>
              </w:rPr>
              <m:t>k</m:t>
            </w:ins>
          </m:r>
          <m:r>
            <w:del w:id="173" w:author="Sahil Shah" w:date="2026-07-07T17:05:00Z">
              <m:rPr>
                <m:sty m:val="p"/>
              </m:rPr>
              <w:rPr>
                <w:rFonts w:ascii="Cambria Math" w:eastAsiaTheme="minorEastAsia" w:hAnsi="Cambria Math" w:cs="Times New Roman"/>
              </w:rPr>
              <m:t>K</m:t>
            </w:del>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d>
                <m:dPr>
                  <m:begChr m:val="|"/>
                  <m:endChr m:val="|"/>
                  <m:ctrlPr>
                    <w:rPr>
                      <w:rFonts w:ascii="Cambria Math" w:eastAsiaTheme="minorEastAsia" w:hAnsi="Cambria Math" w:cs="Times New Roman"/>
                    </w:rPr>
                  </m:ctrlPr>
                </m:dPr>
                <m:e>
                  <m:r>
                    <m:rPr>
                      <m:scr m:val="script"/>
                      <m:sty m:val="p"/>
                    </m:rPr>
                    <w:rPr>
                      <w:rFonts w:ascii="Cambria Math" w:eastAsiaTheme="minorEastAsia" w:hAnsi="Cambria Math" w:cs="Times New Roman"/>
                    </w:rPr>
                    <m:t>G</m:t>
                  </m:r>
                </m:e>
              </m:d>
            </m:den>
          </m:f>
          <m:nary>
            <m:naryPr>
              <m:chr m:val="∑"/>
              <m:limLoc m:val="undOvr"/>
              <m:supHide m:val="1"/>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i,j,r</m:t>
                  </m:r>
                </m:e>
              </m:d>
              <m:r>
                <w:rPr>
                  <w:rFonts w:ascii="Cambria Math" w:eastAsiaTheme="minorEastAsia" w:hAnsi="Cambria Math" w:cs="Times New Roman"/>
                </w:rPr>
                <m:t>∈</m:t>
              </m:r>
              <m:r>
                <m:rPr>
                  <m:scr m:val="script"/>
                  <m:sty m:val="p"/>
                </m:rPr>
                <w:rPr>
                  <w:rFonts w:ascii="Cambria Math" w:eastAsiaTheme="minorEastAsia" w:hAnsi="Cambria Math" w:cs="Times New Roman"/>
                </w:rPr>
                <m:t>G</m:t>
              </m:r>
            </m:sub>
            <m:sup/>
            <m:e>
              <m:r>
                <m:rPr>
                  <m:sty m:val="b"/>
                </m:rPr>
                <w:rPr>
                  <w:rFonts w:ascii="Cambria Math" w:eastAsiaTheme="minorEastAsia" w:hAnsi="Cambria Math" w:cs="Times New Roman"/>
                </w:rPr>
                <m:t>1</m:t>
              </m:r>
            </m:e>
          </m:nary>
          <m:d>
            <m:dPr>
              <m:begChr m:val="["/>
              <m:endChr m:val="]"/>
              <m:ctrlPr>
                <w:rPr>
                  <w:rFonts w:ascii="Cambria Math" w:eastAsiaTheme="minorEastAsia" w:hAnsi="Cambria Math" w:cs="Times New Roman"/>
                </w:rPr>
              </m:ctrlPr>
            </m:dPr>
            <m:e>
              <m:r>
                <w:rPr>
                  <w:rFonts w:ascii="Cambria Math" w:eastAsiaTheme="minorEastAsia" w:hAnsi="Cambria Math" w:cs="Times New Roman"/>
                </w:rPr>
                <m:t>r∈</m:t>
              </m:r>
              <m:sSub>
                <m:sSubPr>
                  <m:ctrlPr>
                    <w:rPr>
                      <w:rFonts w:ascii="Cambria Math" w:eastAsiaTheme="minorEastAsia" w:hAnsi="Cambria Math" w:cs="Times New Roman"/>
                    </w:rPr>
                  </m:ctrlPr>
                </m:sSubPr>
                <m:e>
                  <m:r>
                    <m:rPr>
                      <m:sty m:val="p"/>
                    </m:rPr>
                    <w:rPr>
                      <w:rFonts w:ascii="Cambria Math" w:eastAsiaTheme="minorEastAsia" w:hAnsi="Cambria Math" w:cs="Times New Roman"/>
                    </w:rPr>
                    <m:t>top</m:t>
                  </m:r>
                </m:e>
                <m:sub>
                  <m:r>
                    <w:rPr>
                      <w:rFonts w:ascii="Cambria Math" w:eastAsiaTheme="minorEastAsia" w:hAnsi="Cambria Math" w:cs="Times New Roman"/>
                    </w:rPr>
                    <m:t>K</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m:rPr>
                          <m:sty m:val="p"/>
                        </m:rPr>
                        <w:rPr>
                          <w:rFonts w:ascii="Cambria Math" w:eastAsiaTheme="minorEastAsia" w:hAnsi="Cambria Math" w:cs="Times New Roman"/>
                        </w:rPr>
                        <m:t>scores</m:t>
                      </m:r>
                    </m:e>
                    <m:sub>
                      <m:r>
                        <w:rPr>
                          <w:rFonts w:ascii="Cambria Math" w:eastAsiaTheme="minorEastAsia" w:hAnsi="Cambria Math" w:cs="Times New Roman"/>
                        </w:rPr>
                        <m:t>ij</m:t>
                      </m:r>
                    </m:sub>
                  </m:sSub>
                </m:e>
              </m:d>
            </m:e>
          </m:d>
        </m:oMath>
      </m:oMathPara>
    </w:p>
    <w:p w14:paraId="6BACCC49" w14:textId="77777777" w:rsidR="00C7719F" w:rsidRDefault="00C7719F" w:rsidP="00E621C0">
      <w:pPr>
        <w:tabs>
          <w:tab w:val="left" w:pos="5072"/>
        </w:tabs>
        <w:jc w:val="both"/>
        <w:rPr>
          <w:rFonts w:ascii="Times New Roman" w:eastAsiaTheme="minorEastAsia" w:hAnsi="Times New Roman" w:cs="Times New Roman"/>
        </w:rPr>
      </w:pPr>
    </w:p>
    <w:p w14:paraId="5F260527" w14:textId="7D070C55" w:rsidR="00C7719F" w:rsidRP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 xml:space="preserve">where G is the set of ground-truth (subject, object, relation) triples and </w:t>
      </w:r>
      <w:proofErr w:type="spellStart"/>
      <w:r w:rsidRPr="00C7719F">
        <w:rPr>
          <w:rFonts w:ascii="Times New Roman" w:eastAsiaTheme="minorEastAsia" w:hAnsi="Times New Roman" w:cs="Times New Roman"/>
        </w:rPr>
        <w:t>top_K</w:t>
      </w:r>
      <w:proofErr w:type="spellEnd"/>
      <w:r w:rsidRPr="00C7719F">
        <w:rPr>
          <w:rFonts w:ascii="Times New Roman" w:eastAsiaTheme="minorEastAsia" w:hAnsi="Times New Roman" w:cs="Times New Roman"/>
        </w:rPr>
        <w:t>(</w:t>
      </w:r>
      <w:proofErr w:type="spellStart"/>
      <w:r w:rsidRPr="00C7719F">
        <w:rPr>
          <w:rFonts w:ascii="Times New Roman" w:eastAsiaTheme="minorEastAsia" w:hAnsi="Times New Roman" w:cs="Times New Roman"/>
        </w:rPr>
        <w:t>scores_ij</w:t>
      </w:r>
      <w:proofErr w:type="spellEnd"/>
      <w:r w:rsidRPr="00C7719F">
        <w:rPr>
          <w:rFonts w:ascii="Times New Roman" w:eastAsiaTheme="minorEastAsia" w:hAnsi="Times New Roman" w:cs="Times New Roman"/>
        </w:rPr>
        <w:t xml:space="preserve">) is the set of </w:t>
      </w:r>
      <w:ins w:id="174" w:author="Sahil Shah" w:date="2026-07-07T17:05:00Z">
        <w:r w:rsidR="00446F9C">
          <w:rPr>
            <w:rFonts w:ascii="Times New Roman" w:eastAsiaTheme="minorEastAsia" w:hAnsi="Times New Roman" w:cs="Times New Roman"/>
          </w:rPr>
          <w:t>k</w:t>
        </w:r>
      </w:ins>
      <w:del w:id="175" w:author="Sahil Shah" w:date="2026-07-07T17:05:00Z">
        <w:r w:rsidRPr="00C7719F" w:rsidDel="00446F9C">
          <w:rPr>
            <w:rFonts w:ascii="Times New Roman" w:eastAsiaTheme="minorEastAsia" w:hAnsi="Times New Roman" w:cs="Times New Roman"/>
          </w:rPr>
          <w:delText>K</w:delText>
        </w:r>
      </w:del>
      <w:r w:rsidRPr="00C7719F">
        <w:rPr>
          <w:rFonts w:ascii="Times New Roman" w:eastAsiaTheme="minorEastAsia" w:hAnsi="Times New Roman" w:cs="Times New Roman"/>
        </w:rPr>
        <w:t xml:space="preserve"> highest-scoring relation types for pair (</w:t>
      </w:r>
      <w:proofErr w:type="spellStart"/>
      <w:proofErr w:type="gramStart"/>
      <w:r w:rsidRPr="00C7719F">
        <w:rPr>
          <w:rFonts w:ascii="Times New Roman" w:eastAsiaTheme="minorEastAsia" w:hAnsi="Times New Roman" w:cs="Times New Roman"/>
        </w:rPr>
        <w:t>i,j</w:t>
      </w:r>
      <w:proofErr w:type="spellEnd"/>
      <w:proofErr w:type="gramEnd"/>
      <w:r w:rsidRPr="00C7719F">
        <w:rPr>
          <w:rFonts w:ascii="Times New Roman" w:eastAsiaTheme="minorEastAsia" w:hAnsi="Times New Roman" w:cs="Times New Roman"/>
        </w:rPr>
        <w:t xml:space="preserve">). Because it ranks relations rather than thresholding them, </w:t>
      </w:r>
      <w:proofErr w:type="spellStart"/>
      <w:r w:rsidRPr="00C7719F">
        <w:rPr>
          <w:rFonts w:ascii="Times New Roman" w:eastAsiaTheme="minorEastAsia" w:hAnsi="Times New Roman" w:cs="Times New Roman"/>
        </w:rPr>
        <w:t>Recall@</w:t>
      </w:r>
      <w:ins w:id="176" w:author="Sahil Shah" w:date="2026-07-07T17:05:00Z">
        <w:r w:rsidR="00446F9C">
          <w:rPr>
            <w:rFonts w:ascii="Times New Roman" w:eastAsiaTheme="minorEastAsia" w:hAnsi="Times New Roman" w:cs="Times New Roman"/>
          </w:rPr>
          <w:t>k</w:t>
        </w:r>
      </w:ins>
      <w:proofErr w:type="spellEnd"/>
      <w:del w:id="177" w:author="Sahil Shah" w:date="2026-07-07T17:05:00Z">
        <w:r w:rsidRPr="00C7719F" w:rsidDel="00446F9C">
          <w:rPr>
            <w:rFonts w:ascii="Times New Roman" w:eastAsiaTheme="minorEastAsia" w:hAnsi="Times New Roman" w:cs="Times New Roman"/>
          </w:rPr>
          <w:delText>K</w:delText>
        </w:r>
      </w:del>
      <w:r w:rsidRPr="00C7719F">
        <w:rPr>
          <w:rFonts w:ascii="Times New Roman" w:eastAsiaTheme="minorEastAsia" w:hAnsi="Times New Roman" w:cs="Times New Roman"/>
        </w:rPr>
        <w:t xml:space="preserve"> is threshold-free and is reported alongside, not instead of, the threshold-dependent F1 scores below.</w:t>
      </w:r>
    </w:p>
    <w:p w14:paraId="50A09417" w14:textId="77777777" w:rsidR="00C7719F" w:rsidRPr="00C7719F" w:rsidRDefault="00C7719F" w:rsidP="00C7719F">
      <w:pPr>
        <w:tabs>
          <w:tab w:val="left" w:pos="5072"/>
        </w:tabs>
        <w:jc w:val="both"/>
        <w:rPr>
          <w:rFonts w:ascii="Times New Roman" w:eastAsiaTheme="minorEastAsia" w:hAnsi="Times New Roman" w:cs="Times New Roman"/>
        </w:rPr>
      </w:pPr>
    </w:p>
    <w:p w14:paraId="3B5E17EA" w14:textId="77777777" w:rsid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Macro F1, reported for in-domain validation, is the unweighted mean of ten per-relation F1 scores, each computed at that relation's individually tuned decision threshold (Section 4.7) over the pairs for which that relation is annotated or rule-injected:</w:t>
      </w:r>
    </w:p>
    <w:p w14:paraId="23C83284" w14:textId="77777777" w:rsidR="00C7719F" w:rsidRDefault="00C7719F" w:rsidP="00C7719F">
      <w:pPr>
        <w:tabs>
          <w:tab w:val="left" w:pos="5072"/>
        </w:tabs>
        <w:jc w:val="both"/>
        <w:rPr>
          <w:rFonts w:ascii="Times New Roman" w:eastAsiaTheme="minorEastAsia" w:hAnsi="Times New Roman" w:cs="Times New Roman"/>
        </w:rPr>
      </w:pPr>
    </w:p>
    <w:p w14:paraId="5246C8DF" w14:textId="5977D5F5" w:rsidR="00C7719F" w:rsidRPr="00C7719F" w:rsidRDefault="00C7719F" w:rsidP="00C7719F">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Macro</m:t>
          </m:r>
          <m:r>
            <w:ins w:id="178" w:author="Sahil Shah" w:date="2026-07-07T17:05:00Z">
              <w:rPr>
                <w:rFonts w:ascii="Cambria Math" w:eastAsiaTheme="minorEastAsia" w:hAnsi="Cambria Math" w:cs="Times New Roman"/>
              </w:rPr>
              <m:t>-</m:t>
            </w:ins>
          </m:r>
          <m:r>
            <w:del w:id="179" w:author="Sahil Shah" w:date="2026-07-07T17:05:00Z">
              <w:rPr>
                <w:rFonts w:ascii="Cambria Math" w:eastAsiaTheme="minorEastAsia" w:hAnsi="Cambria Math" w:cs="Times New Roman"/>
              </w:rPr>
              <m:t> </m:t>
            </w:del>
          </m:r>
          <m:r>
            <m:rPr>
              <m:sty m:val="p"/>
            </m:rPr>
            <w:rPr>
              <w:rFonts w:ascii="Cambria Math" w:eastAsiaTheme="minorEastAsia" w:hAnsi="Cambria Math" w:cs="Times New Roman"/>
            </w:rPr>
            <m:t>F1</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10</m:t>
              </m:r>
            </m:den>
          </m:f>
          <m:nary>
            <m:naryPr>
              <m:chr m:val="∑"/>
              <m:limLoc m:val="undOvr"/>
              <m:ctrlPr>
                <w:rPr>
                  <w:rFonts w:ascii="Cambria Math" w:eastAsiaTheme="minorEastAsia" w:hAnsi="Cambria Math" w:cs="Times New Roman"/>
                </w:rPr>
              </m:ctrlPr>
            </m:naryPr>
            <m:sub>
              <m:r>
                <w:rPr>
                  <w:rFonts w:ascii="Cambria Math" w:eastAsiaTheme="minorEastAsia" w:hAnsi="Cambria Math" w:cs="Times New Roman"/>
                </w:rPr>
                <m:t>r=1</m:t>
              </m:r>
            </m:sub>
            <m:sup>
              <m:r>
                <w:rPr>
                  <w:rFonts w:ascii="Cambria Math" w:eastAsiaTheme="minorEastAsia" w:hAnsi="Cambria Math" w:cs="Times New Roman"/>
                </w:rPr>
                <m:t>10</m:t>
              </m:r>
            </m:sup>
            <m:e>
              <m:f>
                <m:fPr>
                  <m:ctrlPr>
                    <w:rPr>
                      <w:rFonts w:ascii="Cambria Math" w:eastAsiaTheme="minorEastAsia" w:hAnsi="Cambria Math" w:cs="Times New Roman"/>
                    </w:rPr>
                  </m:ctrlPr>
                </m:fPr>
                <m:num>
                  <m:r>
                    <w:rPr>
                      <w:rFonts w:ascii="Cambria Math" w:eastAsiaTheme="minorEastAsia" w:hAnsi="Cambria Math" w:cs="Times New Roman"/>
                    </w:rPr>
                    <m:t>2</m:t>
                  </m:r>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r</m:t>
                      </m:r>
                    </m:sub>
                  </m:sSub>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r</m:t>
                      </m:r>
                    </m:sub>
                  </m:sSub>
                </m:num>
                <m:den>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r</m:t>
                      </m:r>
                    </m:sub>
                  </m:sSub>
                </m:den>
              </m:f>
            </m:e>
          </m:nary>
        </m:oMath>
      </m:oMathPara>
    </w:p>
    <w:p w14:paraId="0094E177" w14:textId="77777777" w:rsidR="00C7719F" w:rsidRDefault="00C7719F" w:rsidP="00C7719F">
      <w:pPr>
        <w:tabs>
          <w:tab w:val="left" w:pos="5072"/>
        </w:tabs>
        <w:jc w:val="both"/>
        <w:rPr>
          <w:rFonts w:ascii="Times New Roman" w:eastAsiaTheme="minorEastAsia" w:hAnsi="Times New Roman" w:cs="Times New Roman"/>
        </w:rPr>
      </w:pPr>
    </w:p>
    <w:p w14:paraId="6A9A4C86" w14:textId="77777777" w:rsid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lastRenderedPageBreak/>
        <w:t xml:space="preserve">averaged uniformly across relations rather than across instances, so the rarer relations are not swamped by </w:t>
      </w:r>
      <w:proofErr w:type="spellStart"/>
      <w:r w:rsidRPr="00C7719F">
        <w:rPr>
          <w:rFonts w:ascii="Times New Roman" w:eastAsiaTheme="minorEastAsia" w:hAnsi="Times New Roman" w:cs="Times New Roman"/>
        </w:rPr>
        <w:t>adjacent_to</w:t>
      </w:r>
      <w:proofErr w:type="spellEnd"/>
      <w:r w:rsidRPr="00C7719F">
        <w:rPr>
          <w:rFonts w:ascii="Times New Roman" w:eastAsiaTheme="minorEastAsia" w:hAnsi="Times New Roman" w:cs="Times New Roman"/>
        </w:rPr>
        <w:t xml:space="preserve"> and the directional relations, which dominate by raw count. Micro F1, reported for the cross-domain tabletop setting, instead pools true positives, false positives, and false negatives across every relation and every scene into a single precision/recall/F1 calculation:</w:t>
      </w:r>
    </w:p>
    <w:p w14:paraId="3C7696A9" w14:textId="77777777" w:rsidR="00C7719F" w:rsidRDefault="00C7719F" w:rsidP="00C7719F">
      <w:pPr>
        <w:tabs>
          <w:tab w:val="left" w:pos="5072"/>
        </w:tabs>
        <w:jc w:val="both"/>
        <w:rPr>
          <w:rFonts w:ascii="Times New Roman" w:eastAsiaTheme="minorEastAsia" w:hAnsi="Times New Roman" w:cs="Times New Roman"/>
        </w:rPr>
      </w:pPr>
    </w:p>
    <w:p w14:paraId="2C7E9881" w14:textId="118272D1" w:rsidR="00C7719F" w:rsidRPr="00C7719F" w:rsidRDefault="00C7719F" w:rsidP="00C7719F">
      <w:pPr>
        <w:tabs>
          <w:tab w:val="left" w:pos="5072"/>
        </w:tabs>
        <w:jc w:val="both"/>
        <w:rPr>
          <w:rFonts w:ascii="Times New Roman" w:eastAsiaTheme="minorEastAsia" w:hAnsi="Times New Roman" w:cs="Times New Roman"/>
        </w:rPr>
      </w:pPr>
      <m:oMathPara>
        <m:oMath>
          <m:r>
            <m:rPr>
              <m:sty m:val="p"/>
            </m:rPr>
            <w:rPr>
              <w:rFonts w:ascii="Cambria Math" w:eastAsiaTheme="minorEastAsia" w:hAnsi="Cambria Math" w:cs="Times New Roman"/>
            </w:rPr>
            <m:t>Micro</m:t>
          </m:r>
          <m:r>
            <w:ins w:id="180" w:author="Sahil Shah" w:date="2026-07-07T17:05:00Z">
              <w:rPr>
                <w:rFonts w:ascii="Cambria Math" w:eastAsiaTheme="minorEastAsia" w:hAnsi="Cambria Math" w:cs="Times New Roman"/>
              </w:rPr>
              <m:t>-</m:t>
            </w:ins>
          </m:r>
          <m:r>
            <w:del w:id="181" w:author="Sahil Shah" w:date="2026-07-07T17:05:00Z">
              <w:rPr>
                <w:rFonts w:ascii="Cambria Math" w:eastAsiaTheme="minorEastAsia" w:hAnsi="Cambria Math" w:cs="Times New Roman"/>
              </w:rPr>
              <m:t> </m:t>
            </w:del>
          </m:r>
          <m:r>
            <m:rPr>
              <m:sty m:val="p"/>
            </m:rPr>
            <w:rPr>
              <w:rFonts w:ascii="Cambria Math" w:eastAsiaTheme="minorEastAsia" w:hAnsi="Cambria Math" w:cs="Times New Roman"/>
            </w:rPr>
            <m:t>F1</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2</m:t>
              </m:r>
              <m:nary>
                <m:naryPr>
                  <m:chr m:val="∑"/>
                  <m:limLoc m:val="undOvr"/>
                  <m:supHide m:val="1"/>
                  <m:ctrlPr>
                    <w:rPr>
                      <w:rFonts w:ascii="Cambria Math" w:eastAsiaTheme="minorEastAsia" w:hAnsi="Cambria Math" w:cs="Times New Roman"/>
                    </w:rPr>
                  </m:ctrlPr>
                </m:naryPr>
                <m:sub>
                  <m:r>
                    <w:rPr>
                      <w:rFonts w:ascii="Cambria Math" w:eastAsiaTheme="minorEastAsia" w:hAnsi="Cambria Math" w:cs="Times New Roman"/>
                    </w:rPr>
                    <m:t>r</m:t>
                  </m:r>
                </m:sub>
                <m:sup/>
                <m:e>
                  <m:sSub>
                    <m:sSubPr>
                      <m:ctrlPr>
                        <w:rPr>
                          <w:rFonts w:ascii="Cambria Math" w:eastAsiaTheme="minorEastAsia" w:hAnsi="Cambria Math" w:cs="Times New Roman"/>
                        </w:rPr>
                      </m:ctrlPr>
                    </m:sSubPr>
                    <m:e>
                      <m:r>
                        <m:rPr>
                          <m:sty m:val="p"/>
                        </m:rPr>
                        <w:rPr>
                          <w:rFonts w:ascii="Cambria Math" w:eastAsiaTheme="minorEastAsia" w:hAnsi="Cambria Math" w:cs="Times New Roman"/>
                        </w:rPr>
                        <m:t>TP</m:t>
                      </m:r>
                    </m:e>
                    <m:sub>
                      <m:r>
                        <w:rPr>
                          <w:rFonts w:ascii="Cambria Math" w:eastAsiaTheme="minorEastAsia" w:hAnsi="Cambria Math" w:cs="Times New Roman"/>
                        </w:rPr>
                        <m:t>r</m:t>
                      </m:r>
                    </m:sub>
                  </m:sSub>
                </m:e>
              </m:nary>
            </m:num>
            <m:den>
              <m:r>
                <w:rPr>
                  <w:rFonts w:ascii="Cambria Math" w:eastAsiaTheme="minorEastAsia" w:hAnsi="Cambria Math" w:cs="Times New Roman"/>
                </w:rPr>
                <m:t>2</m:t>
              </m:r>
              <m:nary>
                <m:naryPr>
                  <m:chr m:val="∑"/>
                  <m:limLoc m:val="undOvr"/>
                  <m:supHide m:val="1"/>
                  <m:ctrlPr>
                    <w:rPr>
                      <w:rFonts w:ascii="Cambria Math" w:eastAsiaTheme="minorEastAsia" w:hAnsi="Cambria Math" w:cs="Times New Roman"/>
                    </w:rPr>
                  </m:ctrlPr>
                </m:naryPr>
                <m:sub>
                  <m:r>
                    <w:rPr>
                      <w:rFonts w:ascii="Cambria Math" w:eastAsiaTheme="minorEastAsia" w:hAnsi="Cambria Math" w:cs="Times New Roman"/>
                    </w:rPr>
                    <m:t>r</m:t>
                  </m:r>
                </m:sub>
                <m:sup/>
                <m:e>
                  <m:sSub>
                    <m:sSubPr>
                      <m:ctrlPr>
                        <w:rPr>
                          <w:rFonts w:ascii="Cambria Math" w:eastAsiaTheme="minorEastAsia" w:hAnsi="Cambria Math" w:cs="Times New Roman"/>
                        </w:rPr>
                      </m:ctrlPr>
                    </m:sSubPr>
                    <m:e>
                      <m:r>
                        <m:rPr>
                          <m:sty m:val="p"/>
                        </m:rPr>
                        <w:rPr>
                          <w:rFonts w:ascii="Cambria Math" w:eastAsiaTheme="minorEastAsia" w:hAnsi="Cambria Math" w:cs="Times New Roman"/>
                        </w:rPr>
                        <m:t>TP</m:t>
                      </m:r>
                    </m:e>
                    <m:sub>
                      <m:r>
                        <w:rPr>
                          <w:rFonts w:ascii="Cambria Math" w:eastAsiaTheme="minorEastAsia" w:hAnsi="Cambria Math" w:cs="Times New Roman"/>
                        </w:rPr>
                        <m:t>r</m:t>
                      </m:r>
                    </m:sub>
                  </m:sSub>
                </m:e>
              </m:nary>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rPr>
                  </m:ctrlPr>
                </m:naryPr>
                <m:sub>
                  <m:r>
                    <w:rPr>
                      <w:rFonts w:ascii="Cambria Math" w:eastAsiaTheme="minorEastAsia" w:hAnsi="Cambria Math" w:cs="Times New Roman"/>
                    </w:rPr>
                    <m:t>r</m:t>
                  </m:r>
                </m:sub>
                <m:sup/>
                <m:e>
                  <m:sSub>
                    <m:sSubPr>
                      <m:ctrlPr>
                        <w:rPr>
                          <w:rFonts w:ascii="Cambria Math" w:eastAsiaTheme="minorEastAsia" w:hAnsi="Cambria Math" w:cs="Times New Roman"/>
                        </w:rPr>
                      </m:ctrlPr>
                    </m:sSubPr>
                    <m:e>
                      <m:r>
                        <m:rPr>
                          <m:sty m:val="p"/>
                        </m:rPr>
                        <w:rPr>
                          <w:rFonts w:ascii="Cambria Math" w:eastAsiaTheme="minorEastAsia" w:hAnsi="Cambria Math" w:cs="Times New Roman"/>
                        </w:rPr>
                        <m:t>FP</m:t>
                      </m:r>
                    </m:e>
                    <m:sub>
                      <m:r>
                        <w:rPr>
                          <w:rFonts w:ascii="Cambria Math" w:eastAsiaTheme="minorEastAsia" w:hAnsi="Cambria Math" w:cs="Times New Roman"/>
                        </w:rPr>
                        <m:t>r</m:t>
                      </m:r>
                    </m:sub>
                  </m:sSub>
                </m:e>
              </m:nary>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rPr>
                  </m:ctrlPr>
                </m:naryPr>
                <m:sub>
                  <m:r>
                    <w:rPr>
                      <w:rFonts w:ascii="Cambria Math" w:eastAsiaTheme="minorEastAsia" w:hAnsi="Cambria Math" w:cs="Times New Roman"/>
                    </w:rPr>
                    <m:t>r</m:t>
                  </m:r>
                </m:sub>
                <m:sup/>
                <m:e>
                  <m:sSub>
                    <m:sSubPr>
                      <m:ctrlPr>
                        <w:rPr>
                          <w:rFonts w:ascii="Cambria Math" w:eastAsiaTheme="minorEastAsia" w:hAnsi="Cambria Math" w:cs="Times New Roman"/>
                        </w:rPr>
                      </m:ctrlPr>
                    </m:sSubPr>
                    <m:e>
                      <m:r>
                        <m:rPr>
                          <m:sty m:val="p"/>
                        </m:rPr>
                        <w:rPr>
                          <w:rFonts w:ascii="Cambria Math" w:eastAsiaTheme="minorEastAsia" w:hAnsi="Cambria Math" w:cs="Times New Roman"/>
                        </w:rPr>
                        <m:t>FN</m:t>
                      </m:r>
                    </m:e>
                    <m:sub>
                      <m:r>
                        <w:rPr>
                          <w:rFonts w:ascii="Cambria Math" w:eastAsiaTheme="minorEastAsia" w:hAnsi="Cambria Math" w:cs="Times New Roman"/>
                        </w:rPr>
                        <m:t>r</m:t>
                      </m:r>
                    </m:sub>
                  </m:sSub>
                </m:e>
              </m:nary>
            </m:den>
          </m:f>
        </m:oMath>
      </m:oMathPara>
    </w:p>
    <w:p w14:paraId="0FAD4ECE" w14:textId="77777777" w:rsidR="00C7719F" w:rsidRDefault="00C7719F" w:rsidP="00C7719F">
      <w:pPr>
        <w:tabs>
          <w:tab w:val="left" w:pos="5072"/>
        </w:tabs>
        <w:jc w:val="both"/>
        <w:rPr>
          <w:rFonts w:ascii="Times New Roman" w:eastAsiaTheme="minorEastAsia" w:hAnsi="Times New Roman" w:cs="Times New Roman"/>
        </w:rPr>
      </w:pPr>
    </w:p>
    <w:p w14:paraId="06B4E252" w14:textId="77777777" w:rsidR="00C7719F" w:rsidRP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a more stable choice for a benchmark an order of magnitude smaller in scene count, where ten separate per-relation scores per scene would be dominated by sampling noise.</w:t>
      </w:r>
    </w:p>
    <w:p w14:paraId="645B2114" w14:textId="77777777" w:rsidR="00C7719F" w:rsidRPr="00C7719F" w:rsidRDefault="00C7719F" w:rsidP="00C7719F">
      <w:pPr>
        <w:tabs>
          <w:tab w:val="left" w:pos="5072"/>
        </w:tabs>
        <w:jc w:val="both"/>
        <w:rPr>
          <w:rFonts w:ascii="Times New Roman" w:eastAsiaTheme="minorEastAsia" w:hAnsi="Times New Roman" w:cs="Times New Roman"/>
        </w:rPr>
      </w:pPr>
    </w:p>
    <w:p w14:paraId="1710EC70" w14:textId="77777777" w:rsidR="00C7719F" w:rsidRP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 xml:space="preserve">Object instances for the held-out LERF and cross-domain tabletop settings are obtained through oracle clustering: the known object count for each scene is supplied to the HDBSCAN auto-tuner (Section 4.2) as an exact target, rather than left for the tuner to infer from the splat alone. This mirrors the </w:t>
      </w:r>
      <w:proofErr w:type="spellStart"/>
      <w:r w:rsidRPr="00C7719F">
        <w:rPr>
          <w:rFonts w:ascii="Times New Roman" w:eastAsiaTheme="minorEastAsia" w:hAnsi="Times New Roman" w:cs="Times New Roman"/>
        </w:rPr>
        <w:t>PredCls</w:t>
      </w:r>
      <w:proofErr w:type="spellEnd"/>
      <w:r w:rsidRPr="00C7719F">
        <w:rPr>
          <w:rFonts w:ascii="Times New Roman" w:eastAsiaTheme="minorEastAsia" w:hAnsi="Times New Roman" w:cs="Times New Roman"/>
        </w:rPr>
        <w:t xml:space="preserve"> convention itself, which evaluates relation prediction against ground-truth object instances rather than instances produced by an upstream detector — isolating the quality of relation prediction, the contribution this study is concerned with, from class-agnostic 3D instance segmentation, a separate problem governed entirely by HDBSCAN's own density and cluster-size parameters. In-domain validation does not require this step, since 3RScan scenes carry ground-truth instance segmentation already attached to each Gaussian through nearest-vertex label transfer (Section 3.1).</w:t>
      </w:r>
    </w:p>
    <w:p w14:paraId="7F4B34F0" w14:textId="77777777" w:rsidR="00C7719F" w:rsidRPr="00C7719F" w:rsidRDefault="00C7719F" w:rsidP="00C7719F">
      <w:pPr>
        <w:tabs>
          <w:tab w:val="left" w:pos="5072"/>
        </w:tabs>
        <w:jc w:val="both"/>
        <w:rPr>
          <w:rFonts w:ascii="Times New Roman" w:eastAsiaTheme="minorEastAsia" w:hAnsi="Times New Roman" w:cs="Times New Roman"/>
        </w:rPr>
      </w:pPr>
    </w:p>
    <w:p w14:paraId="033ADA7F" w14:textId="77777777" w:rsidR="00C7719F" w:rsidRDefault="00C7719F" w:rsidP="00C7719F">
      <w:pPr>
        <w:tabs>
          <w:tab w:val="left" w:pos="5072"/>
        </w:tabs>
        <w:jc w:val="both"/>
        <w:rPr>
          <w:rFonts w:ascii="Times New Roman" w:eastAsiaTheme="minorEastAsia" w:hAnsi="Times New Roman" w:cs="Times New Roman"/>
        </w:rPr>
      </w:pPr>
      <w:r w:rsidRPr="00C7719F">
        <w:rPr>
          <w:rFonts w:ascii="Times New Roman" w:eastAsiaTheme="minorEastAsia" w:hAnsi="Times New Roman" w:cs="Times New Roman"/>
        </w:rPr>
        <w:t xml:space="preserve">The two consistency mechanisms described in this study contribute unevenly across the three settings, in proportion to how far each </w:t>
      </w:r>
      <w:proofErr w:type="gramStart"/>
      <w:r w:rsidRPr="00C7719F">
        <w:rPr>
          <w:rFonts w:ascii="Times New Roman" w:eastAsiaTheme="minorEastAsia" w:hAnsi="Times New Roman" w:cs="Times New Roman"/>
        </w:rPr>
        <w:t>sits</w:t>
      </w:r>
      <w:proofErr w:type="gramEnd"/>
      <w:r w:rsidRPr="00C7719F">
        <w:rPr>
          <w:rFonts w:ascii="Times New Roman" w:eastAsiaTheme="minorEastAsia" w:hAnsi="Times New Roman" w:cs="Times New Roman"/>
        </w:rPr>
        <w:t xml:space="preserve"> from the training distribution. In-domain validation — where rule-injected training labels and the inverse-consistency loss (Section 4.7) already resolve most cross-edge contradictions before the network is even evaluated — applies only a lightweight same-edge correction: resolving the comparatively rare cases where </w:t>
      </w:r>
      <w:proofErr w:type="spellStart"/>
      <w:r w:rsidRPr="00C7719F">
        <w:rPr>
          <w:rFonts w:ascii="Times New Roman" w:eastAsiaTheme="minorEastAsia" w:hAnsi="Times New Roman" w:cs="Times New Roman"/>
        </w:rPr>
        <w:t>left_of</w:t>
      </w:r>
      <w:proofErr w:type="spellEnd"/>
      <w:r w:rsidRPr="00C7719F">
        <w:rPr>
          <w:rFonts w:ascii="Times New Roman" w:eastAsiaTheme="minorEastAsia" w:hAnsi="Times New Roman" w:cs="Times New Roman"/>
        </w:rPr>
        <w:t xml:space="preserve"> and </w:t>
      </w:r>
      <w:proofErr w:type="spellStart"/>
      <w:r w:rsidRPr="00C7719F">
        <w:rPr>
          <w:rFonts w:ascii="Times New Roman" w:eastAsiaTheme="minorEastAsia" w:hAnsi="Times New Roman" w:cs="Times New Roman"/>
        </w:rPr>
        <w:t>right_of</w:t>
      </w:r>
      <w:proofErr w:type="spellEnd"/>
      <w:r w:rsidRPr="00C7719F">
        <w:rPr>
          <w:rFonts w:ascii="Times New Roman" w:eastAsiaTheme="minorEastAsia" w:hAnsi="Times New Roman" w:cs="Times New Roman"/>
        </w:rPr>
        <w:t xml:space="preserve">, </w:t>
      </w:r>
      <w:proofErr w:type="spellStart"/>
      <w:r w:rsidRPr="00C7719F">
        <w:rPr>
          <w:rFonts w:ascii="Times New Roman" w:eastAsiaTheme="minorEastAsia" w:hAnsi="Times New Roman" w:cs="Times New Roman"/>
        </w:rPr>
        <w:t>in_front_of</w:t>
      </w:r>
      <w:proofErr w:type="spellEnd"/>
      <w:r w:rsidRPr="00C7719F">
        <w:rPr>
          <w:rFonts w:ascii="Times New Roman" w:eastAsiaTheme="minorEastAsia" w:hAnsi="Times New Roman" w:cs="Times New Roman"/>
        </w:rPr>
        <w:t xml:space="preserve"> and behind, or </w:t>
      </w:r>
      <w:proofErr w:type="spellStart"/>
      <w:r w:rsidRPr="00C7719F">
        <w:rPr>
          <w:rFonts w:ascii="Times New Roman" w:eastAsiaTheme="minorEastAsia" w:hAnsi="Times New Roman" w:cs="Times New Roman"/>
        </w:rPr>
        <w:t>higher_than</w:t>
      </w:r>
      <w:proofErr w:type="spellEnd"/>
      <w:r w:rsidRPr="00C7719F">
        <w:rPr>
          <w:rFonts w:ascii="Times New Roman" w:eastAsiaTheme="minorEastAsia" w:hAnsi="Times New Roman" w:cs="Times New Roman"/>
        </w:rPr>
        <w:t xml:space="preserve"> and </w:t>
      </w:r>
      <w:proofErr w:type="spellStart"/>
      <w:r w:rsidRPr="00C7719F">
        <w:rPr>
          <w:rFonts w:ascii="Times New Roman" w:eastAsiaTheme="minorEastAsia" w:hAnsi="Times New Roman" w:cs="Times New Roman"/>
        </w:rPr>
        <w:t>lower_than</w:t>
      </w:r>
      <w:proofErr w:type="spellEnd"/>
      <w:r w:rsidRPr="00C7719F">
        <w:rPr>
          <w:rFonts w:ascii="Times New Roman" w:eastAsiaTheme="minorEastAsia" w:hAnsi="Times New Roman" w:cs="Times New Roman"/>
        </w:rPr>
        <w:t xml:space="preserve"> both cross their decision threshold for the same directed pair, by keeping whichever side the network is more confident about. The held-out LERF and cross-domain tabletop settings instead apply the full </w:t>
      </w:r>
      <w:proofErr w:type="spellStart"/>
      <w:r w:rsidRPr="00C7719F">
        <w:rPr>
          <w:rFonts w:ascii="Times New Roman" w:eastAsiaTheme="minorEastAsia" w:hAnsi="Times New Roman" w:cs="Times New Roman"/>
        </w:rPr>
        <w:t>SceneGraphRepair</w:t>
      </w:r>
      <w:proofErr w:type="spellEnd"/>
      <w:r w:rsidRPr="00C7719F">
        <w:rPr>
          <w:rFonts w:ascii="Times New Roman" w:eastAsiaTheme="minorEastAsia" w:hAnsi="Times New Roman" w:cs="Times New Roman"/>
        </w:rPr>
        <w:t xml:space="preserve"> module (Section 4.8) unmodified — cross-edge inverse completion, asymmetry resolution, and transitive closure included — and report results both before and after this step, since operating outside the training distribution makes graph-level contradictions in the raw predictions noticeably more frequent, and the full module's contribution correspondingly more visible.</w:t>
      </w:r>
    </w:p>
    <w:p w14:paraId="03DCDEA1" w14:textId="77777777" w:rsidR="00C7719F" w:rsidRDefault="00C7719F" w:rsidP="00C7719F">
      <w:pPr>
        <w:tabs>
          <w:tab w:val="left" w:pos="5072"/>
        </w:tabs>
        <w:jc w:val="both"/>
        <w:rPr>
          <w:rFonts w:ascii="Times New Roman" w:eastAsiaTheme="minorEastAsia" w:hAnsi="Times New Roman" w:cs="Times New Roman"/>
        </w:rPr>
      </w:pPr>
    </w:p>
    <w:p w14:paraId="4B558B93" w14:textId="77777777" w:rsidR="00C7719F" w:rsidRDefault="00C7719F" w:rsidP="00C7719F">
      <w:pPr>
        <w:tabs>
          <w:tab w:val="left" w:pos="5072"/>
        </w:tabs>
        <w:jc w:val="both"/>
        <w:rPr>
          <w:rFonts w:ascii="Times New Roman" w:eastAsiaTheme="minorEastAsia" w:hAnsi="Times New Roman" w:cs="Times New Roman"/>
        </w:rPr>
      </w:pPr>
    </w:p>
    <w:p w14:paraId="2BD86302" w14:textId="486B3309" w:rsidR="00C7719F" w:rsidRDefault="00C7719F" w:rsidP="000B7009">
      <w:pPr>
        <w:tabs>
          <w:tab w:val="left" w:pos="5072"/>
        </w:tabs>
        <w:rPr>
          <w:rFonts w:ascii="Times New Roman" w:eastAsiaTheme="minorEastAsia" w:hAnsi="Times New Roman" w:cs="Times New Roman"/>
          <w:b/>
          <w:bCs/>
          <w:sz w:val="20"/>
          <w:szCs w:val="20"/>
        </w:rPr>
      </w:pPr>
      <w:bookmarkStart w:id="182" w:name="_Toc234182205"/>
      <w:bookmarkStart w:id="183" w:name="_Toc234194919"/>
      <w:r>
        <w:rPr>
          <w:rFonts w:ascii="Times New Roman" w:hAnsi="Times New Roman" w:cs="Times New Roman"/>
          <w:b/>
          <w:sz w:val="20"/>
          <w:szCs w:val="20"/>
        </w:rPr>
        <w:lastRenderedPageBreak/>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8</w:t>
      </w:r>
      <w:r>
        <w:rPr>
          <w:rFonts w:ascii="Times New Roman" w:hAnsi="Times New Roman" w:cs="Times New Roman"/>
          <w:b/>
          <w:sz w:val="20"/>
          <w:szCs w:val="20"/>
        </w:rPr>
        <w:fldChar w:fldCharType="end"/>
      </w:r>
      <w:r>
        <w:rPr>
          <w:rFonts w:ascii="Times New Roman" w:hAnsi="Times New Roman" w:cs="Times New Roman"/>
          <w:b/>
          <w:sz w:val="20"/>
          <w:szCs w:val="20"/>
        </w:rPr>
        <w:t>. Evaluation settings and protocol.</w:t>
      </w:r>
      <w:bookmarkEnd w:id="182"/>
      <w:bookmarkEnd w:id="183"/>
    </w:p>
    <w:p w14:paraId="275AFB66" w14:textId="77777777" w:rsidR="00C7719F" w:rsidRDefault="00C7719F" w:rsidP="00C7719F">
      <w:pPr>
        <w:tabs>
          <w:tab w:val="left" w:pos="5072"/>
        </w:tabs>
        <w:jc w:val="center"/>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2689"/>
        <w:gridCol w:w="2126"/>
        <w:gridCol w:w="1984"/>
        <w:gridCol w:w="2217"/>
      </w:tblGrid>
      <w:tr w:rsidR="00C7719F" w:rsidRPr="00C7719F" w14:paraId="29D3A2E8" w14:textId="77777777" w:rsidTr="00C7719F">
        <w:trPr>
          <w:trHeight w:val="839"/>
        </w:trPr>
        <w:tc>
          <w:tcPr>
            <w:tcW w:w="2689" w:type="dxa"/>
          </w:tcPr>
          <w:p w14:paraId="686B5051" w14:textId="77777777" w:rsidR="00C7719F" w:rsidRPr="00C7719F" w:rsidRDefault="00C7719F" w:rsidP="00C7719F">
            <w:pPr>
              <w:jc w:val="cente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Setting</w:t>
            </w:r>
          </w:p>
        </w:tc>
        <w:tc>
          <w:tcPr>
            <w:tcW w:w="2126" w:type="dxa"/>
          </w:tcPr>
          <w:p w14:paraId="77F53293" w14:textId="77777777" w:rsidR="00C7719F" w:rsidRPr="00C7719F" w:rsidRDefault="00C7719F" w:rsidP="00C7719F">
            <w:pPr>
              <w:jc w:val="cente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Object count source</w:t>
            </w:r>
          </w:p>
        </w:tc>
        <w:tc>
          <w:tcPr>
            <w:tcW w:w="1984" w:type="dxa"/>
          </w:tcPr>
          <w:p w14:paraId="14A23AF9" w14:textId="77777777" w:rsidR="00C7719F" w:rsidRPr="00C7719F" w:rsidRDefault="00C7719F" w:rsidP="00C7719F">
            <w:pPr>
              <w:jc w:val="cente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Headline metric(s)</w:t>
            </w:r>
          </w:p>
        </w:tc>
        <w:tc>
          <w:tcPr>
            <w:tcW w:w="2217" w:type="dxa"/>
          </w:tcPr>
          <w:p w14:paraId="2EBD28D1" w14:textId="77777777" w:rsidR="00C7719F" w:rsidRPr="00C7719F" w:rsidRDefault="00C7719F" w:rsidP="00C7719F">
            <w:pPr>
              <w:jc w:val="cente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Consistency mechanism before scoring</w:t>
            </w:r>
          </w:p>
        </w:tc>
      </w:tr>
      <w:tr w:rsidR="00C7719F" w:rsidRPr="00C7719F" w14:paraId="5FB491E2" w14:textId="77777777" w:rsidTr="00C7719F">
        <w:tc>
          <w:tcPr>
            <w:tcW w:w="2689" w:type="dxa"/>
          </w:tcPr>
          <w:p w14:paraId="371D74F9"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 xml:space="preserve">In-domain (3DSSG </w:t>
            </w:r>
            <w:proofErr w:type="spellStart"/>
            <w:r w:rsidRPr="00C7719F">
              <w:rPr>
                <w:rFonts w:ascii="Times New Roman" w:eastAsiaTheme="minorEastAsia" w:hAnsi="Times New Roman" w:cs="Times New Roman"/>
                <w:b/>
                <w:bCs/>
                <w:sz w:val="20"/>
                <w:szCs w:val="20"/>
              </w:rPr>
              <w:t>val</w:t>
            </w:r>
            <w:proofErr w:type="spellEnd"/>
            <w:r w:rsidRPr="00C7719F">
              <w:rPr>
                <w:rFonts w:ascii="Times New Roman" w:eastAsiaTheme="minorEastAsia" w:hAnsi="Times New Roman" w:cs="Times New Roman"/>
                <w:b/>
                <w:bCs/>
                <w:sz w:val="20"/>
                <w:szCs w:val="20"/>
              </w:rPr>
              <w:t>)</w:t>
            </w:r>
          </w:p>
        </w:tc>
        <w:tc>
          <w:tcPr>
            <w:tcW w:w="2126" w:type="dxa"/>
          </w:tcPr>
          <w:p w14:paraId="001D545F"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Ground-truth instance segmentation</w:t>
            </w:r>
          </w:p>
        </w:tc>
        <w:tc>
          <w:tcPr>
            <w:tcW w:w="1984" w:type="dxa"/>
          </w:tcPr>
          <w:p w14:paraId="003A60CF"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Macro F1, Recall@3/5</w:t>
            </w:r>
          </w:p>
        </w:tc>
        <w:tc>
          <w:tcPr>
            <w:tcW w:w="2217" w:type="dxa"/>
          </w:tcPr>
          <w:p w14:paraId="5AA0A3B1"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Same-edge exclusivity only</w:t>
            </w:r>
          </w:p>
        </w:tc>
      </w:tr>
      <w:tr w:rsidR="00C7719F" w:rsidRPr="00C7719F" w14:paraId="72E0B66D" w14:textId="77777777" w:rsidTr="00C7719F">
        <w:tc>
          <w:tcPr>
            <w:tcW w:w="2689" w:type="dxa"/>
          </w:tcPr>
          <w:p w14:paraId="2D4D6218"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Held-out LERF</w:t>
            </w:r>
          </w:p>
        </w:tc>
        <w:tc>
          <w:tcPr>
            <w:tcW w:w="2126" w:type="dxa"/>
          </w:tcPr>
          <w:p w14:paraId="0CB90824"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Oracle clustering</w:t>
            </w:r>
          </w:p>
        </w:tc>
        <w:tc>
          <w:tcPr>
            <w:tcW w:w="1984" w:type="dxa"/>
          </w:tcPr>
          <w:p w14:paraId="317A0341"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Recall@3/5 (mean)</w:t>
            </w:r>
          </w:p>
        </w:tc>
        <w:tc>
          <w:tcPr>
            <w:tcW w:w="2217" w:type="dxa"/>
          </w:tcPr>
          <w:p w14:paraId="30DB949A"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 xml:space="preserve">Full </w:t>
            </w:r>
            <w:proofErr w:type="spellStart"/>
            <w:r w:rsidRPr="00C7719F">
              <w:rPr>
                <w:rFonts w:ascii="Times New Roman" w:eastAsiaTheme="minorEastAsia" w:hAnsi="Times New Roman" w:cs="Times New Roman"/>
                <w:b/>
                <w:bCs/>
                <w:sz w:val="20"/>
                <w:szCs w:val="20"/>
              </w:rPr>
              <w:t>SceneGraphRepair</w:t>
            </w:r>
            <w:proofErr w:type="spellEnd"/>
            <w:r w:rsidRPr="00C7719F">
              <w:rPr>
                <w:rFonts w:ascii="Times New Roman" w:eastAsiaTheme="minorEastAsia" w:hAnsi="Times New Roman" w:cs="Times New Roman"/>
                <w:b/>
                <w:bCs/>
                <w:sz w:val="20"/>
                <w:szCs w:val="20"/>
              </w:rPr>
              <w:t>, before/after reported</w:t>
            </w:r>
          </w:p>
        </w:tc>
      </w:tr>
      <w:tr w:rsidR="00C7719F" w:rsidRPr="00C7719F" w14:paraId="22525C4A" w14:textId="77777777" w:rsidTr="00C7719F">
        <w:tc>
          <w:tcPr>
            <w:tcW w:w="2689" w:type="dxa"/>
          </w:tcPr>
          <w:p w14:paraId="31C375AD"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Cross-domain tabletop</w:t>
            </w:r>
          </w:p>
        </w:tc>
        <w:tc>
          <w:tcPr>
            <w:tcW w:w="2126" w:type="dxa"/>
          </w:tcPr>
          <w:p w14:paraId="32862DEA"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Oracle clustering</w:t>
            </w:r>
          </w:p>
        </w:tc>
        <w:tc>
          <w:tcPr>
            <w:tcW w:w="1984" w:type="dxa"/>
          </w:tcPr>
          <w:p w14:paraId="609C2919"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Micro F1, Recall@3/5</w:t>
            </w:r>
          </w:p>
        </w:tc>
        <w:tc>
          <w:tcPr>
            <w:tcW w:w="2217" w:type="dxa"/>
          </w:tcPr>
          <w:p w14:paraId="61E17BAC" w14:textId="77777777" w:rsidR="00C7719F" w:rsidRPr="00C7719F" w:rsidRDefault="00C7719F" w:rsidP="00C7719F">
            <w:pPr>
              <w:rPr>
                <w:rFonts w:ascii="Times New Roman" w:eastAsiaTheme="minorEastAsia" w:hAnsi="Times New Roman" w:cs="Times New Roman"/>
                <w:b/>
                <w:bCs/>
                <w:sz w:val="20"/>
                <w:szCs w:val="20"/>
              </w:rPr>
            </w:pPr>
            <w:r w:rsidRPr="00C7719F">
              <w:rPr>
                <w:rFonts w:ascii="Times New Roman" w:eastAsiaTheme="minorEastAsia" w:hAnsi="Times New Roman" w:cs="Times New Roman"/>
                <w:b/>
                <w:bCs/>
                <w:sz w:val="20"/>
                <w:szCs w:val="20"/>
              </w:rPr>
              <w:t xml:space="preserve">Full </w:t>
            </w:r>
            <w:proofErr w:type="spellStart"/>
            <w:r w:rsidRPr="00C7719F">
              <w:rPr>
                <w:rFonts w:ascii="Times New Roman" w:eastAsiaTheme="minorEastAsia" w:hAnsi="Times New Roman" w:cs="Times New Roman"/>
                <w:b/>
                <w:bCs/>
                <w:sz w:val="20"/>
                <w:szCs w:val="20"/>
              </w:rPr>
              <w:t>SceneGraphRepair</w:t>
            </w:r>
            <w:proofErr w:type="spellEnd"/>
            <w:r w:rsidRPr="00C7719F">
              <w:rPr>
                <w:rFonts w:ascii="Times New Roman" w:eastAsiaTheme="minorEastAsia" w:hAnsi="Times New Roman" w:cs="Times New Roman"/>
                <w:b/>
                <w:bCs/>
                <w:sz w:val="20"/>
                <w:szCs w:val="20"/>
              </w:rPr>
              <w:t>, before/after reported</w:t>
            </w:r>
          </w:p>
        </w:tc>
      </w:tr>
    </w:tbl>
    <w:p w14:paraId="4CAB3E73" w14:textId="77777777" w:rsidR="00E621C0" w:rsidRDefault="00E621C0" w:rsidP="00C7719F">
      <w:pPr>
        <w:tabs>
          <w:tab w:val="left" w:pos="5072"/>
        </w:tabs>
        <w:jc w:val="both"/>
        <w:rPr>
          <w:rFonts w:ascii="Times New Roman" w:eastAsiaTheme="minorEastAsia" w:hAnsi="Times New Roman" w:cs="Times New Roman"/>
        </w:rPr>
      </w:pPr>
    </w:p>
    <w:p w14:paraId="6087AB20" w14:textId="77777777" w:rsidR="00C7719F" w:rsidRDefault="00C7719F" w:rsidP="00C7719F">
      <w:pPr>
        <w:tabs>
          <w:tab w:val="left" w:pos="5072"/>
        </w:tabs>
        <w:jc w:val="both"/>
        <w:rPr>
          <w:rFonts w:ascii="Times New Roman" w:eastAsiaTheme="minorEastAsia" w:hAnsi="Times New Roman" w:cs="Times New Roman"/>
        </w:rPr>
      </w:pPr>
    </w:p>
    <w:p w14:paraId="4FBCD34D" w14:textId="77777777" w:rsidR="00DF7509" w:rsidRDefault="00DF7509"/>
    <w:p w14:paraId="1A03014C" w14:textId="77777777" w:rsidR="00DF7509" w:rsidRDefault="007456FF">
      <w:pPr>
        <w:pStyle w:val="Heading2"/>
        <w:jc w:val="both"/>
      </w:pPr>
      <w:bookmarkStart w:id="184" w:name="_Toc234182267"/>
      <w:bookmarkStart w:id="185" w:name="idxbm1034"/>
      <w:r>
        <w:rPr>
          <w:rFonts w:ascii="Times New Roman" w:hAnsi="Times New Roman" w:cs="Times New Roman"/>
          <w:b/>
          <w:color w:val="000000"/>
          <w:sz w:val="26"/>
        </w:rPr>
        <w:t>4.10 Controlled Architecture Ablation</w:t>
      </w:r>
      <w:bookmarkEnd w:id="184"/>
      <w:bookmarkEnd w:id="185"/>
    </w:p>
    <w:p w14:paraId="00558FAA" w14:textId="77777777" w:rsidR="00DF7509" w:rsidRDefault="00DF7509"/>
    <w:p w14:paraId="6D751212" w14:textId="77777777" w:rsidR="00DF7509" w:rsidRDefault="007456FF">
      <w:pPr>
        <w:jc w:val="both"/>
      </w:pPr>
      <w:r>
        <w:rPr>
          <w:rFonts w:ascii="Times New Roman" w:hAnsi="Times New Roman" w:cs="Times New Roman"/>
        </w:rPr>
        <w:t xml:space="preserve">To test whether the </w:t>
      </w:r>
      <w:proofErr w:type="spellStart"/>
      <w:r>
        <w:rPr>
          <w:rFonts w:ascii="Times New Roman" w:hAnsi="Times New Roman" w:cs="Times New Roman"/>
        </w:rPr>
        <w:t>GeoKAN</w:t>
      </w:r>
      <w:proofErr w:type="spellEnd"/>
      <w:r>
        <w:rPr>
          <w:rFonts w:ascii="Times New Roman" w:hAnsi="Times New Roman" w:cs="Times New Roman"/>
        </w:rPr>
        <w:t xml:space="preserve"> layer's specific contribution can be separated from the feature design, rule-based injection, and symbolic repair described elsewhere in this section, a matched-budget baseline replaces the </w:t>
      </w:r>
      <w:proofErr w:type="spellStart"/>
      <w:r>
        <w:rPr>
          <w:rFonts w:ascii="Times New Roman" w:hAnsi="Times New Roman" w:cs="Times New Roman"/>
        </w:rPr>
        <w:t>GeoKAN</w:t>
      </w:r>
      <w:proofErr w:type="spellEnd"/>
      <w:r>
        <w:rPr>
          <w:rFonts w:ascii="Times New Roman" w:hAnsi="Times New Roman" w:cs="Times New Roman"/>
        </w:rPr>
        <w:t xml:space="preserve"> layer inside the otherwise identical </w:t>
      </w:r>
      <w:proofErr w:type="spellStart"/>
      <w:r>
        <w:rPr>
          <w:rFonts w:ascii="Times New Roman" w:hAnsi="Times New Roman" w:cs="Times New Roman"/>
        </w:rPr>
        <w:t>GeoKANRelationGNN</w:t>
      </w:r>
      <w:proofErr w:type="spellEnd"/>
      <w:r>
        <w:rPr>
          <w:rFonts w:ascii="Times New Roman" w:hAnsi="Times New Roman" w:cs="Times New Roman"/>
        </w:rPr>
        <w:t xml:space="preserve"> wrapper (Section 4.6) with a conventional learned layer. Where </w:t>
      </w:r>
      <w:proofErr w:type="spellStart"/>
      <w:r>
        <w:rPr>
          <w:rFonts w:ascii="Times New Roman" w:hAnsi="Times New Roman" w:cs="Times New Roman"/>
        </w:rPr>
        <w:t>GeoKAN</w:t>
      </w:r>
      <w:proofErr w:type="spellEnd"/>
      <w:r>
        <w:rPr>
          <w:rFonts w:ascii="Times New Roman" w:hAnsi="Times New Roman" w:cs="Times New Roman"/>
        </w:rPr>
        <w:t xml:space="preserve"> warps its input through a learned or fixed metric before expanding it against a fixed basis function (Section 4.5), the baseline instead learns the expansion directly: a single linear layer maps the input to the same output width the basis expansion would have produced, followed by GELU and dropout, then the same skip connection and output-mixing layer </w:t>
      </w:r>
      <w:proofErr w:type="spellStart"/>
      <w:r>
        <w:rPr>
          <w:rFonts w:ascii="Times New Roman" w:hAnsi="Times New Roman" w:cs="Times New Roman"/>
        </w:rPr>
        <w:t>GeoKAN</w:t>
      </w:r>
      <w:proofErr w:type="spellEnd"/>
      <w:r>
        <w:rPr>
          <w:rFonts w:ascii="Times New Roman" w:hAnsi="Times New Roman" w:cs="Times New Roman"/>
        </w:rPr>
        <w:t xml:space="preserve"> uses. This keeps the surrounding architecture, training data, augmentation, loss, optimiser, schedule, and threshold-calibration procedure (Sections 4.6–4.9) completely unchanged — the only difference is what happens inside the layer. The baseline's learned expansion carries more parameters than </w:t>
      </w:r>
      <w:proofErr w:type="spellStart"/>
      <w:r>
        <w:rPr>
          <w:rFonts w:ascii="Times New Roman" w:hAnsi="Times New Roman" w:cs="Times New Roman"/>
        </w:rPr>
        <w:t>GeoKAN's</w:t>
      </w:r>
      <w:proofErr w:type="spellEnd"/>
      <w:r>
        <w:rPr>
          <w:rFonts w:ascii="Times New Roman" w:hAnsi="Times New Roman" w:cs="Times New Roman"/>
        </w:rPr>
        <w:t xml:space="preserve"> metric step (1,570,666 in total, against 1,018,414 for </w:t>
      </w:r>
      <w:proofErr w:type="spellStart"/>
      <w:r>
        <w:rPr>
          <w:rFonts w:ascii="Times New Roman" w:hAnsi="Times New Roman" w:cs="Times New Roman"/>
        </w:rPr>
        <w:t>GeoKAN</w:t>
      </w:r>
      <w:proofErr w:type="spellEnd"/>
      <w:r>
        <w:rPr>
          <w:rFonts w:ascii="Times New Roman" w:hAnsi="Times New Roman" w:cs="Times New Roman"/>
        </w:rPr>
        <w:t xml:space="preserve">-Gamma), a deliberate choice to avoid disadvantaging the baseline on capacity; if </w:t>
      </w:r>
      <w:proofErr w:type="spellStart"/>
      <w:r>
        <w:rPr>
          <w:rFonts w:ascii="Times New Roman" w:hAnsi="Times New Roman" w:cs="Times New Roman"/>
        </w:rPr>
        <w:t>GeoKAN</w:t>
      </w:r>
      <w:proofErr w:type="spellEnd"/>
      <w:r>
        <w:rPr>
          <w:rFonts w:ascii="Times New Roman" w:hAnsi="Times New Roman" w:cs="Times New Roman"/>
        </w:rPr>
        <w:t xml:space="preserve"> holds any advantage under this comparison, it is not because the alternative was starved of capacity to compensate. The baseline is trained with the same default learning rate and warmup used for </w:t>
      </w:r>
      <w:proofErr w:type="spellStart"/>
      <w:r>
        <w:rPr>
          <w:rFonts w:ascii="Times New Roman" w:hAnsi="Times New Roman" w:cs="Times New Roman"/>
        </w:rPr>
        <w:t>GeoKAN</w:t>
      </w:r>
      <w:proofErr w:type="spellEnd"/>
      <w:r>
        <w:rPr>
          <w:rFonts w:ascii="Times New Roman" w:hAnsi="Times New Roman" w:cs="Times New Roman"/>
        </w:rPr>
        <w:t xml:space="preserve">-RBF and </w:t>
      </w:r>
      <w:proofErr w:type="spellStart"/>
      <w:r>
        <w:rPr>
          <w:rFonts w:ascii="Times New Roman" w:hAnsi="Times New Roman" w:cs="Times New Roman"/>
        </w:rPr>
        <w:t>GeoKAN</w:t>
      </w:r>
      <w:proofErr w:type="spellEnd"/>
      <w:r>
        <w:rPr>
          <w:rFonts w:ascii="Times New Roman" w:hAnsi="Times New Roman" w:cs="Times New Roman"/>
        </w:rPr>
        <w:t>-Wavelet (Section 4.7), not Gamma's lower, specially-tuned rate, since that adjustment was motivated by a property specific to Gamma's scalar metric rather than a general training instability the baseline would also be expected to need.</w:t>
      </w:r>
    </w:p>
    <w:p w14:paraId="3F4327EA" w14:textId="77777777" w:rsidR="00DF7509" w:rsidRDefault="00DF7509"/>
    <w:p w14:paraId="0E5F091D" w14:textId="77777777" w:rsidR="00DF7509" w:rsidRDefault="007456FF">
      <w:pPr>
        <w:jc w:val="center"/>
      </w:pPr>
      <w:r>
        <w:rPr>
          <w:noProof/>
        </w:rPr>
        <w:lastRenderedPageBreak/>
        <w:drawing>
          <wp:inline distT="0" distB="0" distL="0" distR="0" wp14:anchorId="07F6FC6B" wp14:editId="293E577C">
            <wp:extent cx="4986793" cy="4297680"/>
            <wp:effectExtent l="0" t="0" r="0" b="0"/>
            <wp:docPr id="2129494231" name="Picture 212949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lp_ablation.png"/>
                    <pic:cNvPicPr/>
                  </pic:nvPicPr>
                  <pic:blipFill>
                    <a:blip r:embed="rId15"/>
                    <a:stretch>
                      <a:fillRect/>
                    </a:stretch>
                  </pic:blipFill>
                  <pic:spPr>
                    <a:xfrm>
                      <a:off x="0" y="0"/>
                      <a:ext cx="4986793" cy="4297680"/>
                    </a:xfrm>
                    <a:prstGeom prst="rect">
                      <a:avLst/>
                    </a:prstGeom>
                  </pic:spPr>
                </pic:pic>
              </a:graphicData>
            </a:graphic>
          </wp:inline>
        </w:drawing>
      </w:r>
    </w:p>
    <w:p w14:paraId="6EED4D7D" w14:textId="38DDD6F8" w:rsidR="00DF7509" w:rsidRDefault="007456FF">
      <w:pPr>
        <w:jc w:val="both"/>
      </w:pPr>
      <w:bookmarkStart w:id="186" w:name="_Toc234182100"/>
      <w:bookmarkStart w:id="187" w:name="_Toc234194908"/>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4</w:t>
      </w:r>
      <w:r>
        <w:rPr>
          <w:rFonts w:ascii="Times New Roman" w:hAnsi="Times New Roman" w:cs="Times New Roman"/>
          <w:b/>
          <w:sz w:val="20"/>
          <w:szCs w:val="20"/>
        </w:rPr>
        <w:fldChar w:fldCharType="end"/>
      </w:r>
      <w:r>
        <w:rPr>
          <w:rFonts w:ascii="Times New Roman" w:hAnsi="Times New Roman" w:cs="Times New Roman"/>
          <w:b/>
          <w:sz w:val="20"/>
          <w:szCs w:val="20"/>
        </w:rPr>
        <w:t xml:space="preserve">. Controlled architecture ablation: the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 layer (Section 4.5) replaced by a matched-budget conventional learned layer, with the rest of the architecture (Section 4.6) unchanged.</w:t>
      </w:r>
      <w:bookmarkEnd w:id="186"/>
      <w:bookmarkEnd w:id="187"/>
    </w:p>
    <w:p w14:paraId="20C297D8" w14:textId="77777777" w:rsidR="00DF7509" w:rsidRDefault="00DF7509"/>
    <w:p w14:paraId="6447EE71" w14:textId="77777777" w:rsidR="00C7719F" w:rsidRDefault="00C7719F" w:rsidP="00C7719F">
      <w:pPr>
        <w:pStyle w:val="Heading1"/>
        <w:tabs>
          <w:tab w:val="left" w:pos="5072"/>
        </w:tabs>
        <w:jc w:val="both"/>
        <w:rPr>
          <w:rFonts w:ascii="Times New Roman" w:eastAsiaTheme="minorEastAsia" w:hAnsi="Times New Roman" w:cs="Times New Roman"/>
          <w:b/>
          <w:bCs/>
        </w:rPr>
      </w:pPr>
      <w:bookmarkStart w:id="188" w:name="_Toc234182268"/>
      <w:bookmarkStart w:id="189" w:name="idxbm1035"/>
      <w:r w:rsidRPr="00C7719F">
        <w:rPr>
          <w:rFonts w:ascii="Times New Roman" w:eastAsiaTheme="minorEastAsia" w:hAnsi="Times New Roman" w:cs="Times New Roman"/>
          <w:b/>
          <w:bCs/>
          <w:color w:val="000000"/>
          <w:sz w:val="28"/>
        </w:rPr>
        <w:t>5. RESULT</w:t>
      </w:r>
      <w:bookmarkEnd w:id="188"/>
      <w:bookmarkEnd w:id="189"/>
    </w:p>
    <w:p w14:paraId="36934F00" w14:textId="77777777" w:rsidR="00C7719F" w:rsidRDefault="00C7719F" w:rsidP="00C7719F">
      <w:pPr>
        <w:tabs>
          <w:tab w:val="left" w:pos="5072"/>
        </w:tabs>
        <w:jc w:val="both"/>
        <w:rPr>
          <w:rFonts w:ascii="Times New Roman" w:eastAsiaTheme="minorEastAsia" w:hAnsi="Times New Roman" w:cs="Times New Roman"/>
          <w:b/>
          <w:bCs/>
        </w:rPr>
      </w:pPr>
    </w:p>
    <w:p w14:paraId="4C4A86B2" w14:textId="77777777" w:rsidR="00C7719F" w:rsidRDefault="00C7719F" w:rsidP="00C7719F">
      <w:pPr>
        <w:pStyle w:val="Heading2"/>
        <w:tabs>
          <w:tab w:val="left" w:pos="5072"/>
        </w:tabs>
        <w:jc w:val="both"/>
        <w:rPr>
          <w:rFonts w:ascii="Times New Roman" w:eastAsiaTheme="minorEastAsia" w:hAnsi="Times New Roman" w:cs="Times New Roman"/>
          <w:b/>
          <w:bCs/>
        </w:rPr>
      </w:pPr>
      <w:bookmarkStart w:id="190" w:name="_Toc234182269"/>
      <w:bookmarkStart w:id="191" w:name="idxbm1036"/>
      <w:r w:rsidRPr="00C7719F">
        <w:rPr>
          <w:rFonts w:ascii="Times New Roman" w:eastAsiaTheme="minorEastAsia" w:hAnsi="Times New Roman" w:cs="Times New Roman"/>
          <w:b/>
          <w:bCs/>
          <w:color w:val="000000"/>
          <w:sz w:val="26"/>
        </w:rPr>
        <w:t>5.1 In-Domain Results (3DSSG Validation)</w:t>
      </w:r>
      <w:bookmarkEnd w:id="190"/>
      <w:bookmarkEnd w:id="191"/>
    </w:p>
    <w:p w14:paraId="621E3061" w14:textId="77777777" w:rsidR="00C7719F" w:rsidRDefault="00C7719F" w:rsidP="00C7719F">
      <w:pPr>
        <w:tabs>
          <w:tab w:val="left" w:pos="5072"/>
        </w:tabs>
        <w:jc w:val="both"/>
        <w:rPr>
          <w:rFonts w:ascii="Times New Roman" w:eastAsiaTheme="minorEastAsia" w:hAnsi="Times New Roman" w:cs="Times New Roman"/>
          <w:b/>
          <w:bCs/>
        </w:rPr>
      </w:pPr>
    </w:p>
    <w:p w14:paraId="3B32F1A6" w14:textId="0811CA68" w:rsidR="00C7719F" w:rsidRDefault="00C7719F" w:rsidP="000B7009">
      <w:pPr>
        <w:tabs>
          <w:tab w:val="left" w:pos="5072"/>
        </w:tabs>
        <w:rPr>
          <w:rFonts w:ascii="Times New Roman" w:hAnsi="Times New Roman" w:cs="Times New Roman"/>
          <w:b/>
          <w:sz w:val="20"/>
          <w:szCs w:val="20"/>
        </w:rPr>
      </w:pPr>
      <w:bookmarkStart w:id="192" w:name="_Toc234182206"/>
      <w:bookmarkStart w:id="193" w:name="_Toc234194920"/>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9</w:t>
      </w:r>
      <w:r>
        <w:rPr>
          <w:rFonts w:ascii="Times New Roman" w:hAnsi="Times New Roman" w:cs="Times New Roman"/>
          <w:b/>
          <w:sz w:val="20"/>
          <w:szCs w:val="20"/>
        </w:rPr>
        <w:fldChar w:fldCharType="end"/>
      </w:r>
      <w:r>
        <w:rPr>
          <w:rFonts w:ascii="Times New Roman" w:hAnsi="Times New Roman" w:cs="Times New Roman"/>
          <w:b/>
          <w:sz w:val="20"/>
          <w:szCs w:val="20"/>
        </w:rPr>
        <w:t>. Architecture comparison on the 3DSSG validation split (85 scenes), tuned per-relation thresholds.</w:t>
      </w:r>
      <w:bookmarkEnd w:id="192"/>
      <w:bookmarkEnd w:id="193"/>
    </w:p>
    <w:p w14:paraId="3A4407B1" w14:textId="77777777" w:rsidR="000B7009" w:rsidRDefault="000B7009" w:rsidP="000B7009">
      <w:pPr>
        <w:tabs>
          <w:tab w:val="left" w:pos="5072"/>
        </w:tabs>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3256"/>
        <w:gridCol w:w="1559"/>
        <w:gridCol w:w="1417"/>
        <w:gridCol w:w="1418"/>
        <w:gridCol w:w="1366"/>
      </w:tblGrid>
      <w:tr w:rsidR="00D2016B" w:rsidRPr="00D2016B" w14:paraId="01C02439" w14:textId="77777777" w:rsidTr="00D2016B">
        <w:tc>
          <w:tcPr>
            <w:tcW w:w="3256" w:type="dxa"/>
          </w:tcPr>
          <w:p w14:paraId="2C6D432D"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Configuration</w:t>
            </w:r>
          </w:p>
        </w:tc>
        <w:tc>
          <w:tcPr>
            <w:tcW w:w="1559" w:type="dxa"/>
          </w:tcPr>
          <w:p w14:paraId="76B6CEF7"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Macro F1</w:t>
            </w:r>
          </w:p>
        </w:tc>
        <w:tc>
          <w:tcPr>
            <w:tcW w:w="1417" w:type="dxa"/>
          </w:tcPr>
          <w:p w14:paraId="5E2ECDB8"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Recall@3</w:t>
            </w:r>
          </w:p>
        </w:tc>
        <w:tc>
          <w:tcPr>
            <w:tcW w:w="1418" w:type="dxa"/>
          </w:tcPr>
          <w:p w14:paraId="4496EC94"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Recall@5</w:t>
            </w:r>
          </w:p>
        </w:tc>
        <w:tc>
          <w:tcPr>
            <w:tcW w:w="1366" w:type="dxa"/>
          </w:tcPr>
          <w:p w14:paraId="6CFEB058"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Parameters</w:t>
            </w:r>
          </w:p>
        </w:tc>
      </w:tr>
      <w:tr w:rsidR="00D2016B" w:rsidRPr="00D2016B" w14:paraId="6BE0E60A" w14:textId="77777777" w:rsidTr="00D2016B">
        <w:tc>
          <w:tcPr>
            <w:tcW w:w="3256" w:type="dxa"/>
          </w:tcPr>
          <w:p w14:paraId="433A42BF"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MLP baseline</w:t>
            </w:r>
          </w:p>
        </w:tc>
        <w:tc>
          <w:tcPr>
            <w:tcW w:w="1559" w:type="dxa"/>
          </w:tcPr>
          <w:p w14:paraId="2D1F8164"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0.9325</w:t>
            </w:r>
          </w:p>
        </w:tc>
        <w:tc>
          <w:tcPr>
            <w:tcW w:w="1417" w:type="dxa"/>
          </w:tcPr>
          <w:p w14:paraId="2CB3A84E"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0.8783</w:t>
            </w:r>
          </w:p>
        </w:tc>
        <w:tc>
          <w:tcPr>
            <w:tcW w:w="1418" w:type="dxa"/>
          </w:tcPr>
          <w:p w14:paraId="034C7D0D"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0.9817</w:t>
            </w:r>
          </w:p>
        </w:tc>
        <w:tc>
          <w:tcPr>
            <w:tcW w:w="1366" w:type="dxa"/>
          </w:tcPr>
          <w:p w14:paraId="2865FE7E"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1,570,666</w:t>
            </w:r>
          </w:p>
        </w:tc>
      </w:tr>
      <w:tr w:rsidR="00D2016B" w:rsidRPr="00D2016B" w14:paraId="641E7B41" w14:textId="77777777" w:rsidTr="00D2016B">
        <w:tc>
          <w:tcPr>
            <w:tcW w:w="3256" w:type="dxa"/>
          </w:tcPr>
          <w:p w14:paraId="2DE5FC4E" w14:textId="77777777" w:rsidR="00D2016B" w:rsidRPr="00D2016B" w:rsidRDefault="00D2016B" w:rsidP="00780D0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w:t>
            </w:r>
          </w:p>
        </w:tc>
        <w:tc>
          <w:tcPr>
            <w:tcW w:w="1559" w:type="dxa"/>
          </w:tcPr>
          <w:p w14:paraId="6B0CFAC0"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0.9257</w:t>
            </w:r>
          </w:p>
        </w:tc>
        <w:tc>
          <w:tcPr>
            <w:tcW w:w="1417" w:type="dxa"/>
          </w:tcPr>
          <w:p w14:paraId="6BFC7D5A"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0.8779</w:t>
            </w:r>
          </w:p>
        </w:tc>
        <w:tc>
          <w:tcPr>
            <w:tcW w:w="1418" w:type="dxa"/>
          </w:tcPr>
          <w:p w14:paraId="5061CB39"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0.9832</w:t>
            </w:r>
          </w:p>
        </w:tc>
        <w:tc>
          <w:tcPr>
            <w:tcW w:w="1366" w:type="dxa"/>
          </w:tcPr>
          <w:p w14:paraId="52BE2857"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1,018,414</w:t>
            </w:r>
          </w:p>
        </w:tc>
      </w:tr>
      <w:tr w:rsidR="00D2016B" w:rsidRPr="00D2016B" w14:paraId="65A50539" w14:textId="77777777" w:rsidTr="00D2016B">
        <w:tc>
          <w:tcPr>
            <w:tcW w:w="3256" w:type="dxa"/>
          </w:tcPr>
          <w:p w14:paraId="006B4ACD" w14:textId="77777777" w:rsidR="00D2016B" w:rsidRPr="00D2016B" w:rsidRDefault="00D2016B" w:rsidP="00780D0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-RBF</w:t>
            </w:r>
          </w:p>
        </w:tc>
        <w:tc>
          <w:tcPr>
            <w:tcW w:w="1559" w:type="dxa"/>
          </w:tcPr>
          <w:p w14:paraId="2F215A50"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0.9194</w:t>
            </w:r>
          </w:p>
        </w:tc>
        <w:tc>
          <w:tcPr>
            <w:tcW w:w="1417" w:type="dxa"/>
          </w:tcPr>
          <w:p w14:paraId="2D927F9D"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0.8747</w:t>
            </w:r>
          </w:p>
        </w:tc>
        <w:tc>
          <w:tcPr>
            <w:tcW w:w="1418" w:type="dxa"/>
          </w:tcPr>
          <w:p w14:paraId="68367320"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0.9818</w:t>
            </w:r>
          </w:p>
        </w:tc>
        <w:tc>
          <w:tcPr>
            <w:tcW w:w="1366" w:type="dxa"/>
          </w:tcPr>
          <w:p w14:paraId="0BEB86F4"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1,071,918</w:t>
            </w:r>
          </w:p>
        </w:tc>
      </w:tr>
      <w:tr w:rsidR="00D2016B" w:rsidRPr="00D2016B" w14:paraId="5731BE52" w14:textId="77777777" w:rsidTr="00D2016B">
        <w:tc>
          <w:tcPr>
            <w:tcW w:w="3256" w:type="dxa"/>
          </w:tcPr>
          <w:p w14:paraId="06C63999" w14:textId="77777777" w:rsidR="00D2016B" w:rsidRPr="00D2016B" w:rsidRDefault="00D2016B" w:rsidP="00780D0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-Wavelet</w:t>
            </w:r>
          </w:p>
        </w:tc>
        <w:tc>
          <w:tcPr>
            <w:tcW w:w="1559" w:type="dxa"/>
          </w:tcPr>
          <w:p w14:paraId="7D9C468B"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0.9135</w:t>
            </w:r>
          </w:p>
        </w:tc>
        <w:tc>
          <w:tcPr>
            <w:tcW w:w="1417" w:type="dxa"/>
          </w:tcPr>
          <w:p w14:paraId="6F4B49E4"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0.8716</w:t>
            </w:r>
          </w:p>
        </w:tc>
        <w:tc>
          <w:tcPr>
            <w:tcW w:w="1418" w:type="dxa"/>
          </w:tcPr>
          <w:p w14:paraId="365E925C"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0.9795</w:t>
            </w:r>
          </w:p>
        </w:tc>
        <w:tc>
          <w:tcPr>
            <w:tcW w:w="1366" w:type="dxa"/>
          </w:tcPr>
          <w:p w14:paraId="6521A7DD" w14:textId="77777777" w:rsidR="00D2016B" w:rsidRPr="00D2016B" w:rsidRDefault="00D2016B" w:rsidP="00780D0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1,071,914</w:t>
            </w:r>
          </w:p>
        </w:tc>
      </w:tr>
    </w:tbl>
    <w:p w14:paraId="2A5F455A" w14:textId="77777777" w:rsidR="00D2016B" w:rsidRDefault="00D2016B" w:rsidP="00D2016B">
      <w:pPr>
        <w:tabs>
          <w:tab w:val="left" w:pos="5072"/>
        </w:tabs>
        <w:jc w:val="both"/>
        <w:rPr>
          <w:rFonts w:ascii="Times New Roman" w:eastAsiaTheme="minorEastAsia" w:hAnsi="Times New Roman" w:cs="Times New Roman"/>
          <w:sz w:val="20"/>
          <w:szCs w:val="20"/>
        </w:rPr>
      </w:pPr>
    </w:p>
    <w:p w14:paraId="23F46750" w14:textId="77777777" w:rsidR="00D2016B" w:rsidRDefault="00D2016B" w:rsidP="00D2016B">
      <w:pPr>
        <w:tabs>
          <w:tab w:val="left" w:pos="5072"/>
        </w:tabs>
        <w:jc w:val="both"/>
        <w:rPr>
          <w:rFonts w:ascii="Times New Roman" w:eastAsiaTheme="minorEastAsia" w:hAnsi="Times New Roman" w:cs="Times New Roman"/>
          <w:sz w:val="20"/>
          <w:szCs w:val="20"/>
        </w:rPr>
      </w:pPr>
    </w:p>
    <w:p w14:paraId="722C24D4"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In-distribution, the four configurations are close enough that no single one is unambiguously best: the matched-budget MLP baseline reaches the highest Macro F1,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the </w:t>
      </w:r>
      <w:r w:rsidRPr="00D2016B">
        <w:rPr>
          <w:rFonts w:ascii="Times New Roman" w:eastAsiaTheme="minorEastAsia" w:hAnsi="Times New Roman" w:cs="Times New Roman"/>
        </w:rPr>
        <w:lastRenderedPageBreak/>
        <w:t xml:space="preserve">highest Recall@5, and the two are nearly identical on Recall@3 (0.8783 versus 0.8779), with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-RBF close behind on both rankings.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-Wavelet trails on every metric. Within the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family specifically, the ordering is consistent across all three metrics — Gamma exceeds RBF exceeds Wavelet — despite Gamma's metric being a fixed scalar per dimension rather than the input-conditioned </w:t>
      </w:r>
      <w:proofErr w:type="spellStart"/>
      <w:r w:rsidRPr="00D2016B">
        <w:rPr>
          <w:rFonts w:ascii="Times New Roman" w:eastAsiaTheme="minorEastAsia" w:hAnsi="Times New Roman" w:cs="Times New Roman"/>
        </w:rPr>
        <w:t>MetricNet</w:t>
      </w:r>
      <w:proofErr w:type="spellEnd"/>
      <w:r w:rsidRPr="00D2016B">
        <w:rPr>
          <w:rFonts w:ascii="Times New Roman" w:eastAsiaTheme="minorEastAsia" w:hAnsi="Times New Roman" w:cs="Times New Roman"/>
        </w:rPr>
        <w:t xml:space="preserve"> the other two use, indicating that an adaptive metric offers no measurable benefit when the input features are already scale-invariant and well-engineered (Section 4.3). Against the MLP baseline specifically,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shows no in-distribution advantage, consistent with Yu et al.'s broader finding that KAN-style architectures match but do not exceed conventional MLPs outside symbolic-regression tasks (Chapter 2) — the architectural choice that does matter is examined in Sections 5.2 and 5.3, where the training distribution is left behind.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is the strongest-performing variant in-distribution on every metric in Table 9 and is carried forward as the representative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configuration for the held-out LERF evaluation (Section 5.3); the cross-domain tabletop evaluation (Section 5.2) instead tests all three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variants, since in-distribution ranking turns out not to predict cross-domain ranking.</w:t>
      </w:r>
    </w:p>
    <w:p w14:paraId="228DBEC5" w14:textId="77777777" w:rsidR="00D2016B" w:rsidRDefault="00D2016B" w:rsidP="00D2016B">
      <w:pPr>
        <w:tabs>
          <w:tab w:val="left" w:pos="5072"/>
        </w:tabs>
        <w:jc w:val="both"/>
        <w:rPr>
          <w:rFonts w:ascii="Times New Roman" w:eastAsiaTheme="minorEastAsia" w:hAnsi="Times New Roman" w:cs="Times New Roman"/>
        </w:rPr>
      </w:pPr>
    </w:p>
    <w:p w14:paraId="32DC58D2" w14:textId="470863A0" w:rsidR="00D2016B" w:rsidRDefault="00D2016B" w:rsidP="00D2016B">
      <w:pPr>
        <w:tabs>
          <w:tab w:val="left" w:pos="5072"/>
        </w:tabs>
        <w:jc w:val="both"/>
        <w:rPr>
          <w:rFonts w:ascii="Times New Roman" w:eastAsiaTheme="minorEastAsia" w:hAnsi="Times New Roman" w:cs="Times New Roman"/>
          <w:b/>
          <w:bCs/>
          <w:sz w:val="20"/>
          <w:szCs w:val="20"/>
        </w:rPr>
      </w:pPr>
      <w:bookmarkStart w:id="194" w:name="_Toc234182207"/>
      <w:bookmarkStart w:id="195" w:name="_Toc234194921"/>
      <w:commentRangeStart w:id="196"/>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10</w:t>
      </w:r>
      <w:r>
        <w:rPr>
          <w:rFonts w:ascii="Times New Roman" w:hAnsi="Times New Roman" w:cs="Times New Roman"/>
          <w:b/>
          <w:sz w:val="20"/>
          <w:szCs w:val="20"/>
        </w:rPr>
        <w:fldChar w:fldCharType="end"/>
      </w:r>
      <w:r>
        <w:rPr>
          <w:rFonts w:ascii="Times New Roman" w:hAnsi="Times New Roman" w:cs="Times New Roman"/>
          <w:b/>
          <w:sz w:val="20"/>
          <w:szCs w:val="20"/>
        </w:rPr>
        <w:t xml:space="preserve">. Recall@5 against foundation-model-dependent and per-scene-optimised baselines on 3DSSG. </w:t>
      </w:r>
      <w:proofErr w:type="spellStart"/>
      <w:r>
        <w:rPr>
          <w:rFonts w:ascii="Times New Roman" w:hAnsi="Times New Roman" w:cs="Times New Roman"/>
          <w:b/>
          <w:sz w:val="20"/>
          <w:szCs w:val="20"/>
        </w:rPr>
        <w:t>ReLaGS</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RelationField</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ConceptGraphs</w:t>
      </w:r>
      <w:proofErr w:type="spellEnd"/>
      <w:r>
        <w:rPr>
          <w:rFonts w:ascii="Times New Roman" w:hAnsi="Times New Roman" w:cs="Times New Roman"/>
          <w:b/>
          <w:sz w:val="20"/>
          <w:szCs w:val="20"/>
        </w:rPr>
        <w:t xml:space="preserve">, and Open3DSG figures are reproduced from </w:t>
      </w:r>
      <w:proofErr w:type="spellStart"/>
      <w:r>
        <w:rPr>
          <w:rFonts w:ascii="Times New Roman" w:hAnsi="Times New Roman" w:cs="Times New Roman"/>
          <w:b/>
          <w:sz w:val="20"/>
          <w:szCs w:val="20"/>
        </w:rPr>
        <w:t>ReLaGS's</w:t>
      </w:r>
      <w:proofErr w:type="spellEnd"/>
      <w:r>
        <w:rPr>
          <w:rFonts w:ascii="Times New Roman" w:hAnsi="Times New Roman" w:cs="Times New Roman"/>
          <w:b/>
          <w:sz w:val="20"/>
          <w:szCs w:val="20"/>
        </w:rPr>
        <w:t xml:space="preserve"> own Table 1 comparison on 3DSSG, the only published evaluation that benchmarks all four under a matched protocol; not independently re-evaluated here.</w:t>
      </w:r>
      <w:bookmarkEnd w:id="194"/>
      <w:bookmarkEnd w:id="195"/>
      <w:commentRangeEnd w:id="196"/>
      <w:r w:rsidR="00446F9C">
        <w:rPr>
          <w:rStyle w:val="CommentReference"/>
        </w:rPr>
        <w:commentReference w:id="196"/>
      </w:r>
    </w:p>
    <w:p w14:paraId="4A482E2E" w14:textId="77777777" w:rsidR="00D2016B" w:rsidRDefault="00D2016B" w:rsidP="00D2016B">
      <w:pPr>
        <w:tabs>
          <w:tab w:val="left" w:pos="5072"/>
        </w:tabs>
        <w:jc w:val="center"/>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3256"/>
        <w:gridCol w:w="1701"/>
        <w:gridCol w:w="4059"/>
      </w:tblGrid>
      <w:tr w:rsidR="00D2016B" w:rsidRPr="00D2016B" w14:paraId="1F724E02" w14:textId="77777777" w:rsidTr="00D2016B">
        <w:tc>
          <w:tcPr>
            <w:tcW w:w="3256" w:type="dxa"/>
          </w:tcPr>
          <w:p w14:paraId="4E2075E6"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System</w:t>
            </w:r>
          </w:p>
        </w:tc>
        <w:tc>
          <w:tcPr>
            <w:tcW w:w="1701" w:type="dxa"/>
          </w:tcPr>
          <w:p w14:paraId="4E57D491"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Recall@5</w:t>
            </w:r>
          </w:p>
        </w:tc>
        <w:tc>
          <w:tcPr>
            <w:tcW w:w="4059" w:type="dxa"/>
          </w:tcPr>
          <w:p w14:paraId="1A829A9E"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Requirement at inference</w:t>
            </w:r>
          </w:p>
        </w:tc>
      </w:tr>
      <w:tr w:rsidR="00D2016B" w:rsidRPr="00D2016B" w14:paraId="692B6896" w14:textId="77777777" w:rsidTr="00D2016B">
        <w:tc>
          <w:tcPr>
            <w:tcW w:w="3256" w:type="dxa"/>
          </w:tcPr>
          <w:p w14:paraId="7F275573" w14:textId="77777777" w:rsidR="00D2016B" w:rsidRPr="00D2016B" w:rsidRDefault="00D2016B" w:rsidP="00BF6800">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LogicSplat</w:t>
            </w:r>
            <w:proofErr w:type="spellEnd"/>
            <w:r w:rsidRPr="00D2016B">
              <w:rPr>
                <w:rFonts w:ascii="Times New Roman" w:eastAsiaTheme="minorEastAsia" w:hAnsi="Times New Roman" w:cs="Times New Roman"/>
                <w:sz w:val="20"/>
                <w:szCs w:val="20"/>
              </w:rPr>
              <w:t xml:space="preserve"> (</w:t>
            </w: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w:t>
            </w:r>
          </w:p>
        </w:tc>
        <w:tc>
          <w:tcPr>
            <w:tcW w:w="1701" w:type="dxa"/>
          </w:tcPr>
          <w:p w14:paraId="23061BDC"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98.3%</w:t>
            </w:r>
          </w:p>
        </w:tc>
        <w:tc>
          <w:tcPr>
            <w:tcW w:w="4059" w:type="dxa"/>
          </w:tcPr>
          <w:p w14:paraId="3C677CCC"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None (1.02M total parameters)</w:t>
            </w:r>
          </w:p>
        </w:tc>
      </w:tr>
      <w:tr w:rsidR="00D2016B" w:rsidRPr="00D2016B" w14:paraId="6B278A83" w14:textId="77777777" w:rsidTr="00D2016B">
        <w:tc>
          <w:tcPr>
            <w:tcW w:w="3256" w:type="dxa"/>
          </w:tcPr>
          <w:p w14:paraId="41583176" w14:textId="77777777" w:rsidR="00D2016B" w:rsidRPr="00D2016B" w:rsidRDefault="00D2016B" w:rsidP="00BF6800">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ReLaGS</w:t>
            </w:r>
            <w:proofErr w:type="spellEnd"/>
          </w:p>
        </w:tc>
        <w:tc>
          <w:tcPr>
            <w:tcW w:w="1701" w:type="dxa"/>
          </w:tcPr>
          <w:p w14:paraId="6F6E5614"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87.0%</w:t>
            </w:r>
          </w:p>
        </w:tc>
        <w:tc>
          <w:tcPr>
            <w:tcW w:w="4059" w:type="dxa"/>
          </w:tcPr>
          <w:p w14:paraId="76E931C7"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CLIP + SAM (~1.5B parameters)</w:t>
            </w:r>
          </w:p>
        </w:tc>
      </w:tr>
      <w:tr w:rsidR="00D2016B" w:rsidRPr="00D2016B" w14:paraId="55E0C928" w14:textId="77777777" w:rsidTr="00D2016B">
        <w:tc>
          <w:tcPr>
            <w:tcW w:w="3256" w:type="dxa"/>
          </w:tcPr>
          <w:p w14:paraId="66F9C118" w14:textId="77777777" w:rsidR="00D2016B" w:rsidRPr="00D2016B" w:rsidRDefault="00D2016B" w:rsidP="00BF6800">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RelationField</w:t>
            </w:r>
            <w:proofErr w:type="spellEnd"/>
          </w:p>
        </w:tc>
        <w:tc>
          <w:tcPr>
            <w:tcW w:w="1701" w:type="dxa"/>
          </w:tcPr>
          <w:p w14:paraId="16719927"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82.0%</w:t>
            </w:r>
          </w:p>
        </w:tc>
        <w:tc>
          <w:tcPr>
            <w:tcW w:w="4059" w:type="dxa"/>
          </w:tcPr>
          <w:p w14:paraId="1F0D2212"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Per-scene optimisation (~60 min/scene, single A100)</w:t>
            </w:r>
          </w:p>
        </w:tc>
      </w:tr>
      <w:tr w:rsidR="00D2016B" w:rsidRPr="00D2016B" w14:paraId="353950FB" w14:textId="77777777" w:rsidTr="00D2016B">
        <w:tc>
          <w:tcPr>
            <w:tcW w:w="3256" w:type="dxa"/>
          </w:tcPr>
          <w:p w14:paraId="2B91DB59" w14:textId="77777777" w:rsidR="00D2016B" w:rsidRPr="00D2016B" w:rsidRDefault="00D2016B" w:rsidP="00BF6800">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ConceptGraphs</w:t>
            </w:r>
            <w:proofErr w:type="spellEnd"/>
          </w:p>
        </w:tc>
        <w:tc>
          <w:tcPr>
            <w:tcW w:w="1701" w:type="dxa"/>
          </w:tcPr>
          <w:p w14:paraId="1598BAAE"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79.0%</w:t>
            </w:r>
          </w:p>
        </w:tc>
        <w:tc>
          <w:tcPr>
            <w:tcW w:w="4059" w:type="dxa"/>
          </w:tcPr>
          <w:p w14:paraId="1F3E546B"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Large language model</w:t>
            </w:r>
          </w:p>
        </w:tc>
      </w:tr>
      <w:tr w:rsidR="00D2016B" w:rsidRPr="00D2016B" w14:paraId="6C134A25" w14:textId="77777777" w:rsidTr="00D2016B">
        <w:tc>
          <w:tcPr>
            <w:tcW w:w="3256" w:type="dxa"/>
          </w:tcPr>
          <w:p w14:paraId="72E48B4A"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Open3DSG</w:t>
            </w:r>
          </w:p>
        </w:tc>
        <w:tc>
          <w:tcPr>
            <w:tcW w:w="1701" w:type="dxa"/>
          </w:tcPr>
          <w:p w14:paraId="44C09B7B"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65.0%</w:t>
            </w:r>
          </w:p>
        </w:tc>
        <w:tc>
          <w:tcPr>
            <w:tcW w:w="4059" w:type="dxa"/>
          </w:tcPr>
          <w:p w14:paraId="2C19926E" w14:textId="77777777" w:rsidR="00D2016B" w:rsidRPr="00D2016B" w:rsidRDefault="00D2016B" w:rsidP="00BF6800">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CLIP</w:t>
            </w:r>
          </w:p>
        </w:tc>
      </w:tr>
    </w:tbl>
    <w:p w14:paraId="3B105285" w14:textId="77777777" w:rsidR="00D2016B" w:rsidRPr="00D2016B" w:rsidRDefault="00D2016B" w:rsidP="00D2016B">
      <w:pPr>
        <w:tabs>
          <w:tab w:val="left" w:pos="5072"/>
        </w:tabs>
        <w:jc w:val="both"/>
        <w:rPr>
          <w:rFonts w:ascii="Times New Roman" w:eastAsiaTheme="minorEastAsia" w:hAnsi="Times New Roman" w:cs="Times New Roman"/>
          <w:sz w:val="20"/>
          <w:szCs w:val="20"/>
        </w:rPr>
      </w:pPr>
    </w:p>
    <w:p w14:paraId="7C3A9380" w14:textId="77777777" w:rsidR="00D2016B" w:rsidRPr="00D2016B" w:rsidRDefault="00D2016B" w:rsidP="00D2016B">
      <w:pPr>
        <w:tabs>
          <w:tab w:val="left" w:pos="5072"/>
        </w:tabs>
        <w:jc w:val="both"/>
        <w:rPr>
          <w:rFonts w:ascii="Times New Roman" w:eastAsiaTheme="minorEastAsia" w:hAnsi="Times New Roman" w:cs="Times New Roman"/>
        </w:rPr>
      </w:pPr>
    </w:p>
    <w:p w14:paraId="6E3997DF" w14:textId="77777777" w:rsidR="00D2016B" w:rsidRPr="00D2016B" w:rsidRDefault="00D2016B" w:rsidP="00D2016B">
      <w:pPr>
        <w:tabs>
          <w:tab w:val="left" w:pos="5072"/>
        </w:tabs>
        <w:jc w:val="both"/>
        <w:rPr>
          <w:rFonts w:ascii="Times New Roman" w:eastAsiaTheme="minorEastAsia" w:hAnsi="Times New Roman" w:cs="Times New Roman"/>
        </w:rPr>
      </w:pPr>
      <w:proofErr w:type="spellStart"/>
      <w:r w:rsidRPr="00D2016B">
        <w:rPr>
          <w:rFonts w:ascii="Times New Roman" w:eastAsiaTheme="minorEastAsia" w:hAnsi="Times New Roman" w:cs="Times New Roman"/>
        </w:rPr>
        <w:t>LogicSplat</w:t>
      </w:r>
      <w:proofErr w:type="spellEnd"/>
      <w:r w:rsidRPr="00D2016B">
        <w:rPr>
          <w:rFonts w:ascii="Times New Roman" w:eastAsiaTheme="minorEastAsia" w:hAnsi="Times New Roman" w:cs="Times New Roman"/>
        </w:rPr>
        <w:t xml:space="preserve"> exceeds every compared system by 11 to 33 percentage points, including </w:t>
      </w:r>
      <w:proofErr w:type="spellStart"/>
      <w:r w:rsidRPr="00D2016B">
        <w:rPr>
          <w:rFonts w:ascii="Times New Roman" w:eastAsiaTheme="minorEastAsia" w:hAnsi="Times New Roman" w:cs="Times New Roman"/>
        </w:rPr>
        <w:t>RelationField</w:t>
      </w:r>
      <w:proofErr w:type="spellEnd"/>
      <w:r w:rsidRPr="00D2016B">
        <w:rPr>
          <w:rFonts w:ascii="Times New Roman" w:eastAsiaTheme="minorEastAsia" w:hAnsi="Times New Roman" w:cs="Times New Roman"/>
        </w:rPr>
        <w:t xml:space="preserve">, whose per-scene optimisation gives it access to information — a model fit specifically to the test scene — that none of the other systems in this table, including </w:t>
      </w:r>
      <w:proofErr w:type="spellStart"/>
      <w:r w:rsidRPr="00D2016B">
        <w:rPr>
          <w:rFonts w:ascii="Times New Roman" w:eastAsiaTheme="minorEastAsia" w:hAnsi="Times New Roman" w:cs="Times New Roman"/>
        </w:rPr>
        <w:t>LogicSplat</w:t>
      </w:r>
      <w:proofErr w:type="spellEnd"/>
      <w:r w:rsidRPr="00D2016B">
        <w:rPr>
          <w:rFonts w:ascii="Times New Roman" w:eastAsiaTheme="minorEastAsia" w:hAnsi="Times New Roman" w:cs="Times New Roman"/>
        </w:rPr>
        <w:t>, receive.</w:t>
      </w:r>
    </w:p>
    <w:p w14:paraId="32844850" w14:textId="77777777" w:rsidR="00D2016B" w:rsidRDefault="00D2016B" w:rsidP="00D2016B">
      <w:pPr>
        <w:tabs>
          <w:tab w:val="left" w:pos="5072"/>
        </w:tabs>
        <w:jc w:val="both"/>
        <w:rPr>
          <w:rFonts w:ascii="Times New Roman" w:eastAsiaTheme="minorEastAsia" w:hAnsi="Times New Roman" w:cs="Times New Roman"/>
          <w:sz w:val="20"/>
          <w:szCs w:val="20"/>
        </w:rPr>
      </w:pPr>
    </w:p>
    <w:p w14:paraId="17D6FA1C" w14:textId="77777777" w:rsidR="00D2016B" w:rsidRDefault="00D2016B" w:rsidP="00D2016B">
      <w:pPr>
        <w:tabs>
          <w:tab w:val="left" w:pos="5072"/>
        </w:tabs>
        <w:jc w:val="both"/>
        <w:rPr>
          <w:rFonts w:ascii="Times New Roman" w:eastAsiaTheme="minorEastAsia" w:hAnsi="Times New Roman" w:cs="Times New Roman"/>
          <w:sz w:val="20"/>
          <w:szCs w:val="20"/>
        </w:rPr>
      </w:pPr>
    </w:p>
    <w:p w14:paraId="2D45BDDE" w14:textId="77777777" w:rsidR="00D2016B" w:rsidRDefault="00D2016B" w:rsidP="00D2016B">
      <w:pPr>
        <w:pStyle w:val="Heading2"/>
        <w:tabs>
          <w:tab w:val="left" w:pos="5072"/>
        </w:tabs>
        <w:jc w:val="both"/>
        <w:rPr>
          <w:rFonts w:ascii="Times New Roman" w:eastAsiaTheme="minorEastAsia" w:hAnsi="Times New Roman" w:cs="Times New Roman"/>
          <w:b/>
          <w:bCs/>
        </w:rPr>
      </w:pPr>
      <w:bookmarkStart w:id="197" w:name="_Toc234182270"/>
      <w:bookmarkStart w:id="198" w:name="idxbm1037"/>
      <w:r w:rsidRPr="00D2016B">
        <w:rPr>
          <w:rFonts w:ascii="Times New Roman" w:eastAsiaTheme="minorEastAsia" w:hAnsi="Times New Roman" w:cs="Times New Roman"/>
          <w:b/>
          <w:bCs/>
          <w:color w:val="000000"/>
          <w:sz w:val="26"/>
        </w:rPr>
        <w:t>5.2 Cross-Domain Tabletop Results</w:t>
      </w:r>
      <w:bookmarkEnd w:id="197"/>
      <w:bookmarkEnd w:id="198"/>
    </w:p>
    <w:p w14:paraId="6791C23E" w14:textId="77777777" w:rsidR="00D2016B" w:rsidRDefault="00D2016B" w:rsidP="00D2016B">
      <w:pPr>
        <w:tabs>
          <w:tab w:val="left" w:pos="5072"/>
        </w:tabs>
        <w:jc w:val="both"/>
        <w:rPr>
          <w:rFonts w:ascii="Times New Roman" w:eastAsiaTheme="minorEastAsia" w:hAnsi="Times New Roman" w:cs="Times New Roman"/>
          <w:b/>
          <w:bCs/>
          <w:sz w:val="20"/>
          <w:szCs w:val="20"/>
        </w:rPr>
      </w:pPr>
    </w:p>
    <w:p w14:paraId="5DD5A122" w14:textId="59B92712" w:rsidR="00D2016B" w:rsidRDefault="00D2016B" w:rsidP="00D2016B">
      <w:pPr>
        <w:tabs>
          <w:tab w:val="left" w:pos="5072"/>
        </w:tabs>
        <w:jc w:val="both"/>
        <w:rPr>
          <w:rFonts w:ascii="Times New Roman" w:eastAsiaTheme="minorEastAsia" w:hAnsi="Times New Roman" w:cs="Times New Roman"/>
          <w:b/>
          <w:bCs/>
          <w:sz w:val="20"/>
          <w:szCs w:val="20"/>
        </w:rPr>
      </w:pPr>
      <w:bookmarkStart w:id="199" w:name="_Toc234182208"/>
      <w:bookmarkStart w:id="200" w:name="_Toc234194922"/>
      <w:commentRangeStart w:id="201"/>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11</w:t>
      </w:r>
      <w:r>
        <w:rPr>
          <w:rFonts w:ascii="Times New Roman" w:hAnsi="Times New Roman" w:cs="Times New Roman"/>
          <w:b/>
          <w:sz w:val="20"/>
          <w:szCs w:val="20"/>
        </w:rPr>
        <w:fldChar w:fldCharType="end"/>
      </w:r>
      <w:r>
        <w:rPr>
          <w:rFonts w:ascii="Times New Roman" w:hAnsi="Times New Roman" w:cs="Times New Roman"/>
          <w:b/>
          <w:sz w:val="20"/>
          <w:szCs w:val="20"/>
        </w:rPr>
        <w:t xml:space="preserve">. Zero-shot tabletop result for all three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 classification-head variants from Table 9 and the matched-budget MLP baseline — every row below is a </w:t>
      </w:r>
      <w:proofErr w:type="spellStart"/>
      <w:r>
        <w:rPr>
          <w:rFonts w:ascii="Times New Roman" w:hAnsi="Times New Roman" w:cs="Times New Roman"/>
          <w:b/>
          <w:sz w:val="20"/>
          <w:szCs w:val="20"/>
        </w:rPr>
        <w:t>LogicSplat</w:t>
      </w:r>
      <w:proofErr w:type="spellEnd"/>
      <w:r>
        <w:rPr>
          <w:rFonts w:ascii="Times New Roman" w:hAnsi="Times New Roman" w:cs="Times New Roman"/>
          <w:b/>
          <w:sz w:val="20"/>
          <w:szCs w:val="20"/>
        </w:rPr>
        <w:t xml:space="preserve"> configuration; none is an external system. All four are trained on 3RScan only, with no tabletop fine-tuning, oracle clustering, and thresholds carried over unmodified from the 3DSSG validation set.</w:t>
      </w:r>
      <w:bookmarkEnd w:id="199"/>
      <w:bookmarkEnd w:id="200"/>
      <w:commentRangeEnd w:id="201"/>
      <w:r w:rsidR="004A293F">
        <w:rPr>
          <w:rStyle w:val="CommentReference"/>
        </w:rPr>
        <w:commentReference w:id="201"/>
      </w:r>
    </w:p>
    <w:p w14:paraId="679382AB" w14:textId="77777777" w:rsidR="00D2016B" w:rsidRDefault="00D2016B" w:rsidP="00D2016B">
      <w:pPr>
        <w:tabs>
          <w:tab w:val="left" w:pos="5072"/>
        </w:tabs>
        <w:jc w:val="both"/>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1973"/>
        <w:gridCol w:w="1695"/>
        <w:gridCol w:w="1272"/>
        <w:gridCol w:w="992"/>
        <w:gridCol w:w="849"/>
        <w:gridCol w:w="1012"/>
        <w:gridCol w:w="1223"/>
      </w:tblGrid>
      <w:tr w:rsidR="00D2016B" w:rsidRPr="00D2016B" w14:paraId="4CF76DAD" w14:textId="77777777" w:rsidTr="00D2016B">
        <w:tc>
          <w:tcPr>
            <w:tcW w:w="1980" w:type="dxa"/>
          </w:tcPr>
          <w:p w14:paraId="2108DADA"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System</w:t>
            </w:r>
          </w:p>
        </w:tc>
        <w:tc>
          <w:tcPr>
            <w:tcW w:w="1701" w:type="dxa"/>
          </w:tcPr>
          <w:p w14:paraId="6BC092EB"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Stage</w:t>
            </w:r>
          </w:p>
        </w:tc>
        <w:tc>
          <w:tcPr>
            <w:tcW w:w="1276" w:type="dxa"/>
          </w:tcPr>
          <w:p w14:paraId="55D12447"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Micro F1</w:t>
            </w:r>
          </w:p>
        </w:tc>
        <w:tc>
          <w:tcPr>
            <w:tcW w:w="992" w:type="dxa"/>
          </w:tcPr>
          <w:p w14:paraId="536988A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Precision</w:t>
            </w:r>
          </w:p>
        </w:tc>
        <w:tc>
          <w:tcPr>
            <w:tcW w:w="850" w:type="dxa"/>
          </w:tcPr>
          <w:p w14:paraId="12ABD50C"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Recall</w:t>
            </w:r>
          </w:p>
        </w:tc>
        <w:tc>
          <w:tcPr>
            <w:tcW w:w="993" w:type="dxa"/>
          </w:tcPr>
          <w:p w14:paraId="6518DC30"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Recall@3</w:t>
            </w:r>
          </w:p>
        </w:tc>
        <w:tc>
          <w:tcPr>
            <w:tcW w:w="1224" w:type="dxa"/>
          </w:tcPr>
          <w:p w14:paraId="05C40B70"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Recall@5</w:t>
            </w:r>
          </w:p>
        </w:tc>
      </w:tr>
      <w:tr w:rsidR="00D2016B" w:rsidRPr="00D2016B" w14:paraId="6BE3163A" w14:textId="77777777" w:rsidTr="00D2016B">
        <w:tc>
          <w:tcPr>
            <w:tcW w:w="1980" w:type="dxa"/>
          </w:tcPr>
          <w:p w14:paraId="4B376335"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w:t>
            </w:r>
          </w:p>
        </w:tc>
        <w:tc>
          <w:tcPr>
            <w:tcW w:w="1701" w:type="dxa"/>
          </w:tcPr>
          <w:p w14:paraId="26E5CE88"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Before repair</w:t>
            </w:r>
          </w:p>
        </w:tc>
        <w:tc>
          <w:tcPr>
            <w:tcW w:w="1276" w:type="dxa"/>
          </w:tcPr>
          <w:p w14:paraId="59310EEC"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0.740</w:t>
            </w:r>
          </w:p>
        </w:tc>
        <w:tc>
          <w:tcPr>
            <w:tcW w:w="992" w:type="dxa"/>
          </w:tcPr>
          <w:p w14:paraId="4A165391"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0.815</w:t>
            </w:r>
          </w:p>
        </w:tc>
        <w:tc>
          <w:tcPr>
            <w:tcW w:w="850" w:type="dxa"/>
          </w:tcPr>
          <w:p w14:paraId="5590C7BA"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0.677</w:t>
            </w:r>
          </w:p>
        </w:tc>
        <w:tc>
          <w:tcPr>
            <w:tcW w:w="993" w:type="dxa"/>
          </w:tcPr>
          <w:p w14:paraId="2E4B138C"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0.758</w:t>
            </w:r>
          </w:p>
        </w:tc>
        <w:tc>
          <w:tcPr>
            <w:tcW w:w="1224" w:type="dxa"/>
          </w:tcPr>
          <w:p w14:paraId="1139A7B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0.927</w:t>
            </w:r>
          </w:p>
        </w:tc>
      </w:tr>
      <w:tr w:rsidR="00D2016B" w:rsidRPr="00D2016B" w14:paraId="1A209E1B" w14:textId="77777777" w:rsidTr="00D2016B">
        <w:tc>
          <w:tcPr>
            <w:tcW w:w="1980" w:type="dxa"/>
          </w:tcPr>
          <w:p w14:paraId="01D8A29D"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w:t>
            </w:r>
          </w:p>
        </w:tc>
        <w:tc>
          <w:tcPr>
            <w:tcW w:w="1701" w:type="dxa"/>
          </w:tcPr>
          <w:p w14:paraId="6EE3181B"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After repair</w:t>
            </w:r>
          </w:p>
        </w:tc>
        <w:tc>
          <w:tcPr>
            <w:tcW w:w="1276" w:type="dxa"/>
          </w:tcPr>
          <w:p w14:paraId="1920B10F"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0.774</w:t>
            </w:r>
          </w:p>
        </w:tc>
        <w:tc>
          <w:tcPr>
            <w:tcW w:w="992" w:type="dxa"/>
          </w:tcPr>
          <w:p w14:paraId="16355090"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0.773</w:t>
            </w:r>
          </w:p>
        </w:tc>
        <w:tc>
          <w:tcPr>
            <w:tcW w:w="850" w:type="dxa"/>
          </w:tcPr>
          <w:p w14:paraId="16605C10"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0.776</w:t>
            </w:r>
          </w:p>
        </w:tc>
        <w:tc>
          <w:tcPr>
            <w:tcW w:w="993" w:type="dxa"/>
          </w:tcPr>
          <w:p w14:paraId="09B88AB0"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0.758</w:t>
            </w:r>
          </w:p>
        </w:tc>
        <w:tc>
          <w:tcPr>
            <w:tcW w:w="1224" w:type="dxa"/>
          </w:tcPr>
          <w:p w14:paraId="07AD303F"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0.927</w:t>
            </w:r>
          </w:p>
        </w:tc>
      </w:tr>
      <w:tr w:rsidR="00D2016B" w:rsidRPr="00D2016B" w14:paraId="589E7F89" w14:textId="77777777" w:rsidTr="00D2016B">
        <w:tc>
          <w:tcPr>
            <w:tcW w:w="1980" w:type="dxa"/>
          </w:tcPr>
          <w:p w14:paraId="705E34A4"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-RBF</w:t>
            </w:r>
          </w:p>
        </w:tc>
        <w:tc>
          <w:tcPr>
            <w:tcW w:w="1701" w:type="dxa"/>
          </w:tcPr>
          <w:p w14:paraId="691678AD"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Before repair</w:t>
            </w:r>
          </w:p>
        </w:tc>
        <w:tc>
          <w:tcPr>
            <w:tcW w:w="1276" w:type="dxa"/>
          </w:tcPr>
          <w:p w14:paraId="1E2083DA"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0.777</w:t>
            </w:r>
          </w:p>
        </w:tc>
        <w:tc>
          <w:tcPr>
            <w:tcW w:w="992" w:type="dxa"/>
          </w:tcPr>
          <w:p w14:paraId="606F1776"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0.861</w:t>
            </w:r>
          </w:p>
        </w:tc>
        <w:tc>
          <w:tcPr>
            <w:tcW w:w="850" w:type="dxa"/>
          </w:tcPr>
          <w:p w14:paraId="20E3FED5"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0.709</w:t>
            </w:r>
          </w:p>
        </w:tc>
        <w:tc>
          <w:tcPr>
            <w:tcW w:w="993" w:type="dxa"/>
          </w:tcPr>
          <w:p w14:paraId="65B3F99C"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0.793</w:t>
            </w:r>
          </w:p>
        </w:tc>
        <w:tc>
          <w:tcPr>
            <w:tcW w:w="1224" w:type="dxa"/>
          </w:tcPr>
          <w:p w14:paraId="447BB368"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0.943</w:t>
            </w:r>
          </w:p>
        </w:tc>
      </w:tr>
      <w:tr w:rsidR="00D2016B" w:rsidRPr="00D2016B" w14:paraId="2F3F585D" w14:textId="77777777" w:rsidTr="00D2016B">
        <w:tc>
          <w:tcPr>
            <w:tcW w:w="1980" w:type="dxa"/>
          </w:tcPr>
          <w:p w14:paraId="538F940B"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-RBF</w:t>
            </w:r>
          </w:p>
        </w:tc>
        <w:tc>
          <w:tcPr>
            <w:tcW w:w="1701" w:type="dxa"/>
          </w:tcPr>
          <w:p w14:paraId="462F4BB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After repair</w:t>
            </w:r>
          </w:p>
        </w:tc>
        <w:tc>
          <w:tcPr>
            <w:tcW w:w="1276" w:type="dxa"/>
          </w:tcPr>
          <w:p w14:paraId="1F780CD6"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0.802</w:t>
            </w:r>
          </w:p>
        </w:tc>
        <w:tc>
          <w:tcPr>
            <w:tcW w:w="992" w:type="dxa"/>
          </w:tcPr>
          <w:p w14:paraId="5B913C6A"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0.841</w:t>
            </w:r>
          </w:p>
        </w:tc>
        <w:tc>
          <w:tcPr>
            <w:tcW w:w="850" w:type="dxa"/>
          </w:tcPr>
          <w:p w14:paraId="6DC7A411"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0.768</w:t>
            </w:r>
          </w:p>
        </w:tc>
        <w:tc>
          <w:tcPr>
            <w:tcW w:w="993" w:type="dxa"/>
          </w:tcPr>
          <w:p w14:paraId="1EEE2028"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0.793</w:t>
            </w:r>
          </w:p>
        </w:tc>
        <w:tc>
          <w:tcPr>
            <w:tcW w:w="1224" w:type="dxa"/>
          </w:tcPr>
          <w:p w14:paraId="30545B4D"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0.943</w:t>
            </w:r>
          </w:p>
        </w:tc>
      </w:tr>
      <w:tr w:rsidR="00D2016B" w:rsidRPr="00D2016B" w14:paraId="36A971F9" w14:textId="77777777" w:rsidTr="00D2016B">
        <w:tc>
          <w:tcPr>
            <w:tcW w:w="1980" w:type="dxa"/>
          </w:tcPr>
          <w:p w14:paraId="2C2DB4E3"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-Wavelet</w:t>
            </w:r>
          </w:p>
        </w:tc>
        <w:tc>
          <w:tcPr>
            <w:tcW w:w="1701" w:type="dxa"/>
          </w:tcPr>
          <w:p w14:paraId="70813EC8"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Before repair</w:t>
            </w:r>
          </w:p>
        </w:tc>
        <w:tc>
          <w:tcPr>
            <w:tcW w:w="1276" w:type="dxa"/>
          </w:tcPr>
          <w:p w14:paraId="29526216"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0.783</w:t>
            </w:r>
          </w:p>
        </w:tc>
        <w:tc>
          <w:tcPr>
            <w:tcW w:w="992" w:type="dxa"/>
          </w:tcPr>
          <w:p w14:paraId="5889C15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0.874</w:t>
            </w:r>
          </w:p>
        </w:tc>
        <w:tc>
          <w:tcPr>
            <w:tcW w:w="850" w:type="dxa"/>
          </w:tcPr>
          <w:p w14:paraId="37CA9D77"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0.709</w:t>
            </w:r>
          </w:p>
        </w:tc>
        <w:tc>
          <w:tcPr>
            <w:tcW w:w="993" w:type="dxa"/>
          </w:tcPr>
          <w:p w14:paraId="7307B1EC"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0.789</w:t>
            </w:r>
          </w:p>
        </w:tc>
        <w:tc>
          <w:tcPr>
            <w:tcW w:w="1224" w:type="dxa"/>
          </w:tcPr>
          <w:p w14:paraId="0941A6D2"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0.933</w:t>
            </w:r>
          </w:p>
        </w:tc>
      </w:tr>
      <w:tr w:rsidR="00D2016B" w:rsidRPr="00D2016B" w14:paraId="78C45DB6" w14:textId="77777777" w:rsidTr="00D2016B">
        <w:tc>
          <w:tcPr>
            <w:tcW w:w="1980" w:type="dxa"/>
          </w:tcPr>
          <w:p w14:paraId="1D863354" w14:textId="77777777" w:rsidR="00D2016B" w:rsidRPr="00D2016B" w:rsidRDefault="00D2016B" w:rsidP="002A224D">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-Wavelet</w:t>
            </w:r>
          </w:p>
        </w:tc>
        <w:tc>
          <w:tcPr>
            <w:tcW w:w="1701" w:type="dxa"/>
          </w:tcPr>
          <w:p w14:paraId="406BD723"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After repair</w:t>
            </w:r>
          </w:p>
        </w:tc>
        <w:tc>
          <w:tcPr>
            <w:tcW w:w="1276" w:type="dxa"/>
          </w:tcPr>
          <w:p w14:paraId="04292758"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0.819</w:t>
            </w:r>
          </w:p>
        </w:tc>
        <w:tc>
          <w:tcPr>
            <w:tcW w:w="992" w:type="dxa"/>
          </w:tcPr>
          <w:p w14:paraId="39D71557"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0.868</w:t>
            </w:r>
          </w:p>
        </w:tc>
        <w:tc>
          <w:tcPr>
            <w:tcW w:w="850" w:type="dxa"/>
          </w:tcPr>
          <w:p w14:paraId="0B5A7131"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0.776</w:t>
            </w:r>
          </w:p>
        </w:tc>
        <w:tc>
          <w:tcPr>
            <w:tcW w:w="993" w:type="dxa"/>
          </w:tcPr>
          <w:p w14:paraId="27B51C53"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0.789</w:t>
            </w:r>
          </w:p>
        </w:tc>
        <w:tc>
          <w:tcPr>
            <w:tcW w:w="1224" w:type="dxa"/>
          </w:tcPr>
          <w:p w14:paraId="6A0C667B"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0.933</w:t>
            </w:r>
          </w:p>
        </w:tc>
      </w:tr>
      <w:tr w:rsidR="00D2016B" w:rsidRPr="00D2016B" w14:paraId="721BEBBF" w14:textId="77777777" w:rsidTr="00D2016B">
        <w:tc>
          <w:tcPr>
            <w:tcW w:w="1980" w:type="dxa"/>
          </w:tcPr>
          <w:p w14:paraId="204C17F0"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MLP baseline</w:t>
            </w:r>
          </w:p>
        </w:tc>
        <w:tc>
          <w:tcPr>
            <w:tcW w:w="1701" w:type="dxa"/>
          </w:tcPr>
          <w:p w14:paraId="223F1FBE"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Before repair</w:t>
            </w:r>
          </w:p>
        </w:tc>
        <w:tc>
          <w:tcPr>
            <w:tcW w:w="1276" w:type="dxa"/>
          </w:tcPr>
          <w:p w14:paraId="6AB16F6C"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0.714</w:t>
            </w:r>
          </w:p>
        </w:tc>
        <w:tc>
          <w:tcPr>
            <w:tcW w:w="992" w:type="dxa"/>
          </w:tcPr>
          <w:p w14:paraId="340C734D"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0.763</w:t>
            </w:r>
          </w:p>
        </w:tc>
        <w:tc>
          <w:tcPr>
            <w:tcW w:w="850" w:type="dxa"/>
          </w:tcPr>
          <w:p w14:paraId="5CB02E7B"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0.671</w:t>
            </w:r>
          </w:p>
        </w:tc>
        <w:tc>
          <w:tcPr>
            <w:tcW w:w="993" w:type="dxa"/>
          </w:tcPr>
          <w:p w14:paraId="6DF418E5"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0.740</w:t>
            </w:r>
          </w:p>
        </w:tc>
        <w:tc>
          <w:tcPr>
            <w:tcW w:w="1224" w:type="dxa"/>
          </w:tcPr>
          <w:p w14:paraId="486BFED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0.886</w:t>
            </w:r>
          </w:p>
        </w:tc>
      </w:tr>
      <w:tr w:rsidR="00D2016B" w:rsidRPr="00D2016B" w14:paraId="0AA9E012" w14:textId="77777777" w:rsidTr="00D2016B">
        <w:tc>
          <w:tcPr>
            <w:tcW w:w="1980" w:type="dxa"/>
          </w:tcPr>
          <w:p w14:paraId="342FEB55"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MLP baseline</w:t>
            </w:r>
          </w:p>
        </w:tc>
        <w:tc>
          <w:tcPr>
            <w:tcW w:w="1701" w:type="dxa"/>
          </w:tcPr>
          <w:p w14:paraId="2D63F9EA"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After repair</w:t>
            </w:r>
          </w:p>
        </w:tc>
        <w:tc>
          <w:tcPr>
            <w:tcW w:w="1276" w:type="dxa"/>
          </w:tcPr>
          <w:p w14:paraId="6F775E45"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0.721</w:t>
            </w:r>
          </w:p>
        </w:tc>
        <w:tc>
          <w:tcPr>
            <w:tcW w:w="992" w:type="dxa"/>
          </w:tcPr>
          <w:p w14:paraId="51687C38"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0.710</w:t>
            </w:r>
          </w:p>
        </w:tc>
        <w:tc>
          <w:tcPr>
            <w:tcW w:w="850" w:type="dxa"/>
          </w:tcPr>
          <w:p w14:paraId="307253A0"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0.732</w:t>
            </w:r>
          </w:p>
        </w:tc>
        <w:tc>
          <w:tcPr>
            <w:tcW w:w="993" w:type="dxa"/>
          </w:tcPr>
          <w:p w14:paraId="2CFEEE74"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0.740</w:t>
            </w:r>
          </w:p>
        </w:tc>
        <w:tc>
          <w:tcPr>
            <w:tcW w:w="1224" w:type="dxa"/>
          </w:tcPr>
          <w:p w14:paraId="4B0E9D00" w14:textId="77777777" w:rsidR="00D2016B" w:rsidRPr="00D2016B" w:rsidRDefault="00D2016B" w:rsidP="002A224D">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0.886</w:t>
            </w:r>
          </w:p>
        </w:tc>
      </w:tr>
    </w:tbl>
    <w:p w14:paraId="3205C890" w14:textId="77777777" w:rsidR="00D2016B" w:rsidRDefault="00D2016B" w:rsidP="00D2016B">
      <w:pPr>
        <w:tabs>
          <w:tab w:val="left" w:pos="5072"/>
        </w:tabs>
        <w:jc w:val="both"/>
        <w:rPr>
          <w:rFonts w:ascii="Times New Roman" w:eastAsiaTheme="minorEastAsia" w:hAnsi="Times New Roman" w:cs="Times New Roman"/>
          <w:sz w:val="20"/>
          <w:szCs w:val="20"/>
        </w:rPr>
      </w:pPr>
    </w:p>
    <w:p w14:paraId="22EC14BB" w14:textId="77777777" w:rsidR="00D2016B" w:rsidRDefault="00D2016B" w:rsidP="00D2016B">
      <w:pPr>
        <w:tabs>
          <w:tab w:val="left" w:pos="5072"/>
        </w:tabs>
        <w:jc w:val="both"/>
        <w:rPr>
          <w:rFonts w:ascii="Times New Roman" w:eastAsiaTheme="minorEastAsia" w:hAnsi="Times New Roman" w:cs="Times New Roman"/>
          <w:sz w:val="20"/>
          <w:szCs w:val="20"/>
        </w:rPr>
      </w:pPr>
    </w:p>
    <w:p w14:paraId="55E40A4C" w14:textId="77777777" w:rsidR="00D2016B" w:rsidRDefault="00D2016B" w:rsidP="00D2016B">
      <w:pPr>
        <w:tabs>
          <w:tab w:val="left" w:pos="5072"/>
        </w:tabs>
        <w:jc w:val="both"/>
        <w:rPr>
          <w:rFonts w:ascii="Times New Roman" w:eastAsiaTheme="minorEastAsia" w:hAnsi="Times New Roman" w:cs="Times New Roman"/>
          <w:sz w:val="20"/>
          <w:szCs w:val="20"/>
        </w:rPr>
      </w:pPr>
    </w:p>
    <w:p w14:paraId="286BE093"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Recall@3 and </w:t>
      </w:r>
      <w:proofErr w:type="gramStart"/>
      <w:r w:rsidRPr="00D2016B">
        <w:rPr>
          <w:rFonts w:ascii="Times New Roman" w:eastAsiaTheme="minorEastAsia" w:hAnsi="Times New Roman" w:cs="Times New Roman"/>
        </w:rPr>
        <w:t>Recall</w:t>
      </w:r>
      <w:proofErr w:type="gramEnd"/>
      <w:r w:rsidRPr="00D2016B">
        <w:rPr>
          <w:rFonts w:ascii="Times New Roman" w:eastAsiaTheme="minorEastAsia" w:hAnsi="Times New Roman" w:cs="Times New Roman"/>
        </w:rPr>
        <w:t xml:space="preserve">@5 are identical before and after repair for every system, since they are computed from raw ranked scores prior to thresholding (Section 4.9); repair only modifies the </w:t>
      </w:r>
      <w:proofErr w:type="spellStart"/>
      <w:r w:rsidRPr="00D2016B">
        <w:rPr>
          <w:rFonts w:ascii="Times New Roman" w:eastAsiaTheme="minorEastAsia" w:hAnsi="Times New Roman" w:cs="Times New Roman"/>
        </w:rPr>
        <w:t>thresholded</w:t>
      </w:r>
      <w:proofErr w:type="spellEnd"/>
      <w:r w:rsidRPr="00D2016B">
        <w:rPr>
          <w:rFonts w:ascii="Times New Roman" w:eastAsiaTheme="minorEastAsia" w:hAnsi="Times New Roman" w:cs="Times New Roman"/>
        </w:rPr>
        <w:t xml:space="preserve"> prediction set, so its effect surfaces in Micro F1, precision, and recall rather than in the ranking metrics. All three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variants exceed the matched-budget MLP baseline on every column, by 5.3 to 9.8 Micro F1 points and 4.1 to 5.7 Recall@5 points after repair. Within the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family, however, the ranking inverts relative to Table 9: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-Wavelet leads after repair (Micro F1 = 0.819, Recall@5 = 0.933),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-RBF is close behind (0.802, 0.943), and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 the strongest variant in-distribution — trails both (0.774, 0.927). This is the first evidence in this study that </w:t>
      </w:r>
      <w:proofErr w:type="spellStart"/>
      <w:r w:rsidRPr="00D2016B">
        <w:rPr>
          <w:rFonts w:ascii="Times New Roman" w:eastAsiaTheme="minorEastAsia" w:hAnsi="Times New Roman" w:cs="Times New Roman"/>
        </w:rPr>
        <w:t>GeoKAN's</w:t>
      </w:r>
      <w:proofErr w:type="spellEnd"/>
      <w:r w:rsidRPr="00D2016B">
        <w:rPr>
          <w:rFonts w:ascii="Times New Roman" w:eastAsiaTheme="minorEastAsia" w:hAnsi="Times New Roman" w:cs="Times New Roman"/>
        </w:rPr>
        <w:t xml:space="preserve"> architectural choice matters, but in the opposite direction from what in-distribution performance alone would predict: the input-conditioned </w:t>
      </w:r>
      <w:proofErr w:type="spellStart"/>
      <w:r w:rsidRPr="00D2016B">
        <w:rPr>
          <w:rFonts w:ascii="Times New Roman" w:eastAsiaTheme="minorEastAsia" w:hAnsi="Times New Roman" w:cs="Times New Roman"/>
        </w:rPr>
        <w:t>MetricNet</w:t>
      </w:r>
      <w:proofErr w:type="spellEnd"/>
      <w:r w:rsidRPr="00D2016B">
        <w:rPr>
          <w:rFonts w:ascii="Times New Roman" w:eastAsiaTheme="minorEastAsia" w:hAnsi="Times New Roman" w:cs="Times New Roman"/>
        </w:rPr>
        <w:t xml:space="preserve"> used by RBF and Wavelet, which offered no measurable in-distribution benefit over Gamma's fixed scalar metric (Section 5.1), generalises more robustly once the evaluation domain shifts in scale.</w:t>
      </w:r>
    </w:p>
    <w:p w14:paraId="4D932E82" w14:textId="77777777" w:rsidR="00D2016B" w:rsidRPr="00D2016B" w:rsidRDefault="00D2016B" w:rsidP="00D2016B">
      <w:pPr>
        <w:tabs>
          <w:tab w:val="left" w:pos="5072"/>
        </w:tabs>
        <w:jc w:val="both"/>
        <w:rPr>
          <w:rFonts w:ascii="Times New Roman" w:eastAsiaTheme="minorEastAsia" w:hAnsi="Times New Roman" w:cs="Times New Roman"/>
        </w:rPr>
      </w:pPr>
    </w:p>
    <w:p w14:paraId="226C1987"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Across the 8 scenes and 508 ground-truth relation triples, repair adds 88 relations for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54 for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-RBF, and 42 for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-Wavelet, removing 0, 8, and 0 respectively, with every variant converging within 2 iterations — consistent with the broader pattern that, outside the training distribution, the network under-predicts relations it could in principle complete from what it already got right, more often than it actively contradicts itself.</w:t>
      </w:r>
    </w:p>
    <w:p w14:paraId="281C23E4" w14:textId="77777777" w:rsidR="00D2016B" w:rsidRDefault="00D2016B" w:rsidP="00D2016B">
      <w:pPr>
        <w:tabs>
          <w:tab w:val="left" w:pos="5072"/>
        </w:tabs>
        <w:jc w:val="both"/>
        <w:rPr>
          <w:rFonts w:ascii="Times New Roman" w:eastAsiaTheme="minorEastAsia" w:hAnsi="Times New Roman" w:cs="Times New Roman"/>
        </w:rPr>
      </w:pPr>
    </w:p>
    <w:p w14:paraId="7F26B8EC" w14:textId="77777777" w:rsidR="000B7009" w:rsidRDefault="000B7009" w:rsidP="00D2016B">
      <w:pPr>
        <w:tabs>
          <w:tab w:val="left" w:pos="5072"/>
        </w:tabs>
        <w:jc w:val="both"/>
        <w:rPr>
          <w:rFonts w:ascii="Times New Roman" w:eastAsiaTheme="minorEastAsia" w:hAnsi="Times New Roman" w:cs="Times New Roman"/>
        </w:rPr>
      </w:pPr>
    </w:p>
    <w:p w14:paraId="5DFFBC39" w14:textId="77777777" w:rsidR="000B7009" w:rsidRDefault="000B7009" w:rsidP="00D2016B">
      <w:pPr>
        <w:tabs>
          <w:tab w:val="left" w:pos="5072"/>
        </w:tabs>
        <w:jc w:val="both"/>
        <w:rPr>
          <w:rFonts w:ascii="Times New Roman" w:eastAsiaTheme="minorEastAsia" w:hAnsi="Times New Roman" w:cs="Times New Roman"/>
        </w:rPr>
      </w:pPr>
    </w:p>
    <w:p w14:paraId="02D668AD" w14:textId="77777777" w:rsidR="000B7009" w:rsidRDefault="000B7009" w:rsidP="00D2016B">
      <w:pPr>
        <w:tabs>
          <w:tab w:val="left" w:pos="5072"/>
        </w:tabs>
        <w:jc w:val="both"/>
        <w:rPr>
          <w:rFonts w:ascii="Times New Roman" w:eastAsiaTheme="minorEastAsia" w:hAnsi="Times New Roman" w:cs="Times New Roman"/>
        </w:rPr>
      </w:pPr>
    </w:p>
    <w:p w14:paraId="17837C66" w14:textId="77777777" w:rsidR="000B7009" w:rsidRDefault="000B7009" w:rsidP="00D2016B">
      <w:pPr>
        <w:tabs>
          <w:tab w:val="left" w:pos="5072"/>
        </w:tabs>
        <w:jc w:val="both"/>
        <w:rPr>
          <w:rFonts w:ascii="Times New Roman" w:eastAsiaTheme="minorEastAsia" w:hAnsi="Times New Roman" w:cs="Times New Roman"/>
        </w:rPr>
      </w:pPr>
    </w:p>
    <w:p w14:paraId="5A999F1E" w14:textId="77777777" w:rsidR="00D2016B" w:rsidRPr="00D2016B" w:rsidRDefault="00D2016B" w:rsidP="00D2016B">
      <w:pPr>
        <w:tabs>
          <w:tab w:val="left" w:pos="5072"/>
        </w:tabs>
        <w:jc w:val="both"/>
        <w:rPr>
          <w:rFonts w:ascii="Times New Roman" w:eastAsiaTheme="minorEastAsia" w:hAnsi="Times New Roman" w:cs="Times New Roman"/>
          <w:b/>
          <w:bCs/>
          <w:sz w:val="20"/>
          <w:szCs w:val="20"/>
        </w:rPr>
      </w:pPr>
    </w:p>
    <w:p w14:paraId="527A3211" w14:textId="66153315" w:rsidR="00D2016B" w:rsidRPr="00D2016B" w:rsidRDefault="00D2016B" w:rsidP="00D2016B">
      <w:pPr>
        <w:tabs>
          <w:tab w:val="left" w:pos="5072"/>
        </w:tabs>
        <w:jc w:val="both"/>
        <w:rPr>
          <w:rFonts w:ascii="Times New Roman" w:eastAsiaTheme="minorEastAsia" w:hAnsi="Times New Roman" w:cs="Times New Roman"/>
          <w:b/>
          <w:bCs/>
          <w:sz w:val="20"/>
          <w:szCs w:val="20"/>
        </w:rPr>
      </w:pPr>
      <w:bookmarkStart w:id="202" w:name="_Toc234182209"/>
      <w:bookmarkStart w:id="203" w:name="_Toc234194923"/>
      <w:commentRangeStart w:id="204"/>
      <w:r>
        <w:rPr>
          <w:rFonts w:ascii="Times New Roman" w:hAnsi="Times New Roman" w:cs="Times New Roman"/>
          <w:b/>
          <w:sz w:val="20"/>
          <w:szCs w:val="20"/>
        </w:rPr>
        <w:lastRenderedPageBreak/>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12</w:t>
      </w:r>
      <w:r>
        <w:rPr>
          <w:rFonts w:ascii="Times New Roman" w:hAnsi="Times New Roman" w:cs="Times New Roman"/>
          <w:b/>
          <w:sz w:val="20"/>
          <w:szCs w:val="20"/>
        </w:rPr>
        <w:fldChar w:fldCharType="end"/>
      </w:r>
      <w:r>
        <w:rPr>
          <w:rFonts w:ascii="Times New Roman" w:hAnsi="Times New Roman" w:cs="Times New Roman"/>
          <w:b/>
          <w:sz w:val="20"/>
          <w:szCs w:val="20"/>
        </w:rPr>
        <w:t xml:space="preserve">. Per-relation F1 before and after repair,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-Gamma (3RScan-trained thresholds; </w:t>
      </w:r>
      <w:proofErr w:type="spellStart"/>
      <w:r>
        <w:rPr>
          <w:rFonts w:ascii="Times New Roman" w:hAnsi="Times New Roman" w:cs="Times New Roman"/>
          <w:b/>
          <w:sz w:val="20"/>
          <w:szCs w:val="20"/>
        </w:rPr>
        <w:t>attached_to</w:t>
      </w:r>
      <w:proofErr w:type="spellEnd"/>
      <w:r>
        <w:rPr>
          <w:rFonts w:ascii="Times New Roman" w:hAnsi="Times New Roman" w:cs="Times New Roman"/>
          <w:b/>
          <w:sz w:val="20"/>
          <w:szCs w:val="20"/>
        </w:rPr>
        <w:t xml:space="preserve"> never occurs in this benchmark and is omitted). Shown as a representative worked example; see text for which patterns generalise to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-RBF and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-Wavelet.</w:t>
      </w:r>
      <w:bookmarkEnd w:id="202"/>
      <w:bookmarkEnd w:id="203"/>
      <w:commentRangeEnd w:id="204"/>
      <w:r w:rsidR="004A293F">
        <w:rPr>
          <w:rStyle w:val="CommentReference"/>
        </w:rPr>
        <w:commentReference w:id="204"/>
      </w:r>
    </w:p>
    <w:p w14:paraId="34DF8CCB" w14:textId="77777777" w:rsidR="00D2016B" w:rsidRDefault="00D2016B" w:rsidP="00D2016B">
      <w:pPr>
        <w:tabs>
          <w:tab w:val="left" w:pos="5072"/>
        </w:tabs>
        <w:jc w:val="center"/>
        <w:rPr>
          <w:rFonts w:ascii="Times New Roman" w:eastAsiaTheme="minorEastAsia" w:hAnsi="Times New Roman" w:cs="Times New Roman"/>
          <w:sz w:val="20"/>
          <w:szCs w:val="20"/>
        </w:rPr>
      </w:pPr>
    </w:p>
    <w:tbl>
      <w:tblPr>
        <w:tblStyle w:val="TableGrid"/>
        <w:tblW w:w="0" w:type="auto"/>
        <w:tblLook w:val="04A0" w:firstRow="1" w:lastRow="0" w:firstColumn="1" w:lastColumn="0" w:noHBand="0" w:noVBand="1"/>
      </w:tblPr>
      <w:tblGrid>
        <w:gridCol w:w="2263"/>
        <w:gridCol w:w="2127"/>
        <w:gridCol w:w="1701"/>
        <w:gridCol w:w="1417"/>
        <w:gridCol w:w="1508"/>
      </w:tblGrid>
      <w:tr w:rsidR="00D2016B" w:rsidRPr="00D2016B" w14:paraId="56DBB267" w14:textId="77777777" w:rsidTr="00D2016B">
        <w:tc>
          <w:tcPr>
            <w:tcW w:w="2263" w:type="dxa"/>
          </w:tcPr>
          <w:p w14:paraId="7F2920AF"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Relation</w:t>
            </w:r>
          </w:p>
        </w:tc>
        <w:tc>
          <w:tcPr>
            <w:tcW w:w="2127" w:type="dxa"/>
          </w:tcPr>
          <w:p w14:paraId="67D7CAB7"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F1 (before)</w:t>
            </w:r>
          </w:p>
        </w:tc>
        <w:tc>
          <w:tcPr>
            <w:tcW w:w="1701" w:type="dxa"/>
          </w:tcPr>
          <w:p w14:paraId="5C88B31C"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F1 (after)</w:t>
            </w:r>
          </w:p>
        </w:tc>
        <w:tc>
          <w:tcPr>
            <w:tcW w:w="1417" w:type="dxa"/>
          </w:tcPr>
          <w:p w14:paraId="034C10D8"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Change</w:t>
            </w:r>
          </w:p>
        </w:tc>
        <w:tc>
          <w:tcPr>
            <w:tcW w:w="1508" w:type="dxa"/>
          </w:tcPr>
          <w:p w14:paraId="182ECF84"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GT count</w:t>
            </w:r>
          </w:p>
        </w:tc>
      </w:tr>
      <w:tr w:rsidR="00D2016B" w:rsidRPr="00D2016B" w14:paraId="3A148C74" w14:textId="77777777" w:rsidTr="00D2016B">
        <w:tc>
          <w:tcPr>
            <w:tcW w:w="2263" w:type="dxa"/>
          </w:tcPr>
          <w:p w14:paraId="4557F3C8"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on_top_of</w:t>
            </w:r>
            <w:proofErr w:type="spellEnd"/>
          </w:p>
        </w:tc>
        <w:tc>
          <w:tcPr>
            <w:tcW w:w="2127" w:type="dxa"/>
          </w:tcPr>
          <w:p w14:paraId="5A301BBE"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0.621</w:t>
            </w:r>
          </w:p>
        </w:tc>
        <w:tc>
          <w:tcPr>
            <w:tcW w:w="1701" w:type="dxa"/>
          </w:tcPr>
          <w:p w14:paraId="02A52AEF"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0.919</w:t>
            </w:r>
          </w:p>
        </w:tc>
        <w:tc>
          <w:tcPr>
            <w:tcW w:w="1417" w:type="dxa"/>
          </w:tcPr>
          <w:p w14:paraId="156CBD50"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+0.298</w:t>
            </w:r>
          </w:p>
        </w:tc>
        <w:tc>
          <w:tcPr>
            <w:tcW w:w="1508" w:type="dxa"/>
          </w:tcPr>
          <w:p w14:paraId="07A7592B"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38</w:t>
            </w:r>
          </w:p>
        </w:tc>
      </w:tr>
      <w:tr w:rsidR="00D2016B" w:rsidRPr="00D2016B" w14:paraId="20E02A88" w14:textId="77777777" w:rsidTr="00D2016B">
        <w:tc>
          <w:tcPr>
            <w:tcW w:w="2263" w:type="dxa"/>
          </w:tcPr>
          <w:p w14:paraId="415D2312"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under</w:t>
            </w:r>
          </w:p>
        </w:tc>
        <w:tc>
          <w:tcPr>
            <w:tcW w:w="2127" w:type="dxa"/>
          </w:tcPr>
          <w:p w14:paraId="2D1736B7"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0.932</w:t>
            </w:r>
          </w:p>
        </w:tc>
        <w:tc>
          <w:tcPr>
            <w:tcW w:w="1701" w:type="dxa"/>
          </w:tcPr>
          <w:p w14:paraId="6E9AE7C4"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0.919</w:t>
            </w:r>
          </w:p>
        </w:tc>
        <w:tc>
          <w:tcPr>
            <w:tcW w:w="1417" w:type="dxa"/>
          </w:tcPr>
          <w:p w14:paraId="47BA2983"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-0.013</w:t>
            </w:r>
          </w:p>
        </w:tc>
        <w:tc>
          <w:tcPr>
            <w:tcW w:w="1508" w:type="dxa"/>
          </w:tcPr>
          <w:p w14:paraId="4BD7623A"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38</w:t>
            </w:r>
          </w:p>
        </w:tc>
      </w:tr>
      <w:tr w:rsidR="00D2016B" w:rsidRPr="00D2016B" w14:paraId="67D53E95" w14:textId="77777777" w:rsidTr="00D2016B">
        <w:tc>
          <w:tcPr>
            <w:tcW w:w="2263" w:type="dxa"/>
          </w:tcPr>
          <w:p w14:paraId="52CC669E"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adjacent_to</w:t>
            </w:r>
            <w:proofErr w:type="spellEnd"/>
          </w:p>
        </w:tc>
        <w:tc>
          <w:tcPr>
            <w:tcW w:w="2127" w:type="dxa"/>
          </w:tcPr>
          <w:p w14:paraId="0689929E"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0.675</w:t>
            </w:r>
          </w:p>
        </w:tc>
        <w:tc>
          <w:tcPr>
            <w:tcW w:w="1701" w:type="dxa"/>
          </w:tcPr>
          <w:p w14:paraId="66CA7B5B"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0.568</w:t>
            </w:r>
          </w:p>
        </w:tc>
        <w:tc>
          <w:tcPr>
            <w:tcW w:w="1417" w:type="dxa"/>
          </w:tcPr>
          <w:p w14:paraId="00EB4899"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-0.107</w:t>
            </w:r>
          </w:p>
        </w:tc>
        <w:tc>
          <w:tcPr>
            <w:tcW w:w="1508" w:type="dxa"/>
          </w:tcPr>
          <w:p w14:paraId="5D4CD6B1"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54</w:t>
            </w:r>
          </w:p>
        </w:tc>
      </w:tr>
      <w:tr w:rsidR="00D2016B" w:rsidRPr="00D2016B" w14:paraId="359DF36C" w14:textId="77777777" w:rsidTr="00D2016B">
        <w:tc>
          <w:tcPr>
            <w:tcW w:w="2263" w:type="dxa"/>
          </w:tcPr>
          <w:p w14:paraId="7ACED036"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left_of</w:t>
            </w:r>
            <w:proofErr w:type="spellEnd"/>
          </w:p>
        </w:tc>
        <w:tc>
          <w:tcPr>
            <w:tcW w:w="2127" w:type="dxa"/>
          </w:tcPr>
          <w:p w14:paraId="6B16B202"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0.868</w:t>
            </w:r>
          </w:p>
        </w:tc>
        <w:tc>
          <w:tcPr>
            <w:tcW w:w="1701" w:type="dxa"/>
          </w:tcPr>
          <w:p w14:paraId="60B7E372"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0.860</w:t>
            </w:r>
          </w:p>
        </w:tc>
        <w:tc>
          <w:tcPr>
            <w:tcW w:w="1417" w:type="dxa"/>
          </w:tcPr>
          <w:p w14:paraId="099D7BD6"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-0.008</w:t>
            </w:r>
          </w:p>
        </w:tc>
        <w:tc>
          <w:tcPr>
            <w:tcW w:w="1508" w:type="dxa"/>
          </w:tcPr>
          <w:p w14:paraId="79A47809"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52</w:t>
            </w:r>
          </w:p>
        </w:tc>
      </w:tr>
      <w:tr w:rsidR="00D2016B" w:rsidRPr="00D2016B" w14:paraId="64D0B3FB" w14:textId="77777777" w:rsidTr="00D2016B">
        <w:tc>
          <w:tcPr>
            <w:tcW w:w="2263" w:type="dxa"/>
          </w:tcPr>
          <w:p w14:paraId="07903D58"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right_of</w:t>
            </w:r>
            <w:proofErr w:type="spellEnd"/>
          </w:p>
        </w:tc>
        <w:tc>
          <w:tcPr>
            <w:tcW w:w="2127" w:type="dxa"/>
          </w:tcPr>
          <w:p w14:paraId="438E1AE8"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0.800</w:t>
            </w:r>
          </w:p>
        </w:tc>
        <w:tc>
          <w:tcPr>
            <w:tcW w:w="1701" w:type="dxa"/>
          </w:tcPr>
          <w:p w14:paraId="3DAB0A20"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0.860</w:t>
            </w:r>
          </w:p>
        </w:tc>
        <w:tc>
          <w:tcPr>
            <w:tcW w:w="1417" w:type="dxa"/>
          </w:tcPr>
          <w:p w14:paraId="65B05147"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+0.060</w:t>
            </w:r>
          </w:p>
        </w:tc>
        <w:tc>
          <w:tcPr>
            <w:tcW w:w="1508" w:type="dxa"/>
          </w:tcPr>
          <w:p w14:paraId="382B00F6"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52</w:t>
            </w:r>
          </w:p>
        </w:tc>
      </w:tr>
      <w:tr w:rsidR="00D2016B" w:rsidRPr="00D2016B" w14:paraId="571CB5C7" w14:textId="77777777" w:rsidTr="00D2016B">
        <w:tc>
          <w:tcPr>
            <w:tcW w:w="2263" w:type="dxa"/>
          </w:tcPr>
          <w:p w14:paraId="3595A37D"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in_front_of</w:t>
            </w:r>
            <w:proofErr w:type="spellEnd"/>
          </w:p>
        </w:tc>
        <w:tc>
          <w:tcPr>
            <w:tcW w:w="2127" w:type="dxa"/>
          </w:tcPr>
          <w:p w14:paraId="48ADBD30"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0.429</w:t>
            </w:r>
          </w:p>
        </w:tc>
        <w:tc>
          <w:tcPr>
            <w:tcW w:w="1701" w:type="dxa"/>
          </w:tcPr>
          <w:p w14:paraId="4C3FBEEA"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0.429</w:t>
            </w:r>
          </w:p>
        </w:tc>
        <w:tc>
          <w:tcPr>
            <w:tcW w:w="1417" w:type="dxa"/>
          </w:tcPr>
          <w:p w14:paraId="448C071A"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+0.000</w:t>
            </w:r>
          </w:p>
        </w:tc>
        <w:tc>
          <w:tcPr>
            <w:tcW w:w="1508" w:type="dxa"/>
          </w:tcPr>
          <w:p w14:paraId="4AF94018"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52</w:t>
            </w:r>
          </w:p>
        </w:tc>
      </w:tr>
      <w:tr w:rsidR="00D2016B" w:rsidRPr="00D2016B" w14:paraId="51C258BE" w14:textId="77777777" w:rsidTr="00D2016B">
        <w:tc>
          <w:tcPr>
            <w:tcW w:w="2263" w:type="dxa"/>
          </w:tcPr>
          <w:p w14:paraId="03768410"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behind</w:t>
            </w:r>
          </w:p>
        </w:tc>
        <w:tc>
          <w:tcPr>
            <w:tcW w:w="2127" w:type="dxa"/>
          </w:tcPr>
          <w:p w14:paraId="74B51B72"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0.308</w:t>
            </w:r>
          </w:p>
        </w:tc>
        <w:tc>
          <w:tcPr>
            <w:tcW w:w="1701" w:type="dxa"/>
          </w:tcPr>
          <w:p w14:paraId="62EAE91C"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0.429</w:t>
            </w:r>
          </w:p>
        </w:tc>
        <w:tc>
          <w:tcPr>
            <w:tcW w:w="1417" w:type="dxa"/>
          </w:tcPr>
          <w:p w14:paraId="68FDCB62"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+0.121</w:t>
            </w:r>
          </w:p>
        </w:tc>
        <w:tc>
          <w:tcPr>
            <w:tcW w:w="1508" w:type="dxa"/>
          </w:tcPr>
          <w:p w14:paraId="6B70643D"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52</w:t>
            </w:r>
          </w:p>
        </w:tc>
      </w:tr>
      <w:tr w:rsidR="00D2016B" w:rsidRPr="00D2016B" w14:paraId="206824D1" w14:textId="77777777" w:rsidTr="00D2016B">
        <w:tc>
          <w:tcPr>
            <w:tcW w:w="2263" w:type="dxa"/>
          </w:tcPr>
          <w:p w14:paraId="27D3501C"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higher_than</w:t>
            </w:r>
            <w:proofErr w:type="spellEnd"/>
          </w:p>
        </w:tc>
        <w:tc>
          <w:tcPr>
            <w:tcW w:w="2127" w:type="dxa"/>
          </w:tcPr>
          <w:p w14:paraId="70B508E7"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0.920</w:t>
            </w:r>
          </w:p>
        </w:tc>
        <w:tc>
          <w:tcPr>
            <w:tcW w:w="1701" w:type="dxa"/>
          </w:tcPr>
          <w:p w14:paraId="6C2371BD"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0.920</w:t>
            </w:r>
          </w:p>
        </w:tc>
        <w:tc>
          <w:tcPr>
            <w:tcW w:w="1417" w:type="dxa"/>
          </w:tcPr>
          <w:p w14:paraId="26CF4830"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+0.000</w:t>
            </w:r>
          </w:p>
        </w:tc>
        <w:tc>
          <w:tcPr>
            <w:tcW w:w="1508" w:type="dxa"/>
          </w:tcPr>
          <w:p w14:paraId="79111BE5"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85</w:t>
            </w:r>
          </w:p>
        </w:tc>
      </w:tr>
      <w:tr w:rsidR="00D2016B" w:rsidRPr="00D2016B" w14:paraId="2F5E1109" w14:textId="77777777" w:rsidTr="00D2016B">
        <w:tc>
          <w:tcPr>
            <w:tcW w:w="2263" w:type="dxa"/>
          </w:tcPr>
          <w:p w14:paraId="56592CE2" w14:textId="77777777" w:rsidR="00D2016B" w:rsidRPr="00D2016B" w:rsidRDefault="00D2016B" w:rsidP="00C16552">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lower_than</w:t>
            </w:r>
            <w:proofErr w:type="spellEnd"/>
          </w:p>
        </w:tc>
        <w:tc>
          <w:tcPr>
            <w:tcW w:w="2127" w:type="dxa"/>
          </w:tcPr>
          <w:p w14:paraId="361BB477"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0.768</w:t>
            </w:r>
          </w:p>
        </w:tc>
        <w:tc>
          <w:tcPr>
            <w:tcW w:w="1701" w:type="dxa"/>
          </w:tcPr>
          <w:p w14:paraId="5FE71551"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0.920</w:t>
            </w:r>
          </w:p>
        </w:tc>
        <w:tc>
          <w:tcPr>
            <w:tcW w:w="1417" w:type="dxa"/>
          </w:tcPr>
          <w:p w14:paraId="3F29A755"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+0.152</w:t>
            </w:r>
          </w:p>
        </w:tc>
        <w:tc>
          <w:tcPr>
            <w:tcW w:w="1508" w:type="dxa"/>
          </w:tcPr>
          <w:p w14:paraId="3C0538BA" w14:textId="77777777" w:rsidR="00D2016B" w:rsidRPr="00D2016B" w:rsidRDefault="00D2016B" w:rsidP="00C16552">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85</w:t>
            </w:r>
          </w:p>
        </w:tc>
      </w:tr>
    </w:tbl>
    <w:p w14:paraId="46C05B77" w14:textId="77777777" w:rsidR="00D2016B" w:rsidRDefault="00D2016B" w:rsidP="00D2016B">
      <w:pPr>
        <w:tabs>
          <w:tab w:val="left" w:pos="5072"/>
        </w:tabs>
        <w:jc w:val="both"/>
        <w:rPr>
          <w:rFonts w:ascii="Times New Roman" w:eastAsiaTheme="minorEastAsia" w:hAnsi="Times New Roman" w:cs="Times New Roman"/>
          <w:sz w:val="20"/>
          <w:szCs w:val="20"/>
        </w:rPr>
      </w:pPr>
    </w:p>
    <w:p w14:paraId="5C81ABDC" w14:textId="77777777" w:rsidR="00D2016B" w:rsidRDefault="00D2016B" w:rsidP="00D2016B">
      <w:pPr>
        <w:tabs>
          <w:tab w:val="left" w:pos="5072"/>
        </w:tabs>
        <w:jc w:val="both"/>
        <w:rPr>
          <w:rFonts w:ascii="Times New Roman" w:eastAsiaTheme="minorEastAsia" w:hAnsi="Times New Roman" w:cs="Times New Roman"/>
          <w:sz w:val="20"/>
          <w:szCs w:val="20"/>
        </w:rPr>
      </w:pPr>
    </w:p>
    <w:p w14:paraId="75AB09A2"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The largest gains are concentrated in exactly the relations the inverse-completeness and transitivity rules (Section 4.8) are designed to recover: </w:t>
      </w:r>
      <w:proofErr w:type="spellStart"/>
      <w:r w:rsidRPr="00D2016B">
        <w:rPr>
          <w:rFonts w:ascii="Times New Roman" w:eastAsiaTheme="minorEastAsia" w:hAnsi="Times New Roman" w:cs="Times New Roman"/>
        </w:rPr>
        <w:t>on_top_of</w:t>
      </w:r>
      <w:proofErr w:type="spellEnd"/>
      <w:r w:rsidRPr="00D2016B">
        <w:rPr>
          <w:rFonts w:ascii="Times New Roman" w:eastAsiaTheme="minorEastAsia" w:hAnsi="Times New Roman" w:cs="Times New Roman"/>
        </w:rPr>
        <w:t xml:space="preserve"> and </w:t>
      </w:r>
      <w:proofErr w:type="spellStart"/>
      <w:r w:rsidRPr="00D2016B">
        <w:rPr>
          <w:rFonts w:ascii="Times New Roman" w:eastAsiaTheme="minorEastAsia" w:hAnsi="Times New Roman" w:cs="Times New Roman"/>
        </w:rPr>
        <w:t>lower_than</w:t>
      </w:r>
      <w:proofErr w:type="spellEnd"/>
      <w:r w:rsidRPr="00D2016B">
        <w:rPr>
          <w:rFonts w:ascii="Times New Roman" w:eastAsiaTheme="minorEastAsia" w:hAnsi="Times New Roman" w:cs="Times New Roman"/>
        </w:rPr>
        <w:t xml:space="preserve">, both originally under-predicted on tabletop's compact, heavily-stacked arrangements, improve by 0.298 and 0.152 respectively once their logically-implied counterparts are added. The </w:t>
      </w:r>
      <w:proofErr w:type="spellStart"/>
      <w:r w:rsidRPr="00D2016B">
        <w:rPr>
          <w:rFonts w:ascii="Times New Roman" w:eastAsiaTheme="minorEastAsia" w:hAnsi="Times New Roman" w:cs="Times New Roman"/>
        </w:rPr>
        <w:t>lower_than</w:t>
      </w:r>
      <w:proofErr w:type="spellEnd"/>
      <w:r w:rsidRPr="00D2016B">
        <w:rPr>
          <w:rFonts w:ascii="Times New Roman" w:eastAsiaTheme="minorEastAsia" w:hAnsi="Times New Roman" w:cs="Times New Roman"/>
        </w:rPr>
        <w:t xml:space="preserve"> gain generalises across all three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variants (RBF: +0.114; Wavelet: +0.120), confirming this is a property of the repair mechanism rather than a Gamma-specific artefact. The </w:t>
      </w:r>
      <w:proofErr w:type="spellStart"/>
      <w:r w:rsidRPr="00D2016B">
        <w:rPr>
          <w:rFonts w:ascii="Times New Roman" w:eastAsiaTheme="minorEastAsia" w:hAnsi="Times New Roman" w:cs="Times New Roman"/>
        </w:rPr>
        <w:t>on_top_of</w:t>
      </w:r>
      <w:proofErr w:type="spellEnd"/>
      <w:r w:rsidRPr="00D2016B">
        <w:rPr>
          <w:rFonts w:ascii="Times New Roman" w:eastAsiaTheme="minorEastAsia" w:hAnsi="Times New Roman" w:cs="Times New Roman"/>
        </w:rPr>
        <w:t xml:space="preserve"> gain, by contrast, is largest for Gamma specifically because Gamma's pre-repair F1 on this relation (0.621) starts markedly lower than RBF's (0.788) or Wavelet's (0.932) — repair recovers under-prediction in proportion to how much under-prediction is actually present, and Wavelet in particular has almost none left to recover (F1 change: −0.013). The one relation where repair's net effect is negative for every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 is </w:t>
      </w:r>
      <w:proofErr w:type="spellStart"/>
      <w:r w:rsidRPr="00D2016B">
        <w:rPr>
          <w:rFonts w:ascii="Times New Roman" w:eastAsiaTheme="minorEastAsia" w:hAnsi="Times New Roman" w:cs="Times New Roman"/>
        </w:rPr>
        <w:t>adjacent_to</w:t>
      </w:r>
      <w:proofErr w:type="spellEnd"/>
      <w:r w:rsidRPr="00D2016B">
        <w:rPr>
          <w:rFonts w:ascii="Times New Roman" w:eastAsiaTheme="minorEastAsia" w:hAnsi="Times New Roman" w:cs="Times New Roman"/>
        </w:rPr>
        <w:t xml:space="preserve"> (Gamma: −0.107; RBF: −0.007; Wavelet: −0.025), which symbolic repair treats as symmetric and therefore mirrors every predicted instance onto its reverse edge automatically (Section 4.8); when the original prediction is itself a false positive, this mirroring duplicates the error onto the reverse pair rather than correcting it.</w:t>
      </w:r>
    </w:p>
    <w:p w14:paraId="3D9D8F93" w14:textId="77777777" w:rsidR="00D2016B" w:rsidRDefault="00D2016B" w:rsidP="00D2016B">
      <w:pPr>
        <w:tabs>
          <w:tab w:val="left" w:pos="5072"/>
        </w:tabs>
        <w:jc w:val="both"/>
        <w:rPr>
          <w:rFonts w:ascii="Times New Roman" w:eastAsiaTheme="minorEastAsia" w:hAnsi="Times New Roman" w:cs="Times New Roman"/>
        </w:rPr>
      </w:pPr>
    </w:p>
    <w:p w14:paraId="6099E0D4" w14:textId="77777777" w:rsidR="00D2016B" w:rsidRDefault="00D2016B" w:rsidP="00D2016B">
      <w:pPr>
        <w:tabs>
          <w:tab w:val="left" w:pos="5072"/>
        </w:tabs>
        <w:jc w:val="both"/>
        <w:rPr>
          <w:rFonts w:ascii="Times New Roman" w:eastAsiaTheme="minorEastAsia" w:hAnsi="Times New Roman" w:cs="Times New Roman"/>
        </w:rPr>
      </w:pPr>
    </w:p>
    <w:p w14:paraId="273FE94E" w14:textId="77777777" w:rsidR="000B7009" w:rsidRDefault="000B7009" w:rsidP="00D2016B">
      <w:pPr>
        <w:tabs>
          <w:tab w:val="left" w:pos="5072"/>
        </w:tabs>
        <w:jc w:val="both"/>
        <w:rPr>
          <w:rFonts w:ascii="Times New Roman" w:eastAsiaTheme="minorEastAsia" w:hAnsi="Times New Roman" w:cs="Times New Roman"/>
        </w:rPr>
      </w:pPr>
    </w:p>
    <w:p w14:paraId="0A530A79" w14:textId="77777777" w:rsidR="00D2016B" w:rsidRPr="00D2016B" w:rsidRDefault="00D2016B" w:rsidP="00D2016B">
      <w:pPr>
        <w:pStyle w:val="Heading2"/>
        <w:tabs>
          <w:tab w:val="left" w:pos="5072"/>
        </w:tabs>
        <w:jc w:val="both"/>
        <w:rPr>
          <w:rFonts w:ascii="Times New Roman" w:eastAsiaTheme="minorEastAsia" w:hAnsi="Times New Roman" w:cs="Times New Roman"/>
          <w:b/>
          <w:bCs/>
        </w:rPr>
      </w:pPr>
      <w:bookmarkStart w:id="205" w:name="_Toc234182271"/>
      <w:bookmarkStart w:id="206" w:name="idxbm1038"/>
      <w:r w:rsidRPr="00D2016B">
        <w:rPr>
          <w:rFonts w:ascii="Times New Roman" w:eastAsiaTheme="minorEastAsia" w:hAnsi="Times New Roman" w:cs="Times New Roman"/>
          <w:b/>
          <w:bCs/>
          <w:color w:val="000000"/>
          <w:sz w:val="26"/>
        </w:rPr>
        <w:t>5.3 Held-Out LERF Results</w:t>
      </w:r>
      <w:bookmarkEnd w:id="205"/>
      <w:bookmarkEnd w:id="206"/>
    </w:p>
    <w:p w14:paraId="2EC57530" w14:textId="77777777" w:rsidR="00D2016B" w:rsidRDefault="00D2016B" w:rsidP="00D2016B">
      <w:pPr>
        <w:tabs>
          <w:tab w:val="left" w:pos="5072"/>
        </w:tabs>
        <w:jc w:val="both"/>
        <w:rPr>
          <w:rFonts w:ascii="Times New Roman" w:eastAsiaTheme="minorEastAsia" w:hAnsi="Times New Roman" w:cs="Times New Roman"/>
        </w:rPr>
      </w:pPr>
      <w:commentRangeStart w:id="207"/>
    </w:p>
    <w:p w14:paraId="682D72E0" w14:textId="0986F69E" w:rsidR="00D2016B" w:rsidRDefault="00D2016B" w:rsidP="00D2016B">
      <w:pPr>
        <w:tabs>
          <w:tab w:val="left" w:pos="5072"/>
        </w:tabs>
        <w:jc w:val="both"/>
        <w:rPr>
          <w:rFonts w:ascii="Times New Roman" w:eastAsiaTheme="minorEastAsia" w:hAnsi="Times New Roman" w:cs="Times New Roman"/>
          <w:sz w:val="20"/>
          <w:szCs w:val="20"/>
        </w:rPr>
      </w:pPr>
      <w:bookmarkStart w:id="208" w:name="_Toc234182210"/>
      <w:bookmarkStart w:id="209" w:name="_Toc234194924"/>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13</w:t>
      </w:r>
      <w:r>
        <w:rPr>
          <w:rFonts w:ascii="Times New Roman" w:hAnsi="Times New Roman" w:cs="Times New Roman"/>
          <w:b/>
          <w:sz w:val="20"/>
          <w:szCs w:val="20"/>
        </w:rPr>
        <w:fldChar w:fldCharType="end"/>
      </w:r>
      <w:r>
        <w:rPr>
          <w:rFonts w:ascii="Times New Roman" w:hAnsi="Times New Roman" w:cs="Times New Roman"/>
          <w:b/>
          <w:sz w:val="20"/>
          <w:szCs w:val="20"/>
        </w:rPr>
        <w:t xml:space="preserve">. Aggregate LERF result (1,644 ground-truth triples across 4 scenes). The first four rows represent the two </w:t>
      </w:r>
      <w:proofErr w:type="spellStart"/>
      <w:r>
        <w:rPr>
          <w:rFonts w:ascii="Times New Roman" w:hAnsi="Times New Roman" w:cs="Times New Roman"/>
          <w:b/>
          <w:sz w:val="20"/>
          <w:szCs w:val="20"/>
        </w:rPr>
        <w:t>LogicSplat</w:t>
      </w:r>
      <w:proofErr w:type="spellEnd"/>
      <w:r>
        <w:rPr>
          <w:rFonts w:ascii="Times New Roman" w:hAnsi="Times New Roman" w:cs="Times New Roman"/>
          <w:b/>
          <w:sz w:val="20"/>
          <w:szCs w:val="20"/>
        </w:rPr>
        <w:t xml:space="preserve"> configurations introduced in Section 5.1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-Gamma and the matched-budget MLP baseline), each shown before and after repair; the last two rows are the external system, </w:t>
      </w:r>
      <w:proofErr w:type="spellStart"/>
      <w:r>
        <w:rPr>
          <w:rFonts w:ascii="Times New Roman" w:hAnsi="Times New Roman" w:cs="Times New Roman"/>
          <w:b/>
          <w:sz w:val="20"/>
          <w:szCs w:val="20"/>
        </w:rPr>
        <w:t>GaussianGraph</w:t>
      </w:r>
      <w:proofErr w:type="spellEnd"/>
      <w:r>
        <w:rPr>
          <w:rFonts w:ascii="Times New Roman" w:hAnsi="Times New Roman" w:cs="Times New Roman"/>
          <w:b/>
          <w:sz w:val="20"/>
          <w:szCs w:val="20"/>
        </w:rPr>
        <w:t>, against its own Table V, corrected to its positional-query rows only — the relations evaluated here (</w:t>
      </w:r>
      <w:proofErr w:type="spellStart"/>
      <w:r>
        <w:rPr>
          <w:rFonts w:ascii="Times New Roman" w:hAnsi="Times New Roman" w:cs="Times New Roman"/>
          <w:b/>
          <w:sz w:val="20"/>
          <w:szCs w:val="20"/>
        </w:rPr>
        <w:t>on_top_of</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left_of</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higher_than</w:t>
      </w:r>
      <w:proofErr w:type="spellEnd"/>
      <w:r>
        <w:rPr>
          <w:rFonts w:ascii="Times New Roman" w:hAnsi="Times New Roman" w:cs="Times New Roman"/>
          <w:b/>
          <w:sz w:val="20"/>
          <w:szCs w:val="20"/>
        </w:rPr>
        <w:t xml:space="preserve">, etc.) are entirely positional, not functional, and </w:t>
      </w:r>
      <w:proofErr w:type="spellStart"/>
      <w:r>
        <w:rPr>
          <w:rFonts w:ascii="Times New Roman" w:hAnsi="Times New Roman" w:cs="Times New Roman"/>
          <w:b/>
          <w:sz w:val="20"/>
          <w:szCs w:val="20"/>
        </w:rPr>
        <w:t>GaussianGraph</w:t>
      </w:r>
      <w:proofErr w:type="spellEnd"/>
      <w:r>
        <w:rPr>
          <w:rFonts w:ascii="Times New Roman" w:hAnsi="Times New Roman" w:cs="Times New Roman"/>
          <w:b/>
          <w:sz w:val="20"/>
          <w:szCs w:val="20"/>
        </w:rPr>
        <w:t xml:space="preserve"> reports the two separately.</w:t>
      </w:r>
      <w:bookmarkEnd w:id="208"/>
      <w:bookmarkEnd w:id="209"/>
      <w:commentRangeEnd w:id="207"/>
      <w:r w:rsidR="004A293F">
        <w:rPr>
          <w:rStyle w:val="CommentReference"/>
        </w:rPr>
        <w:commentReference w:id="207"/>
      </w:r>
    </w:p>
    <w:p w14:paraId="329CDD4F" w14:textId="77777777" w:rsidR="00D2016B" w:rsidRDefault="00D2016B" w:rsidP="00D2016B">
      <w:pPr>
        <w:tabs>
          <w:tab w:val="left" w:pos="5072"/>
        </w:tabs>
        <w:jc w:val="both"/>
        <w:rPr>
          <w:rFonts w:ascii="Times New Roman" w:eastAsiaTheme="minorEastAsia" w:hAnsi="Times New Roman" w:cs="Times New Roman"/>
          <w:sz w:val="20"/>
          <w:szCs w:val="20"/>
        </w:rPr>
      </w:pPr>
    </w:p>
    <w:tbl>
      <w:tblPr>
        <w:tblStyle w:val="TableGrid"/>
        <w:tblW w:w="0" w:type="auto"/>
        <w:tblLook w:val="04A0" w:firstRow="1" w:lastRow="0" w:firstColumn="1" w:lastColumn="0" w:noHBand="0" w:noVBand="1"/>
      </w:tblPr>
      <w:tblGrid>
        <w:gridCol w:w="4531"/>
        <w:gridCol w:w="1418"/>
        <w:gridCol w:w="1276"/>
        <w:gridCol w:w="1791"/>
      </w:tblGrid>
      <w:tr w:rsidR="00D2016B" w:rsidRPr="00D2016B" w14:paraId="52A7F6D1" w14:textId="77777777" w:rsidTr="00D2016B">
        <w:tc>
          <w:tcPr>
            <w:tcW w:w="4531" w:type="dxa"/>
          </w:tcPr>
          <w:p w14:paraId="46E2E2AF"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lastRenderedPageBreak/>
              <w:t>Method</w:t>
            </w:r>
          </w:p>
        </w:tc>
        <w:tc>
          <w:tcPr>
            <w:tcW w:w="1418" w:type="dxa"/>
          </w:tcPr>
          <w:p w14:paraId="091F3C41"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Recall@3</w:t>
            </w:r>
          </w:p>
        </w:tc>
        <w:tc>
          <w:tcPr>
            <w:tcW w:w="1276" w:type="dxa"/>
          </w:tcPr>
          <w:p w14:paraId="0E573394"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Recall@5</w:t>
            </w:r>
          </w:p>
        </w:tc>
        <w:tc>
          <w:tcPr>
            <w:tcW w:w="1791" w:type="dxa"/>
          </w:tcPr>
          <w:p w14:paraId="42625D74"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Micro F1</w:t>
            </w:r>
          </w:p>
        </w:tc>
      </w:tr>
      <w:tr w:rsidR="00D2016B" w:rsidRPr="00D2016B" w14:paraId="70AE5FED" w14:textId="77777777" w:rsidTr="00D2016B">
        <w:tc>
          <w:tcPr>
            <w:tcW w:w="4531" w:type="dxa"/>
          </w:tcPr>
          <w:p w14:paraId="10B49B4D" w14:textId="77777777" w:rsidR="00D2016B" w:rsidRPr="00D2016B" w:rsidRDefault="00D2016B" w:rsidP="00052AE9">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 (before repair)</w:t>
            </w:r>
          </w:p>
        </w:tc>
        <w:tc>
          <w:tcPr>
            <w:tcW w:w="1418" w:type="dxa"/>
          </w:tcPr>
          <w:p w14:paraId="7BB6979C"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71.5%</w:t>
            </w:r>
          </w:p>
        </w:tc>
        <w:tc>
          <w:tcPr>
            <w:tcW w:w="1276" w:type="dxa"/>
          </w:tcPr>
          <w:p w14:paraId="26E3362E"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94.7%</w:t>
            </w:r>
          </w:p>
        </w:tc>
        <w:tc>
          <w:tcPr>
            <w:tcW w:w="1791" w:type="dxa"/>
          </w:tcPr>
          <w:p w14:paraId="75A25BF3"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90.1%</w:t>
            </w:r>
          </w:p>
        </w:tc>
      </w:tr>
      <w:tr w:rsidR="00D2016B" w:rsidRPr="00D2016B" w14:paraId="2B50099D" w14:textId="77777777" w:rsidTr="00D2016B">
        <w:tc>
          <w:tcPr>
            <w:tcW w:w="4531" w:type="dxa"/>
          </w:tcPr>
          <w:p w14:paraId="6CA3019A" w14:textId="77777777" w:rsidR="00D2016B" w:rsidRPr="00D2016B" w:rsidRDefault="00D2016B" w:rsidP="00052AE9">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GeoKAN</w:t>
            </w:r>
            <w:proofErr w:type="spellEnd"/>
            <w:r w:rsidRPr="00D2016B">
              <w:rPr>
                <w:rFonts w:ascii="Times New Roman" w:eastAsiaTheme="minorEastAsia" w:hAnsi="Times New Roman" w:cs="Times New Roman"/>
                <w:sz w:val="20"/>
                <w:szCs w:val="20"/>
              </w:rPr>
              <w:t>-Gamma (after repair)</w:t>
            </w:r>
          </w:p>
        </w:tc>
        <w:tc>
          <w:tcPr>
            <w:tcW w:w="1418" w:type="dxa"/>
          </w:tcPr>
          <w:p w14:paraId="4481708C"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89.9%</w:t>
            </w:r>
          </w:p>
        </w:tc>
        <w:tc>
          <w:tcPr>
            <w:tcW w:w="1276" w:type="dxa"/>
          </w:tcPr>
          <w:p w14:paraId="34C79196"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95.0%</w:t>
            </w:r>
          </w:p>
        </w:tc>
        <w:tc>
          <w:tcPr>
            <w:tcW w:w="1791" w:type="dxa"/>
          </w:tcPr>
          <w:p w14:paraId="67290274"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90.0%</w:t>
            </w:r>
          </w:p>
        </w:tc>
      </w:tr>
      <w:tr w:rsidR="00D2016B" w:rsidRPr="00D2016B" w14:paraId="33497BDD" w14:textId="77777777" w:rsidTr="00D2016B">
        <w:tc>
          <w:tcPr>
            <w:tcW w:w="4531" w:type="dxa"/>
          </w:tcPr>
          <w:p w14:paraId="388D8DF9"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MLP baseline (before repair)</w:t>
            </w:r>
          </w:p>
        </w:tc>
        <w:tc>
          <w:tcPr>
            <w:tcW w:w="1418" w:type="dxa"/>
          </w:tcPr>
          <w:p w14:paraId="298C5D4E"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70.2%</w:t>
            </w:r>
          </w:p>
        </w:tc>
        <w:tc>
          <w:tcPr>
            <w:tcW w:w="1276" w:type="dxa"/>
          </w:tcPr>
          <w:p w14:paraId="08E436A2"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91.8%</w:t>
            </w:r>
          </w:p>
        </w:tc>
        <w:tc>
          <w:tcPr>
            <w:tcW w:w="1791" w:type="dxa"/>
          </w:tcPr>
          <w:p w14:paraId="3610884B"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87.4%</w:t>
            </w:r>
          </w:p>
        </w:tc>
      </w:tr>
      <w:tr w:rsidR="00D2016B" w:rsidRPr="00D2016B" w14:paraId="1F818766" w14:textId="77777777" w:rsidTr="00D2016B">
        <w:tc>
          <w:tcPr>
            <w:tcW w:w="4531" w:type="dxa"/>
          </w:tcPr>
          <w:p w14:paraId="2521A63A"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MLP baseline (after repair)</w:t>
            </w:r>
          </w:p>
        </w:tc>
        <w:tc>
          <w:tcPr>
            <w:tcW w:w="1418" w:type="dxa"/>
          </w:tcPr>
          <w:p w14:paraId="16F2C9DA"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88.4%</w:t>
            </w:r>
          </w:p>
        </w:tc>
        <w:tc>
          <w:tcPr>
            <w:tcW w:w="1276" w:type="dxa"/>
          </w:tcPr>
          <w:p w14:paraId="7B366E4F"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92.8%</w:t>
            </w:r>
          </w:p>
        </w:tc>
        <w:tc>
          <w:tcPr>
            <w:tcW w:w="1791" w:type="dxa"/>
          </w:tcPr>
          <w:p w14:paraId="7232BCCA"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87.8%</w:t>
            </w:r>
          </w:p>
        </w:tc>
      </w:tr>
      <w:tr w:rsidR="00D2016B" w:rsidRPr="00D2016B" w14:paraId="497B30F7" w14:textId="77777777" w:rsidTr="00D2016B">
        <w:tc>
          <w:tcPr>
            <w:tcW w:w="4531" w:type="dxa"/>
          </w:tcPr>
          <w:p w14:paraId="47340AD4" w14:textId="77777777" w:rsidR="00D2016B" w:rsidRPr="00D2016B" w:rsidRDefault="00D2016B" w:rsidP="00052AE9">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GaussianGraph</w:t>
            </w:r>
            <w:proofErr w:type="spellEnd"/>
            <w:r w:rsidRPr="00D2016B">
              <w:rPr>
                <w:rFonts w:ascii="Times New Roman" w:eastAsiaTheme="minorEastAsia" w:hAnsi="Times New Roman" w:cs="Times New Roman"/>
                <w:sz w:val="20"/>
                <w:szCs w:val="20"/>
              </w:rPr>
              <w:t xml:space="preserve"> (</w:t>
            </w:r>
            <w:proofErr w:type="spellStart"/>
            <w:r w:rsidRPr="00D2016B">
              <w:rPr>
                <w:rFonts w:ascii="Times New Roman" w:eastAsiaTheme="minorEastAsia" w:hAnsi="Times New Roman" w:cs="Times New Roman"/>
                <w:sz w:val="20"/>
                <w:szCs w:val="20"/>
              </w:rPr>
              <w:t>LLaVA</w:t>
            </w:r>
            <w:proofErr w:type="spellEnd"/>
            <w:r w:rsidRPr="00D2016B">
              <w:rPr>
                <w:rFonts w:ascii="Times New Roman" w:eastAsiaTheme="minorEastAsia" w:hAnsi="Times New Roman" w:cs="Times New Roman"/>
                <w:sz w:val="20"/>
                <w:szCs w:val="20"/>
              </w:rPr>
              <w:t>, no 3D correction, positional)</w:t>
            </w:r>
          </w:p>
        </w:tc>
        <w:tc>
          <w:tcPr>
            <w:tcW w:w="1418" w:type="dxa"/>
          </w:tcPr>
          <w:p w14:paraId="32903864"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45.0%</w:t>
            </w:r>
          </w:p>
        </w:tc>
        <w:tc>
          <w:tcPr>
            <w:tcW w:w="1276" w:type="dxa"/>
          </w:tcPr>
          <w:p w14:paraId="61D011D8"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49.8%</w:t>
            </w:r>
          </w:p>
        </w:tc>
        <w:tc>
          <w:tcPr>
            <w:tcW w:w="1791" w:type="dxa"/>
          </w:tcPr>
          <w:p w14:paraId="06496A2F"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w:t>
            </w:r>
          </w:p>
        </w:tc>
      </w:tr>
      <w:tr w:rsidR="00D2016B" w:rsidRPr="00D2016B" w14:paraId="419DE700" w14:textId="77777777" w:rsidTr="00D2016B">
        <w:tc>
          <w:tcPr>
            <w:tcW w:w="4531" w:type="dxa"/>
          </w:tcPr>
          <w:p w14:paraId="16124DCC" w14:textId="77777777" w:rsidR="00D2016B" w:rsidRPr="00D2016B" w:rsidRDefault="00D2016B" w:rsidP="00052AE9">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GaussianGraph</w:t>
            </w:r>
            <w:proofErr w:type="spellEnd"/>
            <w:r w:rsidRPr="00D2016B">
              <w:rPr>
                <w:rFonts w:ascii="Times New Roman" w:eastAsiaTheme="minorEastAsia" w:hAnsi="Times New Roman" w:cs="Times New Roman"/>
                <w:sz w:val="20"/>
                <w:szCs w:val="20"/>
              </w:rPr>
              <w:t xml:space="preserve"> (</w:t>
            </w:r>
            <w:proofErr w:type="spellStart"/>
            <w:r w:rsidRPr="00D2016B">
              <w:rPr>
                <w:rFonts w:ascii="Times New Roman" w:eastAsiaTheme="minorEastAsia" w:hAnsi="Times New Roman" w:cs="Times New Roman"/>
                <w:sz w:val="20"/>
                <w:szCs w:val="20"/>
              </w:rPr>
              <w:t>LLaVA</w:t>
            </w:r>
            <w:proofErr w:type="spellEnd"/>
            <w:r w:rsidRPr="00D2016B">
              <w:rPr>
                <w:rFonts w:ascii="Times New Roman" w:eastAsiaTheme="minorEastAsia" w:hAnsi="Times New Roman" w:cs="Times New Roman"/>
                <w:sz w:val="20"/>
                <w:szCs w:val="20"/>
              </w:rPr>
              <w:t xml:space="preserve"> + 3D correction, positional)</w:t>
            </w:r>
          </w:p>
        </w:tc>
        <w:tc>
          <w:tcPr>
            <w:tcW w:w="1418" w:type="dxa"/>
          </w:tcPr>
          <w:p w14:paraId="573F4B52"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61.3%</w:t>
            </w:r>
          </w:p>
        </w:tc>
        <w:tc>
          <w:tcPr>
            <w:tcW w:w="1276" w:type="dxa"/>
          </w:tcPr>
          <w:p w14:paraId="32397C2E"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63.2%</w:t>
            </w:r>
          </w:p>
        </w:tc>
        <w:tc>
          <w:tcPr>
            <w:tcW w:w="1791" w:type="dxa"/>
          </w:tcPr>
          <w:p w14:paraId="625DC00F" w14:textId="77777777" w:rsidR="00D2016B" w:rsidRPr="00D2016B" w:rsidRDefault="00D2016B" w:rsidP="00052AE9">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w:t>
            </w:r>
          </w:p>
        </w:tc>
      </w:tr>
    </w:tbl>
    <w:p w14:paraId="61B3C5E3" w14:textId="77777777" w:rsidR="00D2016B" w:rsidRDefault="00D2016B" w:rsidP="00D2016B">
      <w:pPr>
        <w:tabs>
          <w:tab w:val="left" w:pos="5072"/>
        </w:tabs>
        <w:jc w:val="both"/>
        <w:rPr>
          <w:rFonts w:ascii="Times New Roman" w:eastAsiaTheme="minorEastAsia" w:hAnsi="Times New Roman" w:cs="Times New Roman"/>
        </w:rPr>
      </w:pPr>
    </w:p>
    <w:p w14:paraId="48BB7BF7" w14:textId="77777777" w:rsidR="00D2016B" w:rsidRDefault="00D2016B" w:rsidP="00D2016B">
      <w:pPr>
        <w:tabs>
          <w:tab w:val="left" w:pos="5072"/>
        </w:tabs>
        <w:jc w:val="both"/>
        <w:rPr>
          <w:rFonts w:ascii="Times New Roman" w:eastAsiaTheme="minorEastAsia" w:hAnsi="Times New Roman" w:cs="Times New Roman"/>
        </w:rPr>
      </w:pPr>
    </w:p>
    <w:p w14:paraId="5B8F9F26"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Both </w:t>
      </w:r>
      <w:proofErr w:type="spellStart"/>
      <w:r w:rsidRPr="00D2016B">
        <w:rPr>
          <w:rFonts w:ascii="Times New Roman" w:eastAsiaTheme="minorEastAsia" w:hAnsi="Times New Roman" w:cs="Times New Roman"/>
        </w:rPr>
        <w:t>LogicSplat</w:t>
      </w:r>
      <w:proofErr w:type="spellEnd"/>
      <w:r w:rsidRPr="00D2016B">
        <w:rPr>
          <w:rFonts w:ascii="Times New Roman" w:eastAsiaTheme="minorEastAsia" w:hAnsi="Times New Roman" w:cs="Times New Roman"/>
        </w:rPr>
        <w:t xml:space="preserve"> configurations exceed </w:t>
      </w:r>
      <w:proofErr w:type="spellStart"/>
      <w:r w:rsidRPr="00D2016B">
        <w:rPr>
          <w:rFonts w:ascii="Times New Roman" w:eastAsiaTheme="minorEastAsia" w:hAnsi="Times New Roman" w:cs="Times New Roman"/>
        </w:rPr>
        <w:t>GaussianGraph's</w:t>
      </w:r>
      <w:proofErr w:type="spellEnd"/>
      <w:r w:rsidRPr="00D2016B">
        <w:rPr>
          <w:rFonts w:ascii="Times New Roman" w:eastAsiaTheme="minorEastAsia" w:hAnsi="Times New Roman" w:cs="Times New Roman"/>
        </w:rPr>
        <w:t xml:space="preserve"> strongest positional configuration by a wide margin — 28.6 and 31.8 points at Recall@3 and </w:t>
      </w:r>
      <w:proofErr w:type="gramStart"/>
      <w:r w:rsidRPr="00D2016B">
        <w:rPr>
          <w:rFonts w:ascii="Times New Roman" w:eastAsiaTheme="minorEastAsia" w:hAnsi="Times New Roman" w:cs="Times New Roman"/>
        </w:rPr>
        <w:t>Recall</w:t>
      </w:r>
      <w:proofErr w:type="gramEnd"/>
      <w:r w:rsidRPr="00D2016B">
        <w:rPr>
          <w:rFonts w:ascii="Times New Roman" w:eastAsiaTheme="minorEastAsia" w:hAnsi="Times New Roman" w:cs="Times New Roman"/>
        </w:rPr>
        <w:t xml:space="preserve">@5 for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27.1 and 29.6 points for the MLP baseline — confirming that the headline claim against foundation-model-dependent systems does not depend on which classification head is used. Where the two </w:t>
      </w:r>
      <w:proofErr w:type="spellStart"/>
      <w:r w:rsidRPr="00D2016B">
        <w:rPr>
          <w:rFonts w:ascii="Times New Roman" w:eastAsiaTheme="minorEastAsia" w:hAnsi="Times New Roman" w:cs="Times New Roman"/>
        </w:rPr>
        <w:t>LogicSplat</w:t>
      </w:r>
      <w:proofErr w:type="spellEnd"/>
      <w:r w:rsidRPr="00D2016B">
        <w:rPr>
          <w:rFonts w:ascii="Times New Roman" w:eastAsiaTheme="minorEastAsia" w:hAnsi="Times New Roman" w:cs="Times New Roman"/>
        </w:rPr>
        <w:t xml:space="preserve"> configurations diverge from each other is consistent with Section 5.2: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leads the MLP baseline on every metric, by 2.2 points in Micro F1 and Recall@5 after repair, the same direction and similar magnitude as the tabletop gap, despite this being a dataset shift rather than a scale shift. Repair adds 39 relations for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and removes none; for the MLP baseline it adds 48 and removes 1 — the only contradiction either system produces across every evaluation in this study, a small additional signal that </w:t>
      </w:r>
      <w:proofErr w:type="spellStart"/>
      <w:r w:rsidRPr="00D2016B">
        <w:rPr>
          <w:rFonts w:ascii="Times New Roman" w:eastAsiaTheme="minorEastAsia" w:hAnsi="Times New Roman" w:cs="Times New Roman"/>
        </w:rPr>
        <w:t>GeoKAN's</w:t>
      </w:r>
      <w:proofErr w:type="spellEnd"/>
      <w:r w:rsidRPr="00D2016B">
        <w:rPr>
          <w:rFonts w:ascii="Times New Roman" w:eastAsiaTheme="minorEastAsia" w:hAnsi="Times New Roman" w:cs="Times New Roman"/>
        </w:rPr>
        <w:t xml:space="preserve"> predictions remain more internally consistent outside the training distribution.</w:t>
      </w:r>
    </w:p>
    <w:p w14:paraId="6D8D2FF3" w14:textId="77777777" w:rsidR="000B7009" w:rsidRDefault="000B7009" w:rsidP="00D2016B">
      <w:pPr>
        <w:tabs>
          <w:tab w:val="left" w:pos="5072"/>
        </w:tabs>
        <w:jc w:val="both"/>
        <w:rPr>
          <w:rFonts w:ascii="Times New Roman" w:eastAsiaTheme="minorEastAsia" w:hAnsi="Times New Roman" w:cs="Times New Roman"/>
        </w:rPr>
      </w:pPr>
    </w:p>
    <w:p w14:paraId="2FD96EA4" w14:textId="2B82BF28" w:rsidR="00D2016B" w:rsidRDefault="00D2016B" w:rsidP="00D2016B">
      <w:pPr>
        <w:tabs>
          <w:tab w:val="left" w:pos="5072"/>
        </w:tabs>
        <w:jc w:val="both"/>
        <w:rPr>
          <w:rFonts w:ascii="Times New Roman" w:eastAsiaTheme="minorEastAsia" w:hAnsi="Times New Roman" w:cs="Times New Roman"/>
          <w:b/>
          <w:bCs/>
          <w:sz w:val="20"/>
          <w:szCs w:val="20"/>
        </w:rPr>
      </w:pPr>
      <w:bookmarkStart w:id="210" w:name="_Toc234182211"/>
      <w:bookmarkStart w:id="211" w:name="_Toc234194925"/>
      <w:r>
        <w:rPr>
          <w:rFonts w:ascii="Times New Roman" w:hAnsi="Times New Roman" w:cs="Times New Roman"/>
          <w:b/>
          <w:sz w:val="20"/>
          <w:szCs w:val="20"/>
        </w:rPr>
        <w:t xml:space="preserve">Table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Table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14</w:t>
      </w:r>
      <w:r>
        <w:rPr>
          <w:rFonts w:ascii="Times New Roman" w:hAnsi="Times New Roman" w:cs="Times New Roman"/>
          <w:b/>
          <w:sz w:val="20"/>
          <w:szCs w:val="20"/>
        </w:rPr>
        <w:fldChar w:fldCharType="end"/>
      </w:r>
      <w:r>
        <w:rPr>
          <w:rFonts w:ascii="Times New Roman" w:hAnsi="Times New Roman" w:cs="Times New Roman"/>
          <w:b/>
          <w:sz w:val="20"/>
          <w:szCs w:val="20"/>
        </w:rPr>
        <w:t xml:space="preserve">. Per-scene breakdown for </w:t>
      </w:r>
      <w:proofErr w:type="spellStart"/>
      <w:r>
        <w:rPr>
          <w:rFonts w:ascii="Times New Roman" w:hAnsi="Times New Roman" w:cs="Times New Roman"/>
          <w:b/>
          <w:sz w:val="20"/>
          <w:szCs w:val="20"/>
        </w:rPr>
        <w:t>GeoKAN</w:t>
      </w:r>
      <w:proofErr w:type="spellEnd"/>
      <w:r>
        <w:rPr>
          <w:rFonts w:ascii="Times New Roman" w:hAnsi="Times New Roman" w:cs="Times New Roman"/>
          <w:b/>
          <w:sz w:val="20"/>
          <w:szCs w:val="20"/>
        </w:rPr>
        <w:t xml:space="preserve">-Gamma, the </w:t>
      </w:r>
      <w:proofErr w:type="spellStart"/>
      <w:r>
        <w:rPr>
          <w:rFonts w:ascii="Times New Roman" w:hAnsi="Times New Roman" w:cs="Times New Roman"/>
          <w:b/>
          <w:sz w:val="20"/>
          <w:szCs w:val="20"/>
        </w:rPr>
        <w:t>LogicSplat</w:t>
      </w:r>
      <w:proofErr w:type="spellEnd"/>
      <w:r>
        <w:rPr>
          <w:rFonts w:ascii="Times New Roman" w:hAnsi="Times New Roman" w:cs="Times New Roman"/>
          <w:b/>
          <w:sz w:val="20"/>
          <w:szCs w:val="20"/>
        </w:rPr>
        <w:t xml:space="preserve"> configuration carried forward for this evaluation </w:t>
      </w:r>
      <w:del w:id="212" w:author="Sahil Shah" w:date="2026-07-07T17:07:00Z">
        <w:r w:rsidDel="004A293F">
          <w:rPr>
            <w:rFonts w:ascii="Times New Roman" w:hAnsi="Times New Roman" w:cs="Times New Roman"/>
            <w:b/>
            <w:sz w:val="20"/>
            <w:szCs w:val="20"/>
          </w:rPr>
          <w:delText>(Section 5.1)</w:delText>
        </w:r>
      </w:del>
      <w:r>
        <w:rPr>
          <w:rFonts w:ascii="Times New Roman" w:hAnsi="Times New Roman" w:cs="Times New Roman"/>
          <w:b/>
          <w:sz w:val="20"/>
          <w:szCs w:val="20"/>
        </w:rPr>
        <w:t>.</w:t>
      </w:r>
      <w:bookmarkEnd w:id="210"/>
      <w:bookmarkEnd w:id="211"/>
    </w:p>
    <w:p w14:paraId="43764A64" w14:textId="77777777" w:rsidR="00D2016B" w:rsidRDefault="00D2016B" w:rsidP="00D2016B">
      <w:pPr>
        <w:tabs>
          <w:tab w:val="left" w:pos="5072"/>
        </w:tabs>
        <w:jc w:val="both"/>
        <w:rPr>
          <w:rFonts w:ascii="Times New Roman" w:eastAsiaTheme="minorEastAsia" w:hAnsi="Times New Roman" w:cs="Times New Roman"/>
          <w:b/>
          <w:bCs/>
          <w:sz w:val="20"/>
          <w:szCs w:val="20"/>
        </w:rPr>
      </w:pPr>
    </w:p>
    <w:tbl>
      <w:tblPr>
        <w:tblStyle w:val="TableGrid"/>
        <w:tblW w:w="0" w:type="auto"/>
        <w:tblLook w:val="04A0" w:firstRow="1" w:lastRow="0" w:firstColumn="1" w:lastColumn="0" w:noHBand="0" w:noVBand="1"/>
      </w:tblPr>
      <w:tblGrid>
        <w:gridCol w:w="1394"/>
        <w:gridCol w:w="1124"/>
        <w:gridCol w:w="1392"/>
        <w:gridCol w:w="1528"/>
        <w:gridCol w:w="1118"/>
        <w:gridCol w:w="1391"/>
        <w:gridCol w:w="1069"/>
      </w:tblGrid>
      <w:tr w:rsidR="00D2016B" w:rsidRPr="00D2016B" w14:paraId="7B60C23D" w14:textId="77777777" w:rsidTr="00D2016B">
        <w:tc>
          <w:tcPr>
            <w:tcW w:w="1394" w:type="dxa"/>
          </w:tcPr>
          <w:p w14:paraId="2C10BCBD"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Scene</w:t>
            </w:r>
          </w:p>
        </w:tc>
        <w:tc>
          <w:tcPr>
            <w:tcW w:w="1124" w:type="dxa"/>
          </w:tcPr>
          <w:p w14:paraId="19257368"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Objects</w:t>
            </w:r>
          </w:p>
        </w:tc>
        <w:tc>
          <w:tcPr>
            <w:tcW w:w="1392" w:type="dxa"/>
          </w:tcPr>
          <w:p w14:paraId="4CC920F7"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GT triples</w:t>
            </w:r>
          </w:p>
        </w:tc>
        <w:tc>
          <w:tcPr>
            <w:tcW w:w="1528" w:type="dxa"/>
          </w:tcPr>
          <w:p w14:paraId="5B0288CF"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R@3 before</w:t>
            </w:r>
          </w:p>
        </w:tc>
        <w:tc>
          <w:tcPr>
            <w:tcW w:w="1118" w:type="dxa"/>
          </w:tcPr>
          <w:p w14:paraId="0B474851"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R@3 after</w:t>
            </w:r>
          </w:p>
        </w:tc>
        <w:tc>
          <w:tcPr>
            <w:tcW w:w="1391" w:type="dxa"/>
          </w:tcPr>
          <w:p w14:paraId="48ADFA1B"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R@5 before</w:t>
            </w:r>
          </w:p>
        </w:tc>
        <w:tc>
          <w:tcPr>
            <w:tcW w:w="1069" w:type="dxa"/>
          </w:tcPr>
          <w:p w14:paraId="5560BDDE" w14:textId="77777777" w:rsidR="00D2016B" w:rsidRPr="00D2016B" w:rsidRDefault="00D2016B" w:rsidP="00D2016B">
            <w:pPr>
              <w:jc w:val="center"/>
              <w:rPr>
                <w:rFonts w:ascii="Times New Roman" w:eastAsiaTheme="minorEastAsia" w:hAnsi="Times New Roman" w:cs="Times New Roman"/>
                <w:b/>
                <w:bCs/>
                <w:sz w:val="20"/>
                <w:szCs w:val="20"/>
              </w:rPr>
            </w:pPr>
            <w:r w:rsidRPr="00D2016B">
              <w:rPr>
                <w:rFonts w:ascii="Times New Roman" w:eastAsiaTheme="minorEastAsia" w:hAnsi="Times New Roman" w:cs="Times New Roman"/>
                <w:b/>
                <w:bCs/>
                <w:sz w:val="20"/>
                <w:szCs w:val="20"/>
              </w:rPr>
              <w:t>R@5 after</w:t>
            </w:r>
          </w:p>
        </w:tc>
      </w:tr>
      <w:tr w:rsidR="00D2016B" w:rsidRPr="00D2016B" w14:paraId="0247DC58" w14:textId="77777777" w:rsidTr="00D2016B">
        <w:tc>
          <w:tcPr>
            <w:tcW w:w="1394" w:type="dxa"/>
          </w:tcPr>
          <w:p w14:paraId="4A08A122"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ramen</w:t>
            </w:r>
          </w:p>
        </w:tc>
        <w:tc>
          <w:tcPr>
            <w:tcW w:w="1124" w:type="dxa"/>
          </w:tcPr>
          <w:p w14:paraId="481A82AC"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13</w:t>
            </w:r>
          </w:p>
        </w:tc>
        <w:tc>
          <w:tcPr>
            <w:tcW w:w="1392" w:type="dxa"/>
          </w:tcPr>
          <w:p w14:paraId="3C13DAD9"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616</w:t>
            </w:r>
          </w:p>
        </w:tc>
        <w:tc>
          <w:tcPr>
            <w:tcW w:w="1528" w:type="dxa"/>
          </w:tcPr>
          <w:p w14:paraId="60BF92EB"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74.4%</w:t>
            </w:r>
          </w:p>
        </w:tc>
        <w:tc>
          <w:tcPr>
            <w:tcW w:w="1118" w:type="dxa"/>
          </w:tcPr>
          <w:p w14:paraId="30742447"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97.4%</w:t>
            </w:r>
          </w:p>
        </w:tc>
        <w:tc>
          <w:tcPr>
            <w:tcW w:w="1391" w:type="dxa"/>
          </w:tcPr>
          <w:p w14:paraId="72A088A3"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99.0%</w:t>
            </w:r>
          </w:p>
        </w:tc>
        <w:tc>
          <w:tcPr>
            <w:tcW w:w="1069" w:type="dxa"/>
          </w:tcPr>
          <w:p w14:paraId="13A6D50C"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99.0%</w:t>
            </w:r>
          </w:p>
        </w:tc>
      </w:tr>
      <w:tr w:rsidR="00D2016B" w:rsidRPr="00D2016B" w14:paraId="227C8550" w14:textId="77777777" w:rsidTr="00D2016B">
        <w:tc>
          <w:tcPr>
            <w:tcW w:w="1394" w:type="dxa"/>
          </w:tcPr>
          <w:p w14:paraId="19DCCB2D"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teatime</w:t>
            </w:r>
          </w:p>
        </w:tc>
        <w:tc>
          <w:tcPr>
            <w:tcW w:w="1124" w:type="dxa"/>
          </w:tcPr>
          <w:p w14:paraId="466B4176"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w:t>
            </w:r>
          </w:p>
        </w:tc>
        <w:tc>
          <w:tcPr>
            <w:tcW w:w="1392" w:type="dxa"/>
          </w:tcPr>
          <w:p w14:paraId="1BBB1A9F"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330</w:t>
            </w:r>
          </w:p>
        </w:tc>
        <w:tc>
          <w:tcPr>
            <w:tcW w:w="1528" w:type="dxa"/>
          </w:tcPr>
          <w:p w14:paraId="73F8F590"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69.1%</w:t>
            </w:r>
          </w:p>
        </w:tc>
        <w:tc>
          <w:tcPr>
            <w:tcW w:w="1118" w:type="dxa"/>
          </w:tcPr>
          <w:p w14:paraId="30F1912C"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77.9%</w:t>
            </w:r>
          </w:p>
        </w:tc>
        <w:tc>
          <w:tcPr>
            <w:tcW w:w="1391" w:type="dxa"/>
          </w:tcPr>
          <w:p w14:paraId="3E5B0234"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91.5%</w:t>
            </w:r>
          </w:p>
        </w:tc>
        <w:tc>
          <w:tcPr>
            <w:tcW w:w="1069" w:type="dxa"/>
          </w:tcPr>
          <w:p w14:paraId="447047BA"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91.5%</w:t>
            </w:r>
          </w:p>
        </w:tc>
      </w:tr>
      <w:tr w:rsidR="00D2016B" w:rsidRPr="00D2016B" w14:paraId="46BDD30A" w14:textId="77777777" w:rsidTr="00D2016B">
        <w:tc>
          <w:tcPr>
            <w:tcW w:w="1394" w:type="dxa"/>
          </w:tcPr>
          <w:p w14:paraId="1E130044" w14:textId="77777777" w:rsidR="00D2016B" w:rsidRPr="00D2016B" w:rsidRDefault="00D2016B" w:rsidP="00EA189E">
            <w:pPr>
              <w:jc w:val="both"/>
              <w:rPr>
                <w:rFonts w:ascii="Times New Roman" w:eastAsiaTheme="minorEastAsia" w:hAnsi="Times New Roman" w:cs="Times New Roman"/>
                <w:sz w:val="20"/>
                <w:szCs w:val="20"/>
              </w:rPr>
            </w:pPr>
            <w:proofErr w:type="spellStart"/>
            <w:r w:rsidRPr="00D2016B">
              <w:rPr>
                <w:rFonts w:ascii="Times New Roman" w:eastAsiaTheme="minorEastAsia" w:hAnsi="Times New Roman" w:cs="Times New Roman"/>
                <w:sz w:val="20"/>
                <w:szCs w:val="20"/>
              </w:rPr>
              <w:t>waldo_kitchen</w:t>
            </w:r>
            <w:proofErr w:type="spellEnd"/>
          </w:p>
        </w:tc>
        <w:tc>
          <w:tcPr>
            <w:tcW w:w="1124" w:type="dxa"/>
          </w:tcPr>
          <w:p w14:paraId="59FDFF00"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w:t>
            </w:r>
          </w:p>
        </w:tc>
        <w:tc>
          <w:tcPr>
            <w:tcW w:w="1392" w:type="dxa"/>
          </w:tcPr>
          <w:p w14:paraId="002C9C17"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334</w:t>
            </w:r>
          </w:p>
        </w:tc>
        <w:tc>
          <w:tcPr>
            <w:tcW w:w="1528" w:type="dxa"/>
          </w:tcPr>
          <w:p w14:paraId="4A6CBFD9"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74.6%</w:t>
            </w:r>
          </w:p>
        </w:tc>
        <w:tc>
          <w:tcPr>
            <w:tcW w:w="1118" w:type="dxa"/>
          </w:tcPr>
          <w:p w14:paraId="4908C917"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89.5%</w:t>
            </w:r>
          </w:p>
        </w:tc>
        <w:tc>
          <w:tcPr>
            <w:tcW w:w="1391" w:type="dxa"/>
          </w:tcPr>
          <w:p w14:paraId="711756BD"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93.1%</w:t>
            </w:r>
          </w:p>
        </w:tc>
        <w:tc>
          <w:tcPr>
            <w:tcW w:w="1069" w:type="dxa"/>
          </w:tcPr>
          <w:p w14:paraId="27677345"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93.7%</w:t>
            </w:r>
          </w:p>
        </w:tc>
      </w:tr>
      <w:tr w:rsidR="00D2016B" w:rsidRPr="00D2016B" w14:paraId="72340BB4" w14:textId="77777777" w:rsidTr="00D2016B">
        <w:tc>
          <w:tcPr>
            <w:tcW w:w="1394" w:type="dxa"/>
          </w:tcPr>
          <w:p w14:paraId="7B561094"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figurines</w:t>
            </w:r>
          </w:p>
        </w:tc>
        <w:tc>
          <w:tcPr>
            <w:tcW w:w="1124" w:type="dxa"/>
          </w:tcPr>
          <w:p w14:paraId="2FC6F7D3"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10</w:t>
            </w:r>
          </w:p>
        </w:tc>
        <w:tc>
          <w:tcPr>
            <w:tcW w:w="1392" w:type="dxa"/>
          </w:tcPr>
          <w:p w14:paraId="7F1E2F71"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364</w:t>
            </w:r>
          </w:p>
        </w:tc>
        <w:tc>
          <w:tcPr>
            <w:tcW w:w="1528" w:type="dxa"/>
          </w:tcPr>
          <w:p w14:paraId="440F016E"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65.9%</w:t>
            </w:r>
          </w:p>
        </w:tc>
        <w:tc>
          <w:tcPr>
            <w:tcW w:w="1118" w:type="dxa"/>
          </w:tcPr>
          <w:p w14:paraId="0EB6AAB6"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88.5%</w:t>
            </w:r>
          </w:p>
        </w:tc>
        <w:tc>
          <w:tcPr>
            <w:tcW w:w="1391" w:type="dxa"/>
          </w:tcPr>
          <w:p w14:paraId="10BFC21D"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91.8%</w:t>
            </w:r>
          </w:p>
        </w:tc>
        <w:tc>
          <w:tcPr>
            <w:tcW w:w="1069" w:type="dxa"/>
          </w:tcPr>
          <w:p w14:paraId="27869CA4" w14:textId="77777777" w:rsidR="00D2016B" w:rsidRPr="00D2016B" w:rsidRDefault="00D2016B" w:rsidP="00EA189E">
            <w:pPr>
              <w:jc w:val="both"/>
              <w:rPr>
                <w:rFonts w:ascii="Times New Roman" w:eastAsiaTheme="minorEastAsia" w:hAnsi="Times New Roman" w:cs="Times New Roman"/>
                <w:sz w:val="20"/>
                <w:szCs w:val="20"/>
              </w:rPr>
            </w:pPr>
            <w:r w:rsidRPr="00D2016B">
              <w:rPr>
                <w:rFonts w:ascii="Times New Roman" w:eastAsiaTheme="minorEastAsia" w:hAnsi="Times New Roman" w:cs="Times New Roman"/>
                <w:sz w:val="20"/>
                <w:szCs w:val="20"/>
              </w:rPr>
              <w:t>92.3%</w:t>
            </w:r>
          </w:p>
        </w:tc>
      </w:tr>
    </w:tbl>
    <w:p w14:paraId="51B1E735" w14:textId="77777777" w:rsidR="00D2016B" w:rsidRDefault="00D2016B" w:rsidP="00D2016B">
      <w:pPr>
        <w:tabs>
          <w:tab w:val="left" w:pos="5072"/>
        </w:tabs>
        <w:jc w:val="both"/>
        <w:rPr>
          <w:rFonts w:ascii="Times New Roman" w:eastAsiaTheme="minorEastAsia" w:hAnsi="Times New Roman" w:cs="Times New Roman"/>
          <w:b/>
          <w:bCs/>
        </w:rPr>
      </w:pPr>
    </w:p>
    <w:p w14:paraId="30FFCEF8" w14:textId="77777777" w:rsidR="00D2016B" w:rsidRDefault="00D2016B" w:rsidP="00D2016B">
      <w:pPr>
        <w:tabs>
          <w:tab w:val="left" w:pos="5072"/>
        </w:tabs>
        <w:jc w:val="both"/>
        <w:rPr>
          <w:rFonts w:ascii="Times New Roman" w:eastAsiaTheme="minorEastAsia" w:hAnsi="Times New Roman" w:cs="Times New Roman"/>
          <w:b/>
          <w:bCs/>
        </w:rPr>
      </w:pPr>
    </w:p>
    <w:p w14:paraId="60B3DD74"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Ramen is already near-saturated before repair (Recall@5 = 99.0%) and gains entirely at Recall@3; teatime gains the least and is the only scene where neither metric reaches the levels seen elsewhere, suggesting its object arrangement produces relations the model ranks correctly less often to begin with, leaving less for repair to recover from a strong base ranking.</w:t>
      </w:r>
    </w:p>
    <w:p w14:paraId="6F43916A" w14:textId="77777777" w:rsidR="00D2016B" w:rsidRDefault="00D2016B" w:rsidP="00D2016B">
      <w:pPr>
        <w:tabs>
          <w:tab w:val="left" w:pos="5072"/>
        </w:tabs>
        <w:jc w:val="both"/>
        <w:rPr>
          <w:rFonts w:ascii="Times New Roman" w:eastAsiaTheme="minorEastAsia" w:hAnsi="Times New Roman" w:cs="Times New Roman"/>
        </w:rPr>
      </w:pPr>
    </w:p>
    <w:p w14:paraId="0E2E8D64" w14:textId="77777777" w:rsidR="00DF7509" w:rsidRDefault="00DF7509"/>
    <w:p w14:paraId="3D674DED" w14:textId="77777777" w:rsidR="000B7009" w:rsidRDefault="000B7009"/>
    <w:p w14:paraId="2AF2EECD" w14:textId="77777777" w:rsidR="00DF7509" w:rsidRDefault="007456FF">
      <w:pPr>
        <w:pStyle w:val="Heading2"/>
        <w:jc w:val="both"/>
      </w:pPr>
      <w:bookmarkStart w:id="213" w:name="_Toc234182272"/>
      <w:bookmarkStart w:id="214" w:name="idxbm1039"/>
      <w:r>
        <w:rPr>
          <w:rFonts w:ascii="Times New Roman" w:hAnsi="Times New Roman" w:cs="Times New Roman"/>
          <w:b/>
          <w:color w:val="000000"/>
          <w:sz w:val="26"/>
        </w:rPr>
        <w:lastRenderedPageBreak/>
        <w:t>5.4 Qualitative Example</w:t>
      </w:r>
      <w:bookmarkEnd w:id="213"/>
      <w:bookmarkEnd w:id="214"/>
    </w:p>
    <w:p w14:paraId="44BFEE29" w14:textId="77777777" w:rsidR="00DF7509" w:rsidRDefault="00DF7509"/>
    <w:p w14:paraId="122083DF" w14:textId="7DBA019C" w:rsidR="00DF7509" w:rsidRDefault="007456FF">
      <w:pPr>
        <w:jc w:val="both"/>
      </w:pPr>
      <w:r>
        <w:rPr>
          <w:rFonts w:ascii="Times New Roman" w:hAnsi="Times New Roman" w:cs="Times New Roman"/>
        </w:rPr>
        <w:t xml:space="preserve">This section </w:t>
      </w:r>
      <w:del w:id="215" w:author="Sahil Shah" w:date="2026-07-07T17:07:00Z">
        <w:r w:rsidDel="004A293F">
          <w:rPr>
            <w:rFonts w:ascii="Times New Roman" w:hAnsi="Times New Roman" w:cs="Times New Roman"/>
          </w:rPr>
          <w:delText>walks through</w:delText>
        </w:r>
      </w:del>
      <w:ins w:id="216" w:author="Sahil Shah" w:date="2026-07-07T17:07:00Z">
        <w:r w:rsidR="004A293F">
          <w:rPr>
            <w:rFonts w:ascii="Times New Roman" w:hAnsi="Times New Roman" w:cs="Times New Roman"/>
          </w:rPr>
          <w:t>pre</w:t>
        </w:r>
      </w:ins>
      <w:ins w:id="217" w:author="Sahil Shah" w:date="2026-07-07T17:08:00Z">
        <w:r w:rsidR="004A293F">
          <w:rPr>
            <w:rFonts w:ascii="Times New Roman" w:hAnsi="Times New Roman" w:cs="Times New Roman"/>
          </w:rPr>
          <w:t xml:space="preserve">sents prediction </w:t>
        </w:r>
        <w:proofErr w:type="spellStart"/>
        <w:r w:rsidR="004A293F">
          <w:rPr>
            <w:rFonts w:ascii="Times New Roman" w:hAnsi="Times New Roman" w:cs="Times New Roman"/>
          </w:rPr>
          <w:t>results</w:t>
        </w:r>
      </w:ins>
      <w:del w:id="218" w:author="Sahil Shah" w:date="2026-07-07T17:08:00Z">
        <w:r w:rsidDel="004A293F">
          <w:rPr>
            <w:rFonts w:ascii="Times New Roman" w:hAnsi="Times New Roman" w:cs="Times New Roman"/>
          </w:rPr>
          <w:delText xml:space="preserve"> one </w:delText>
        </w:r>
      </w:del>
      <w:ins w:id="219" w:author="Sahil Shah" w:date="2026-07-07T17:08:00Z">
        <w:r w:rsidR="004A293F">
          <w:rPr>
            <w:rFonts w:ascii="Times New Roman" w:hAnsi="Times New Roman" w:cs="Times New Roman"/>
          </w:rPr>
          <w:t>for</w:t>
        </w:r>
        <w:proofErr w:type="spellEnd"/>
        <w:r w:rsidR="004A293F">
          <w:rPr>
            <w:rFonts w:ascii="Times New Roman" w:hAnsi="Times New Roman" w:cs="Times New Roman"/>
          </w:rPr>
          <w:t xml:space="preserve"> </w:t>
        </w:r>
      </w:ins>
      <w:r>
        <w:rPr>
          <w:rFonts w:ascii="Times New Roman" w:hAnsi="Times New Roman" w:cs="Times New Roman"/>
        </w:rPr>
        <w:t xml:space="preserve">tabletop scene </w:t>
      </w:r>
      <w:del w:id="220" w:author="Sahil Shah" w:date="2026-07-07T17:08:00Z">
        <w:r w:rsidDel="004A293F">
          <w:rPr>
            <w:rFonts w:ascii="Times New Roman" w:hAnsi="Times New Roman" w:cs="Times New Roman"/>
          </w:rPr>
          <w:delText xml:space="preserve">end to end — </w:delText>
        </w:r>
      </w:del>
      <w:ins w:id="221" w:author="Sahil Shah" w:date="2026-07-07T17:08:00Z">
        <w:r w:rsidR="004A293F">
          <w:rPr>
            <w:rFonts w:ascii="Times New Roman" w:hAnsi="Times New Roman" w:cs="Times New Roman"/>
          </w:rPr>
          <w:t xml:space="preserve">covering </w:t>
        </w:r>
      </w:ins>
      <w:r>
        <w:rPr>
          <w:rFonts w:ascii="Times New Roman" w:hAnsi="Times New Roman" w:cs="Times New Roman"/>
        </w:rPr>
        <w:t>the captured input (Figure 5), its 3D reconstruction (Figure 6), and the predicted, repaired scene graph (Figure 7) — the same scene evaluated quantitatively in Section 5.2: a router, hair-dryer box, water bottle, watch, and pen arranged on a table.</w:t>
      </w:r>
    </w:p>
    <w:p w14:paraId="046FC7D9" w14:textId="77777777" w:rsidR="00DF7509" w:rsidRDefault="00DF7509"/>
    <w:p w14:paraId="4F528E66" w14:textId="77777777" w:rsidR="00DF7509" w:rsidRDefault="007456FF">
      <w:pPr>
        <w:jc w:val="center"/>
      </w:pPr>
      <w:r>
        <w:rPr>
          <w:noProof/>
        </w:rPr>
        <w:drawing>
          <wp:inline distT="0" distB="0" distL="0" distR="0" wp14:anchorId="57AEF5E1" wp14:editId="6E1B9DAA">
            <wp:extent cx="5486400" cy="3348657"/>
            <wp:effectExtent l="0" t="0" r="0" b="0"/>
            <wp:docPr id="2129494232" name="Picture 212949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put_photo.png"/>
                    <pic:cNvPicPr/>
                  </pic:nvPicPr>
                  <pic:blipFill>
                    <a:blip r:embed="rId16"/>
                    <a:stretch>
                      <a:fillRect/>
                    </a:stretch>
                  </pic:blipFill>
                  <pic:spPr>
                    <a:xfrm>
                      <a:off x="0" y="0"/>
                      <a:ext cx="5486400" cy="3348657"/>
                    </a:xfrm>
                    <a:prstGeom prst="rect">
                      <a:avLst/>
                    </a:prstGeom>
                  </pic:spPr>
                </pic:pic>
              </a:graphicData>
            </a:graphic>
          </wp:inline>
        </w:drawing>
      </w:r>
    </w:p>
    <w:p w14:paraId="2D2DAC3B" w14:textId="011C15E0" w:rsidR="00DF7509" w:rsidRDefault="007456FF">
      <w:pPr>
        <w:jc w:val="both"/>
      </w:pPr>
      <w:bookmarkStart w:id="222" w:name="_Toc234182101"/>
      <w:bookmarkStart w:id="223" w:name="_Toc234194909"/>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5</w:t>
      </w:r>
      <w:r>
        <w:rPr>
          <w:rFonts w:ascii="Times New Roman" w:hAnsi="Times New Roman" w:cs="Times New Roman"/>
          <w:b/>
          <w:sz w:val="20"/>
          <w:szCs w:val="20"/>
        </w:rPr>
        <w:fldChar w:fldCharType="end"/>
      </w:r>
      <w:r>
        <w:rPr>
          <w:rFonts w:ascii="Times New Roman" w:hAnsi="Times New Roman" w:cs="Times New Roman"/>
          <w:b/>
          <w:sz w:val="20"/>
          <w:szCs w:val="20"/>
        </w:rPr>
        <w:t>. Sample input frame from the smartphone video of one tabletop scene, prior to 3D reconstruction.</w:t>
      </w:r>
      <w:bookmarkEnd w:id="222"/>
      <w:bookmarkEnd w:id="223"/>
    </w:p>
    <w:p w14:paraId="4C3530B8" w14:textId="77777777" w:rsidR="00DF7509" w:rsidRDefault="00DF7509"/>
    <w:p w14:paraId="2F9AE227" w14:textId="77777777" w:rsidR="00DF7509" w:rsidRDefault="007456FF">
      <w:pPr>
        <w:jc w:val="both"/>
      </w:pPr>
      <w:r>
        <w:rPr>
          <w:rFonts w:ascii="Times New Roman" w:hAnsi="Times New Roman" w:cs="Times New Roman"/>
        </w:rPr>
        <w:t>In Figure 6, the router, hair-dryer box, watch, and water bottle sit close enough together in raw position that colour is what actually separates them in the clustering step itself (Section 4.2).</w:t>
      </w:r>
    </w:p>
    <w:p w14:paraId="63E2CDCE" w14:textId="77777777" w:rsidR="00DF7509" w:rsidRDefault="00DF7509"/>
    <w:p w14:paraId="0EFE374C" w14:textId="77777777" w:rsidR="00DF7509" w:rsidRDefault="007456FF">
      <w:pPr>
        <w:jc w:val="center"/>
      </w:pPr>
      <w:r>
        <w:rPr>
          <w:noProof/>
        </w:rPr>
        <w:lastRenderedPageBreak/>
        <w:drawing>
          <wp:inline distT="0" distB="0" distL="0" distR="0" wp14:anchorId="347C764C" wp14:editId="25D31F0C">
            <wp:extent cx="4297680" cy="4297680"/>
            <wp:effectExtent l="0" t="0" r="0" b="0"/>
            <wp:docPr id="2129494233" name="Picture 212949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at_reconstruction.png"/>
                    <pic:cNvPicPr/>
                  </pic:nvPicPr>
                  <pic:blipFill>
                    <a:blip r:embed="rId17"/>
                    <a:stretch>
                      <a:fillRect/>
                    </a:stretch>
                  </pic:blipFill>
                  <pic:spPr>
                    <a:xfrm>
                      <a:off x="0" y="0"/>
                      <a:ext cx="4297680" cy="4297680"/>
                    </a:xfrm>
                    <a:prstGeom prst="rect">
                      <a:avLst/>
                    </a:prstGeom>
                  </pic:spPr>
                </pic:pic>
              </a:graphicData>
            </a:graphic>
          </wp:inline>
        </w:drawing>
      </w:r>
    </w:p>
    <w:p w14:paraId="4719B707" w14:textId="77777777" w:rsidR="000B7009" w:rsidRDefault="000B7009">
      <w:pPr>
        <w:jc w:val="both"/>
        <w:rPr>
          <w:rFonts w:ascii="Times New Roman" w:hAnsi="Times New Roman" w:cs="Times New Roman"/>
          <w:b/>
          <w:sz w:val="20"/>
          <w:szCs w:val="20"/>
        </w:rPr>
      </w:pPr>
      <w:bookmarkStart w:id="224" w:name="_Toc234182102"/>
      <w:bookmarkStart w:id="225" w:name="_Toc234194910"/>
    </w:p>
    <w:p w14:paraId="499C21D2" w14:textId="21D995E6" w:rsidR="00DF7509" w:rsidRDefault="007456FF">
      <w:pPr>
        <w:jc w:val="both"/>
      </w:pPr>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6</w:t>
      </w:r>
      <w:r>
        <w:rPr>
          <w:rFonts w:ascii="Times New Roman" w:hAnsi="Times New Roman" w:cs="Times New Roman"/>
          <w:b/>
          <w:sz w:val="20"/>
          <w:szCs w:val="20"/>
        </w:rPr>
        <w:fldChar w:fldCharType="end"/>
      </w:r>
      <w:r>
        <w:rPr>
          <w:rFonts w:ascii="Times New Roman" w:hAnsi="Times New Roman" w:cs="Times New Roman"/>
          <w:b/>
          <w:sz w:val="20"/>
          <w:szCs w:val="20"/>
        </w:rPr>
        <w:t xml:space="preserve">. Top-down view of the reconstructed 3D Gaussian Splat for the same scene, coloured by per-Gaussian </w:t>
      </w:r>
      <w:commentRangeStart w:id="226"/>
      <w:r>
        <w:rPr>
          <w:rFonts w:ascii="Times New Roman" w:hAnsi="Times New Roman" w:cs="Times New Roman"/>
          <w:b/>
          <w:sz w:val="20"/>
          <w:szCs w:val="20"/>
        </w:rPr>
        <w:t xml:space="preserve">cluster identity (Section 4.2) rather than raw splat colour; background and </w:t>
      </w:r>
      <w:proofErr w:type="spellStart"/>
      <w:r>
        <w:rPr>
          <w:rFonts w:ascii="Times New Roman" w:hAnsi="Times New Roman" w:cs="Times New Roman"/>
          <w:b/>
          <w:sz w:val="20"/>
          <w:szCs w:val="20"/>
        </w:rPr>
        <w:t>unclustered</w:t>
      </w:r>
      <w:proofErr w:type="spellEnd"/>
      <w:r>
        <w:rPr>
          <w:rFonts w:ascii="Times New Roman" w:hAnsi="Times New Roman" w:cs="Times New Roman"/>
          <w:b/>
          <w:sz w:val="20"/>
          <w:szCs w:val="20"/>
        </w:rPr>
        <w:t xml:space="preserve"> points shown in grey.</w:t>
      </w:r>
      <w:bookmarkEnd w:id="224"/>
      <w:bookmarkEnd w:id="225"/>
      <w:commentRangeEnd w:id="226"/>
      <w:r w:rsidR="004A293F">
        <w:rPr>
          <w:rStyle w:val="CommentReference"/>
        </w:rPr>
        <w:commentReference w:id="226"/>
      </w:r>
    </w:p>
    <w:p w14:paraId="05CA4C82" w14:textId="77777777" w:rsidR="00DF7509" w:rsidRDefault="00DF7509"/>
    <w:p w14:paraId="3CE5DB30" w14:textId="77777777" w:rsidR="00DF7509" w:rsidRDefault="007456FF">
      <w:pPr>
        <w:jc w:val="both"/>
      </w:pPr>
      <w:r>
        <w:rPr>
          <w:rFonts w:ascii="Times New Roman" w:hAnsi="Times New Roman" w:cs="Times New Roman"/>
        </w:rPr>
        <w:t>66 of the 84 relations predicted for this scene match ground truth (Figure 7), consistent with the aggregate accuracy reported in Section 5.2.</w:t>
      </w:r>
    </w:p>
    <w:p w14:paraId="5916909C" w14:textId="77777777" w:rsidR="00DF7509" w:rsidRDefault="00DF7509"/>
    <w:p w14:paraId="51B69826" w14:textId="77777777" w:rsidR="00DF7509" w:rsidRDefault="007456FF">
      <w:pPr>
        <w:jc w:val="center"/>
      </w:pPr>
      <w:r>
        <w:rPr>
          <w:noProof/>
        </w:rPr>
        <w:lastRenderedPageBreak/>
        <w:drawing>
          <wp:inline distT="0" distB="0" distL="0" distR="0" wp14:anchorId="2F5AD63E" wp14:editId="60034430">
            <wp:extent cx="4762500" cy="4297182"/>
            <wp:effectExtent l="0" t="0" r="0" b="8255"/>
            <wp:docPr id="2129494234" name="Picture 212949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qualitative_example.png"/>
                    <pic:cNvPicPr/>
                  </pic:nvPicPr>
                  <pic:blipFill>
                    <a:blip r:embed="rId18"/>
                    <a:stretch>
                      <a:fillRect/>
                    </a:stretch>
                  </pic:blipFill>
                  <pic:spPr>
                    <a:xfrm>
                      <a:off x="0" y="0"/>
                      <a:ext cx="4767303" cy="4301516"/>
                    </a:xfrm>
                    <a:prstGeom prst="rect">
                      <a:avLst/>
                    </a:prstGeom>
                  </pic:spPr>
                </pic:pic>
              </a:graphicData>
            </a:graphic>
          </wp:inline>
        </w:drawing>
      </w:r>
    </w:p>
    <w:p w14:paraId="40C35F11" w14:textId="77777777" w:rsidR="000B7009" w:rsidRDefault="000B7009">
      <w:pPr>
        <w:jc w:val="center"/>
      </w:pPr>
    </w:p>
    <w:p w14:paraId="64F7BDB9" w14:textId="53494BB8" w:rsidR="00DF7509" w:rsidRDefault="007456FF">
      <w:pPr>
        <w:jc w:val="both"/>
      </w:pPr>
      <w:bookmarkStart w:id="227" w:name="_Toc234182103"/>
      <w:bookmarkStart w:id="228" w:name="_Toc234194911"/>
      <w:r>
        <w:rPr>
          <w:rFonts w:ascii="Times New Roman" w:hAnsi="Times New Roman" w:cs="Times New Roman"/>
          <w:b/>
          <w:sz w:val="20"/>
          <w:szCs w:val="20"/>
        </w:rPr>
        <w:t xml:space="preserve">Figure </w:t>
      </w:r>
      <w:r>
        <w:rPr>
          <w:rFonts w:ascii="Times New Roman" w:hAnsi="Times New Roman" w:cs="Times New Roman"/>
          <w:b/>
          <w:sz w:val="20"/>
          <w:szCs w:val="20"/>
        </w:rPr>
        <w:fldChar w:fldCharType="begin"/>
      </w:r>
      <w:r>
        <w:rPr>
          <w:rFonts w:ascii="Times New Roman" w:hAnsi="Times New Roman" w:cs="Times New Roman"/>
          <w:b/>
          <w:sz w:val="20"/>
          <w:szCs w:val="20"/>
        </w:rPr>
        <w:instrText xml:space="preserve"> SEQ Figure \* ARABIC </w:instrText>
      </w:r>
      <w:r>
        <w:rPr>
          <w:rFonts w:ascii="Times New Roman" w:hAnsi="Times New Roman" w:cs="Times New Roman"/>
          <w:b/>
          <w:sz w:val="20"/>
          <w:szCs w:val="20"/>
        </w:rPr>
        <w:fldChar w:fldCharType="separate"/>
      </w:r>
      <w:r w:rsidR="00B445A0">
        <w:rPr>
          <w:rFonts w:ascii="Times New Roman" w:hAnsi="Times New Roman" w:cs="Times New Roman"/>
          <w:b/>
          <w:noProof/>
          <w:sz w:val="20"/>
          <w:szCs w:val="20"/>
        </w:rPr>
        <w:t>7</w:t>
      </w:r>
      <w:r>
        <w:rPr>
          <w:rFonts w:ascii="Times New Roman" w:hAnsi="Times New Roman" w:cs="Times New Roman"/>
          <w:b/>
          <w:sz w:val="20"/>
          <w:szCs w:val="20"/>
        </w:rPr>
        <w:fldChar w:fldCharType="end"/>
      </w:r>
      <w:r>
        <w:rPr>
          <w:rFonts w:ascii="Times New Roman" w:hAnsi="Times New Roman" w:cs="Times New Roman"/>
          <w:b/>
          <w:sz w:val="20"/>
          <w:szCs w:val="20"/>
        </w:rPr>
        <w:t>. Predicted scene graph (post-repair) for one tabletop scene, restricted to the five physical objects and a representative, verified-correct subset of predicted relations.</w:t>
      </w:r>
      <w:bookmarkEnd w:id="227"/>
      <w:bookmarkEnd w:id="228"/>
    </w:p>
    <w:p w14:paraId="0F364CD5" w14:textId="77777777" w:rsidR="00DF7509" w:rsidRDefault="00DF7509"/>
    <w:p w14:paraId="5766E079" w14:textId="77777777" w:rsidR="000B7009" w:rsidRDefault="000B7009" w:rsidP="00D2016B">
      <w:pPr>
        <w:pStyle w:val="Heading1"/>
        <w:tabs>
          <w:tab w:val="left" w:pos="5072"/>
        </w:tabs>
        <w:jc w:val="center"/>
        <w:rPr>
          <w:rFonts w:ascii="Times New Roman" w:eastAsiaTheme="minorEastAsia" w:hAnsi="Times New Roman" w:cs="Times New Roman"/>
          <w:b/>
          <w:bCs/>
          <w:color w:val="000000"/>
          <w:sz w:val="28"/>
          <w:szCs w:val="28"/>
        </w:rPr>
      </w:pPr>
      <w:bookmarkStart w:id="229" w:name="_Toc234182273"/>
      <w:bookmarkStart w:id="230" w:name="idxbm1040"/>
    </w:p>
    <w:p w14:paraId="312E4D10" w14:textId="408F601C" w:rsidR="00D2016B" w:rsidRDefault="00D2016B" w:rsidP="00D2016B">
      <w:pPr>
        <w:pStyle w:val="Heading1"/>
        <w:tabs>
          <w:tab w:val="left" w:pos="5072"/>
        </w:tabs>
        <w:jc w:val="center"/>
        <w:rPr>
          <w:rFonts w:ascii="Times New Roman" w:eastAsiaTheme="minorEastAsia" w:hAnsi="Times New Roman" w:cs="Times New Roman"/>
          <w:b/>
          <w:bCs/>
          <w:sz w:val="28"/>
          <w:szCs w:val="28"/>
        </w:rPr>
      </w:pPr>
      <w:r w:rsidRPr="00D2016B">
        <w:rPr>
          <w:rFonts w:ascii="Times New Roman" w:eastAsiaTheme="minorEastAsia" w:hAnsi="Times New Roman" w:cs="Times New Roman"/>
          <w:b/>
          <w:bCs/>
          <w:color w:val="000000"/>
          <w:sz w:val="28"/>
          <w:szCs w:val="28"/>
        </w:rPr>
        <w:t xml:space="preserve">6. </w:t>
      </w:r>
      <w:commentRangeStart w:id="231"/>
      <w:r w:rsidRPr="00D2016B">
        <w:rPr>
          <w:rFonts w:ascii="Times New Roman" w:eastAsiaTheme="minorEastAsia" w:hAnsi="Times New Roman" w:cs="Times New Roman"/>
          <w:b/>
          <w:bCs/>
          <w:color w:val="000000"/>
          <w:sz w:val="28"/>
          <w:szCs w:val="28"/>
        </w:rPr>
        <w:t>DISCUSSION</w:t>
      </w:r>
      <w:bookmarkEnd w:id="229"/>
      <w:bookmarkEnd w:id="230"/>
      <w:commentRangeEnd w:id="231"/>
      <w:r w:rsidR="004A293F">
        <w:rPr>
          <w:rStyle w:val="CommentReference"/>
          <w:rFonts w:asciiTheme="minorHAnsi" w:eastAsiaTheme="minorHAnsi" w:hAnsiTheme="minorHAnsi" w:cstheme="minorBidi"/>
          <w:color w:val="auto"/>
        </w:rPr>
        <w:commentReference w:id="231"/>
      </w:r>
    </w:p>
    <w:p w14:paraId="584F35CE" w14:textId="77777777" w:rsidR="00D2016B" w:rsidRDefault="00D2016B" w:rsidP="00D2016B">
      <w:pPr>
        <w:tabs>
          <w:tab w:val="left" w:pos="5072"/>
        </w:tabs>
        <w:jc w:val="both"/>
        <w:rPr>
          <w:rFonts w:ascii="Times New Roman" w:eastAsiaTheme="minorEastAsia" w:hAnsi="Times New Roman" w:cs="Times New Roman"/>
          <w:b/>
          <w:bCs/>
          <w:sz w:val="28"/>
          <w:szCs w:val="28"/>
        </w:rPr>
      </w:pPr>
    </w:p>
    <w:p w14:paraId="71CFF540" w14:textId="77777777" w:rsidR="00D2016B" w:rsidRDefault="00D2016B" w:rsidP="00D2016B">
      <w:pPr>
        <w:pStyle w:val="Heading2"/>
        <w:tabs>
          <w:tab w:val="left" w:pos="5072"/>
        </w:tabs>
        <w:jc w:val="both"/>
        <w:rPr>
          <w:rFonts w:ascii="Times New Roman" w:eastAsiaTheme="minorEastAsia" w:hAnsi="Times New Roman" w:cs="Times New Roman"/>
          <w:b/>
          <w:bCs/>
        </w:rPr>
      </w:pPr>
      <w:bookmarkStart w:id="232" w:name="_Toc234182274"/>
      <w:bookmarkStart w:id="233" w:name="idxbm1041"/>
      <w:r w:rsidRPr="00D2016B">
        <w:rPr>
          <w:rFonts w:ascii="Times New Roman" w:eastAsiaTheme="minorEastAsia" w:hAnsi="Times New Roman" w:cs="Times New Roman"/>
          <w:b/>
          <w:bCs/>
          <w:color w:val="000000"/>
          <w:sz w:val="26"/>
        </w:rPr>
        <w:t>6.1 Geometric Features as a Sufficient Substitute for Semantic Grounding</w:t>
      </w:r>
      <w:bookmarkEnd w:id="232"/>
      <w:bookmarkEnd w:id="233"/>
    </w:p>
    <w:p w14:paraId="52009B26"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The results in Sections 5.1–5.4 converge on a claim more specific than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works": the spatial relations evaluated here are geometric facts, and a system built around well-engineered, scale-invariant features does not need semantic grounding to predict them accurately — regardless of which classification head sits on top of that feature design. The matched-budget ablation (Section 5.1) reaches Recall@5 = 98.17% in-distribution, within 0.15 points of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-Gamma's 98.32%, and would itself clear </w:t>
      </w:r>
      <w:proofErr w:type="spellStart"/>
      <w:r w:rsidRPr="00D2016B">
        <w:rPr>
          <w:rFonts w:ascii="Times New Roman" w:eastAsiaTheme="minorEastAsia" w:hAnsi="Times New Roman" w:cs="Times New Roman"/>
        </w:rPr>
        <w:t>ReLaGS's</w:t>
      </w:r>
      <w:proofErr w:type="spellEnd"/>
      <w:r w:rsidRPr="00D2016B">
        <w:rPr>
          <w:rFonts w:ascii="Times New Roman" w:eastAsiaTheme="minorEastAsia" w:hAnsi="Times New Roman" w:cs="Times New Roman"/>
        </w:rPr>
        <w:t xml:space="preserve"> 87.0% by essentially the same margin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does. The headline claim against foundation-model-dependent systems is therefore a property of the feature design, the rule-based label injection (Section 4.4), and the symbolic repair module (Section 4.8) — not of any one architectural choice for the head.</w:t>
      </w:r>
    </w:p>
    <w:p w14:paraId="7C4CE73A" w14:textId="77777777" w:rsidR="00D2016B" w:rsidRPr="00D2016B" w:rsidRDefault="00D2016B" w:rsidP="00D2016B">
      <w:pPr>
        <w:tabs>
          <w:tab w:val="left" w:pos="5072"/>
        </w:tabs>
        <w:jc w:val="both"/>
        <w:rPr>
          <w:rFonts w:ascii="Times New Roman" w:eastAsiaTheme="minorEastAsia" w:hAnsi="Times New Roman" w:cs="Times New Roman"/>
        </w:rPr>
      </w:pPr>
    </w:p>
    <w:p w14:paraId="2D4FA7E3"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What the architectural choice does determine is how that accuracy survives a change of domain. Across both forms of distribution shift tested in this study — a scale shift to tabletop scenes an order of magnitude smaller than training (Section 5.2) and a dataset shift to an unseen benchmark at comparable scale (Section 5.3) — every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configuration tested leads the matched-budget MLP baseline on every reported metric, despite using roughly two-thirds the parameters. On tabletop, where all three basis-function variants were evaluated, the margin ranges from 5.3 to 9.8 Micro F1 points and 4.1 to 5.7 Recall@5 points after repair; on LERF, where Gamma is the variant carried forward (Section 5.1), the margin is 2.2 points in both Micro F1 and Recall@5. The direction of this gap holds across two independent held-out settings and across every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 tested cross-domain, which is what distinguishes it from a one-off result: whatever </w:t>
      </w:r>
      <w:proofErr w:type="spellStart"/>
      <w:r w:rsidRPr="00D2016B">
        <w:rPr>
          <w:rFonts w:ascii="Times New Roman" w:eastAsiaTheme="minorEastAsia" w:hAnsi="Times New Roman" w:cs="Times New Roman"/>
        </w:rPr>
        <w:t>GeoKAN's</w:t>
      </w:r>
      <w:proofErr w:type="spellEnd"/>
      <w:r w:rsidRPr="00D2016B">
        <w:rPr>
          <w:rFonts w:ascii="Times New Roman" w:eastAsiaTheme="minorEastAsia" w:hAnsi="Times New Roman" w:cs="Times New Roman"/>
        </w:rPr>
        <w:t xml:space="preserve"> classification head contributes over a conventional learned layer, it contributes consistently, regardless of which basis function or metric variant is used.</w:t>
      </w:r>
    </w:p>
    <w:p w14:paraId="63E88734" w14:textId="77777777" w:rsidR="00D2016B" w:rsidRPr="00D2016B" w:rsidRDefault="00D2016B" w:rsidP="00D2016B">
      <w:pPr>
        <w:tabs>
          <w:tab w:val="left" w:pos="5072"/>
        </w:tabs>
        <w:jc w:val="both"/>
        <w:rPr>
          <w:rFonts w:ascii="Times New Roman" w:eastAsiaTheme="minorEastAsia" w:hAnsi="Times New Roman" w:cs="Times New Roman"/>
        </w:rPr>
      </w:pPr>
    </w:p>
    <w:p w14:paraId="6A97CAA0" w14:textId="28953BEB" w:rsidR="00D2016B" w:rsidRPr="00D2016B" w:rsidRDefault="00D2016B" w:rsidP="00D2016B">
      <w:pPr>
        <w:tabs>
          <w:tab w:val="left" w:pos="5072"/>
        </w:tabs>
        <w:jc w:val="both"/>
        <w:rPr>
          <w:rFonts w:ascii="Times New Roman" w:eastAsiaTheme="minorEastAsia" w:hAnsi="Times New Roman" w:cs="Times New Roman"/>
        </w:rPr>
      </w:pPr>
      <w:r>
        <w:rPr>
          <w:rFonts w:ascii="Times New Roman" w:eastAsiaTheme="minorEastAsia" w:hAnsi="Times New Roman" w:cs="Times New Roman"/>
        </w:rPr>
        <w:t xml:space="preserve">This pattern extends, rather than merely confirms, the recent finding that conventional MLPs match or exceed Kolmogorov-Arnold Networks outside symbolic-regression tasks (Yu et al., 2024) </w:t>
      </w:r>
      <w:hyperlink w:anchor="ref18">
        <w:r>
          <w:rPr>
            <w:rFonts w:ascii="Times New Roman" w:eastAsiaTheme="minorEastAsia" w:hAnsi="Times New Roman" w:cs="Times New Roman"/>
            <w:color w:val="0563C1"/>
            <w:u w:val="single"/>
          </w:rPr>
          <w:t>[18]</w:t>
        </w:r>
      </w:hyperlink>
      <w:r>
        <w:rPr>
          <w:rFonts w:ascii="Times New Roman" w:eastAsiaTheme="minorEastAsia" w:hAnsi="Times New Roman" w:cs="Times New Roman"/>
        </w:rPr>
        <w:t xml:space="preserve">. That comparison was conducted entirely in-distribution; this study's three-setting evaluation adds a dimension it did not test. The cross-domain results also rule out the simplest explanation for why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generalises better: a tight, input-independent constraint is not by itself what produces the gain. If it were, Gamma's single fixed scalar per dimension — the most constrained of the three variants, and the strongest in-distribution (Section 5.1) — should generalise best; instead, on tabletop, it generalises worst of the three, while RBF and Wavelet's input-conditioned </w:t>
      </w:r>
      <w:proofErr w:type="spellStart"/>
      <w:r w:rsidRPr="00D2016B">
        <w:rPr>
          <w:rFonts w:ascii="Times New Roman" w:eastAsiaTheme="minorEastAsia" w:hAnsi="Times New Roman" w:cs="Times New Roman"/>
        </w:rPr>
        <w:t>MetricNet</w:t>
      </w:r>
      <w:proofErr w:type="spellEnd"/>
      <w:r w:rsidRPr="00D2016B">
        <w:rPr>
          <w:rFonts w:ascii="Times New Roman" w:eastAsiaTheme="minorEastAsia" w:hAnsi="Times New Roman" w:cs="Times New Roman"/>
        </w:rPr>
        <w:t>, the more flexible mechanism, generalises further (Section 5.2). What the three variants share, and the MLP baseline lacks, is a metric-warping step at all — conditioning the basis expansion on a learned notion of which input dimensions matter, rather than learning the expansion directly and unconstrained. Whether that conditioning is a single global scalar or an input-dependent network determines how well the resulting representation survives a change of domain, and on this evidence, conditioning it on the input generalises more reliably than fixing it globally — an inductive bias that costs nothing in-distribution but pays off precisely where this system is designed to be deployed: outside it.</w:t>
      </w:r>
    </w:p>
    <w:p w14:paraId="5C455C2D" w14:textId="77777777" w:rsidR="00D2016B" w:rsidRPr="00D2016B" w:rsidRDefault="00D2016B" w:rsidP="00D2016B">
      <w:pPr>
        <w:tabs>
          <w:tab w:val="left" w:pos="5072"/>
        </w:tabs>
        <w:jc w:val="both"/>
        <w:rPr>
          <w:rFonts w:ascii="Times New Roman" w:eastAsiaTheme="minorEastAsia" w:hAnsi="Times New Roman" w:cs="Times New Roman"/>
        </w:rPr>
      </w:pPr>
    </w:p>
    <w:p w14:paraId="6BEE1472"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This efficiency extends to wall-clock cost. Measured on a single consumer laptop GPU, </w:t>
      </w:r>
      <w:proofErr w:type="spellStart"/>
      <w:r w:rsidRPr="00D2016B">
        <w:rPr>
          <w:rFonts w:ascii="Times New Roman" w:eastAsiaTheme="minorEastAsia" w:hAnsi="Times New Roman" w:cs="Times New Roman"/>
        </w:rPr>
        <w:t>GeoKANRelationGNN's</w:t>
      </w:r>
      <w:proofErr w:type="spellEnd"/>
      <w:r w:rsidRPr="00D2016B">
        <w:rPr>
          <w:rFonts w:ascii="Times New Roman" w:eastAsiaTheme="minorEastAsia" w:hAnsi="Times New Roman" w:cs="Times New Roman"/>
        </w:rPr>
        <w:t xml:space="preserve"> forward pass over a full scene graph completes in 3–4 milliseconds, and symbolic repair adds under 2 milliseconds on top of it, with the network running just as fast on CPU as on GPU for graphs this small — specialised hardware is a convenience here, not a requirement. The slower stage in the full pipeline is HDBSCAN-based object clustering, at 4.2 to 4.7 seconds per scene, bringing the complete end-to-end pipeline to 5–6 seconds — still well clear of the over-ten-minutes-per-scene runtimes reported for foundation-model-based systems (Chapter 1), with the gap narrowing only because object segmentation, a </w:t>
      </w:r>
      <w:r w:rsidRPr="00D2016B">
        <w:rPr>
          <w:rFonts w:ascii="Times New Roman" w:eastAsiaTheme="minorEastAsia" w:hAnsi="Times New Roman" w:cs="Times New Roman"/>
        </w:rPr>
        <w:lastRenderedPageBreak/>
        <w:t>problem every class-agnostic 3D method shares, is this pipeline's slowest stage rather than relation prediction.</w:t>
      </w:r>
    </w:p>
    <w:p w14:paraId="49308201" w14:textId="77777777" w:rsidR="000B7009" w:rsidRDefault="000B7009" w:rsidP="00D2016B">
      <w:pPr>
        <w:tabs>
          <w:tab w:val="left" w:pos="5072"/>
        </w:tabs>
        <w:jc w:val="both"/>
        <w:rPr>
          <w:rFonts w:ascii="Times New Roman" w:eastAsiaTheme="minorEastAsia" w:hAnsi="Times New Roman" w:cs="Times New Roman"/>
        </w:rPr>
      </w:pPr>
    </w:p>
    <w:p w14:paraId="5F50499C" w14:textId="77777777" w:rsidR="000B7009" w:rsidRDefault="000B7009" w:rsidP="00D2016B">
      <w:pPr>
        <w:tabs>
          <w:tab w:val="left" w:pos="5072"/>
        </w:tabs>
        <w:jc w:val="both"/>
        <w:rPr>
          <w:rFonts w:ascii="Times New Roman" w:eastAsiaTheme="minorEastAsia" w:hAnsi="Times New Roman" w:cs="Times New Roman"/>
        </w:rPr>
      </w:pPr>
    </w:p>
    <w:p w14:paraId="27933B0C" w14:textId="77777777" w:rsidR="00D2016B" w:rsidRDefault="00D2016B" w:rsidP="00D2016B">
      <w:pPr>
        <w:tabs>
          <w:tab w:val="left" w:pos="5072"/>
        </w:tabs>
        <w:jc w:val="both"/>
        <w:rPr>
          <w:rFonts w:ascii="Times New Roman" w:eastAsiaTheme="minorEastAsia" w:hAnsi="Times New Roman" w:cs="Times New Roman"/>
        </w:rPr>
      </w:pPr>
    </w:p>
    <w:p w14:paraId="564D08E9" w14:textId="77777777" w:rsidR="00D2016B" w:rsidRDefault="00D2016B" w:rsidP="00D2016B">
      <w:pPr>
        <w:pStyle w:val="Heading2"/>
        <w:tabs>
          <w:tab w:val="left" w:pos="5072"/>
        </w:tabs>
        <w:jc w:val="both"/>
        <w:rPr>
          <w:rFonts w:ascii="Times New Roman" w:eastAsiaTheme="minorEastAsia" w:hAnsi="Times New Roman" w:cs="Times New Roman"/>
          <w:b/>
          <w:bCs/>
        </w:rPr>
      </w:pPr>
      <w:bookmarkStart w:id="234" w:name="_Toc234182275"/>
      <w:bookmarkStart w:id="235" w:name="idxbm1042"/>
      <w:r w:rsidRPr="00D2016B">
        <w:rPr>
          <w:rFonts w:ascii="Times New Roman" w:eastAsiaTheme="minorEastAsia" w:hAnsi="Times New Roman" w:cs="Times New Roman"/>
          <w:b/>
          <w:bCs/>
          <w:color w:val="000000"/>
          <w:sz w:val="26"/>
        </w:rPr>
        <w:t>6.2 Symbolic Repair as Recall Completion</w:t>
      </w:r>
      <w:bookmarkEnd w:id="234"/>
      <w:bookmarkEnd w:id="235"/>
    </w:p>
    <w:p w14:paraId="645BAC68" w14:textId="77777777" w:rsidR="00D2016B" w:rsidRDefault="00D2016B" w:rsidP="00D2016B">
      <w:pPr>
        <w:tabs>
          <w:tab w:val="left" w:pos="5072"/>
        </w:tabs>
        <w:jc w:val="both"/>
        <w:rPr>
          <w:rFonts w:ascii="Times New Roman" w:eastAsiaTheme="minorEastAsia" w:hAnsi="Times New Roman" w:cs="Times New Roman"/>
          <w:b/>
          <w:bCs/>
        </w:rPr>
      </w:pPr>
    </w:p>
    <w:p w14:paraId="2BF202D9"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Across both held-out evaluation settings, symbolic repair behaves the same way regardless of which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 produced the underlying predictions: it finds few to no contradictions and overwhelmingly adds relations — a result that speaks well of the network's predictions outside the training distribution, since it indicates they remain largely self-consistent even as raw accuracy degrades under domain shift. The errors that domain shift introduces are concentrated in omission — relations the network is positioned to recover but does not yet surface above threshold — rather than in self-contradiction, which is exactly the failure mode this module is designed to address.</w:t>
      </w:r>
    </w:p>
    <w:p w14:paraId="7E641C57" w14:textId="77777777" w:rsidR="00D2016B" w:rsidRPr="00D2016B" w:rsidRDefault="00D2016B" w:rsidP="00D2016B">
      <w:pPr>
        <w:tabs>
          <w:tab w:val="left" w:pos="5072"/>
        </w:tabs>
        <w:jc w:val="both"/>
        <w:rPr>
          <w:rFonts w:ascii="Times New Roman" w:eastAsiaTheme="minorEastAsia" w:hAnsi="Times New Roman" w:cs="Times New Roman"/>
        </w:rPr>
      </w:pPr>
    </w:p>
    <w:p w14:paraId="61A029D1"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Repair's guarantee is, by design, unconditional on logical consistency and conditional on correctness: it completes whatever the network's own predictions imply, and inherits the network's confidence in those predictions rather than independently verifying them. This is what makes it valuable without requiring any additional training data or parameters. On tabletop, this produces a clear, substantial Micro F1 gain for every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variant (Section 5.2), driven primarily by </w:t>
      </w:r>
      <w:proofErr w:type="spellStart"/>
      <w:r w:rsidRPr="00D2016B">
        <w:rPr>
          <w:rFonts w:ascii="Times New Roman" w:eastAsiaTheme="minorEastAsia" w:hAnsi="Times New Roman" w:cs="Times New Roman"/>
        </w:rPr>
        <w:t>lower_than</w:t>
      </w:r>
      <w:proofErr w:type="spellEnd"/>
      <w:r w:rsidRPr="00D2016B">
        <w:rPr>
          <w:rFonts w:ascii="Times New Roman" w:eastAsiaTheme="minorEastAsia" w:hAnsi="Times New Roman" w:cs="Times New Roman"/>
        </w:rPr>
        <w:t xml:space="preserve">, which improves consistently across all three variants, and by </w:t>
      </w:r>
      <w:proofErr w:type="spellStart"/>
      <w:r w:rsidRPr="00D2016B">
        <w:rPr>
          <w:rFonts w:ascii="Times New Roman" w:eastAsiaTheme="minorEastAsia" w:hAnsi="Times New Roman" w:cs="Times New Roman"/>
        </w:rPr>
        <w:t>on_top_of</w:t>
      </w:r>
      <w:proofErr w:type="spellEnd"/>
      <w:r w:rsidRPr="00D2016B">
        <w:rPr>
          <w:rFonts w:ascii="Times New Roman" w:eastAsiaTheme="minorEastAsia" w:hAnsi="Times New Roman" w:cs="Times New Roman"/>
        </w:rPr>
        <w:t xml:space="preserve"> wherever pre-repair performance leaves room to recover it — exactly the relations the inverse-completeness and transitive-closure rules are built to act on. On LERF, the same mechanism instead produces a precision/recall trade-off that leaves Micro F1 essentially unchanged: recall rises as genuinely missing relations are completed, while precision falls by a comparable amount as a smaller number of completions inherit an underlying misprediction. Both outcomes follow from the same design choice, applied consistently; which one a given benchmark sees depends on a quantity the module has no way to observe directly — how often the network's underlying predictions were already correct to begin with.</w:t>
      </w:r>
    </w:p>
    <w:p w14:paraId="4F3E761B" w14:textId="77777777" w:rsidR="000B7009" w:rsidRDefault="000B7009" w:rsidP="00D2016B">
      <w:pPr>
        <w:tabs>
          <w:tab w:val="left" w:pos="5072"/>
        </w:tabs>
        <w:jc w:val="both"/>
        <w:rPr>
          <w:rFonts w:ascii="Times New Roman" w:eastAsiaTheme="minorEastAsia" w:hAnsi="Times New Roman" w:cs="Times New Roman"/>
        </w:rPr>
      </w:pPr>
    </w:p>
    <w:p w14:paraId="4E72D8A7" w14:textId="77777777" w:rsidR="000B7009" w:rsidRDefault="000B7009" w:rsidP="00D2016B">
      <w:pPr>
        <w:tabs>
          <w:tab w:val="left" w:pos="5072"/>
        </w:tabs>
        <w:jc w:val="both"/>
        <w:rPr>
          <w:rFonts w:ascii="Times New Roman" w:eastAsiaTheme="minorEastAsia" w:hAnsi="Times New Roman" w:cs="Times New Roman"/>
        </w:rPr>
      </w:pPr>
    </w:p>
    <w:p w14:paraId="22F6CBAF" w14:textId="77777777" w:rsidR="000B7009" w:rsidRDefault="000B7009" w:rsidP="00D2016B">
      <w:pPr>
        <w:tabs>
          <w:tab w:val="left" w:pos="5072"/>
        </w:tabs>
        <w:jc w:val="both"/>
        <w:rPr>
          <w:rFonts w:ascii="Times New Roman" w:eastAsiaTheme="minorEastAsia" w:hAnsi="Times New Roman" w:cs="Times New Roman"/>
        </w:rPr>
      </w:pPr>
    </w:p>
    <w:p w14:paraId="5C419DAD" w14:textId="77777777" w:rsidR="000B7009" w:rsidRDefault="000B7009" w:rsidP="00D2016B">
      <w:pPr>
        <w:tabs>
          <w:tab w:val="left" w:pos="5072"/>
        </w:tabs>
        <w:jc w:val="both"/>
        <w:rPr>
          <w:rFonts w:ascii="Times New Roman" w:eastAsiaTheme="minorEastAsia" w:hAnsi="Times New Roman" w:cs="Times New Roman"/>
        </w:rPr>
      </w:pPr>
    </w:p>
    <w:p w14:paraId="414733FC" w14:textId="77777777" w:rsidR="000B7009" w:rsidRDefault="000B7009" w:rsidP="00D2016B">
      <w:pPr>
        <w:tabs>
          <w:tab w:val="left" w:pos="5072"/>
        </w:tabs>
        <w:jc w:val="both"/>
        <w:rPr>
          <w:rFonts w:ascii="Times New Roman" w:eastAsiaTheme="minorEastAsia" w:hAnsi="Times New Roman" w:cs="Times New Roman"/>
        </w:rPr>
      </w:pPr>
    </w:p>
    <w:p w14:paraId="5C0A9647" w14:textId="77777777" w:rsidR="000B7009" w:rsidRDefault="000B7009" w:rsidP="00D2016B">
      <w:pPr>
        <w:tabs>
          <w:tab w:val="left" w:pos="5072"/>
        </w:tabs>
        <w:jc w:val="both"/>
        <w:rPr>
          <w:rFonts w:ascii="Times New Roman" w:eastAsiaTheme="minorEastAsia" w:hAnsi="Times New Roman" w:cs="Times New Roman"/>
        </w:rPr>
      </w:pPr>
    </w:p>
    <w:p w14:paraId="58712CA3" w14:textId="77777777" w:rsidR="00D2016B" w:rsidRDefault="00D2016B" w:rsidP="00D2016B">
      <w:pPr>
        <w:tabs>
          <w:tab w:val="left" w:pos="5072"/>
        </w:tabs>
        <w:jc w:val="both"/>
        <w:rPr>
          <w:rFonts w:ascii="Times New Roman" w:eastAsiaTheme="minorEastAsia" w:hAnsi="Times New Roman" w:cs="Times New Roman"/>
        </w:rPr>
      </w:pPr>
    </w:p>
    <w:p w14:paraId="08CA50C5" w14:textId="77777777" w:rsidR="00D2016B" w:rsidRDefault="00D2016B" w:rsidP="00D2016B">
      <w:pPr>
        <w:pStyle w:val="Heading2"/>
        <w:tabs>
          <w:tab w:val="left" w:pos="5072"/>
        </w:tabs>
        <w:jc w:val="both"/>
        <w:rPr>
          <w:rFonts w:ascii="Times New Roman" w:eastAsiaTheme="minorEastAsia" w:hAnsi="Times New Roman" w:cs="Times New Roman"/>
          <w:b/>
          <w:bCs/>
        </w:rPr>
      </w:pPr>
      <w:bookmarkStart w:id="236" w:name="_Toc234182276"/>
      <w:bookmarkStart w:id="237" w:name="idxbm1043"/>
      <w:r w:rsidRPr="00D2016B">
        <w:rPr>
          <w:rFonts w:ascii="Times New Roman" w:eastAsiaTheme="minorEastAsia" w:hAnsi="Times New Roman" w:cs="Times New Roman"/>
          <w:b/>
          <w:bCs/>
          <w:color w:val="000000"/>
          <w:sz w:val="26"/>
        </w:rPr>
        <w:t>6.3 Limitations and Scope</w:t>
      </w:r>
      <w:bookmarkEnd w:id="236"/>
      <w:bookmarkEnd w:id="237"/>
    </w:p>
    <w:p w14:paraId="54894A17" w14:textId="77777777" w:rsidR="00D2016B" w:rsidRDefault="00D2016B" w:rsidP="00D2016B">
      <w:pPr>
        <w:tabs>
          <w:tab w:val="left" w:pos="5072"/>
        </w:tabs>
        <w:jc w:val="both"/>
        <w:rPr>
          <w:rFonts w:ascii="Times New Roman" w:eastAsiaTheme="minorEastAsia" w:hAnsi="Times New Roman" w:cs="Times New Roman"/>
          <w:b/>
          <w:bCs/>
        </w:rPr>
      </w:pPr>
    </w:p>
    <w:p w14:paraId="31EC3ADC"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The evaluation protocol used in this study reflects a set of deliberate choices about what to isolate at this stage of the work, each leaving a clear, well-defined direction for what comes next. Object instances for the held-out and cross-domain settings are supplied via oracle clustering (Section 4.9), the predicate-classification convention standard in 3D scene graph literature, which lets relation-prediction quality — this study's contribution — be assessed on its own terms, separately from class-agnostic instance segmentation, a distinct problem with its own dedicated literature. The scenes evaluated span four to thirteen objects, comfortably covering the tabletop-manipulation and single-room scenarios this system targets; extending the evaluation to substantially denser scenes is a natural next step as the approach moves toward larger environments. </w:t>
      </w:r>
      <w:proofErr w:type="spellStart"/>
      <w:r w:rsidRPr="00D2016B">
        <w:rPr>
          <w:rFonts w:ascii="Times New Roman" w:eastAsiaTheme="minorEastAsia" w:hAnsi="Times New Roman" w:cs="Times New Roman"/>
        </w:rPr>
        <w:t>attached_to's</w:t>
      </w:r>
      <w:proofErr w:type="spellEnd"/>
      <w:r w:rsidRPr="00D2016B">
        <w:rPr>
          <w:rFonts w:ascii="Times New Roman" w:eastAsiaTheme="minorEastAsia" w:hAnsi="Times New Roman" w:cs="Times New Roman"/>
        </w:rPr>
        <w:t xml:space="preserve"> cross-domain transfer is left to future work, since it does not occur in the tabletop benchmark's natural object arrangements. The comparison against </w:t>
      </w:r>
      <w:proofErr w:type="spellStart"/>
      <w:r w:rsidRPr="00D2016B">
        <w:rPr>
          <w:rFonts w:ascii="Times New Roman" w:eastAsiaTheme="minorEastAsia" w:hAnsi="Times New Roman" w:cs="Times New Roman"/>
        </w:rPr>
        <w:t>GaussianGraph</w:t>
      </w:r>
      <w:proofErr w:type="spellEnd"/>
      <w:r w:rsidRPr="00D2016B">
        <w:rPr>
          <w:rFonts w:ascii="Times New Roman" w:eastAsiaTheme="minorEastAsia" w:hAnsi="Times New Roman" w:cs="Times New Roman"/>
        </w:rPr>
        <w:t xml:space="preserve"> on LERF rests on ground truth derived from this study's own geometric rule rather than </w:t>
      </w:r>
      <w:proofErr w:type="spellStart"/>
      <w:r w:rsidRPr="00D2016B">
        <w:rPr>
          <w:rFonts w:ascii="Times New Roman" w:eastAsiaTheme="minorEastAsia" w:hAnsi="Times New Roman" w:cs="Times New Roman"/>
        </w:rPr>
        <w:t>GaussianGraph's</w:t>
      </w:r>
      <w:proofErr w:type="spellEnd"/>
      <w:r w:rsidRPr="00D2016B">
        <w:rPr>
          <w:rFonts w:ascii="Times New Roman" w:eastAsiaTheme="minorEastAsia" w:hAnsi="Times New Roman" w:cs="Times New Roman"/>
        </w:rPr>
        <w:t xml:space="preserve"> </w:t>
      </w:r>
      <w:proofErr w:type="spellStart"/>
      <w:r w:rsidRPr="00D2016B">
        <w:rPr>
          <w:rFonts w:ascii="Times New Roman" w:eastAsiaTheme="minorEastAsia" w:hAnsi="Times New Roman" w:cs="Times New Roman"/>
        </w:rPr>
        <w:t>LLaVA</w:t>
      </w:r>
      <w:proofErr w:type="spellEnd"/>
      <w:r w:rsidRPr="00D2016B">
        <w:rPr>
          <w:rFonts w:ascii="Times New Roman" w:eastAsiaTheme="minorEastAsia" w:hAnsi="Times New Roman" w:cs="Times New Roman"/>
        </w:rPr>
        <w:t xml:space="preserve">-based annotation — the scenes, objects, and relation vocabulary are identical, and the comparison is offered on that basis, with the annotation source stated plainly as a difference in methodology rather than in rigor. Results throughout this study are reported from a single training run per configuration, consistent with the scope of a first systematic comparison across architectures and evaluation settings; extending each comparison to multiple seeds is a natural next step for the closest margins reported here, particularly the in-distribution gap between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-Gamma and the matched-budget baseline (Section 5.1). The relative contribution of rule-based label injection, the asymmetric loss, and the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architecture to the headline result is not separately isolated here — doing so would require retraining with each mechanism disabled in turn, distinct from the architecture-only comparison in Section 5.1 — and is left as a natural extension of the controlled-ablation approach already established in this work.</w:t>
      </w:r>
    </w:p>
    <w:p w14:paraId="4E9ACFFB" w14:textId="77777777" w:rsidR="00D2016B" w:rsidRPr="00D2016B" w:rsidRDefault="00D2016B" w:rsidP="00D2016B">
      <w:pPr>
        <w:tabs>
          <w:tab w:val="left" w:pos="5072"/>
        </w:tabs>
        <w:jc w:val="both"/>
        <w:rPr>
          <w:rFonts w:ascii="Times New Roman" w:eastAsiaTheme="minorEastAsia" w:hAnsi="Times New Roman" w:cs="Times New Roman"/>
        </w:rPr>
      </w:pPr>
    </w:p>
    <w:p w14:paraId="2429A3A8" w14:textId="77777777" w:rsid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Finally, the geometric assumptions in Section 4.3 are designed for static indoor arrangements of rigid objects — the setting motivating this work's deployment scenarios, from tabletop manipulation to room-scale understanding — and extending them to dynamic, articulated, or outdoor scenes is a promising direction for future work rather than a requirement of the present design.</w:t>
      </w:r>
    </w:p>
    <w:p w14:paraId="6C7824D8" w14:textId="77777777" w:rsidR="0067617D" w:rsidRDefault="0067617D" w:rsidP="00D2016B">
      <w:pPr>
        <w:tabs>
          <w:tab w:val="left" w:pos="5072"/>
        </w:tabs>
        <w:jc w:val="both"/>
        <w:rPr>
          <w:rFonts w:ascii="Times New Roman" w:eastAsiaTheme="minorEastAsia" w:hAnsi="Times New Roman" w:cs="Times New Roman"/>
        </w:rPr>
      </w:pPr>
    </w:p>
    <w:p w14:paraId="582A50E1" w14:textId="77777777" w:rsidR="0067617D" w:rsidRDefault="0067617D" w:rsidP="00D2016B">
      <w:pPr>
        <w:tabs>
          <w:tab w:val="left" w:pos="5072"/>
        </w:tabs>
        <w:jc w:val="both"/>
        <w:rPr>
          <w:rFonts w:ascii="Times New Roman" w:eastAsiaTheme="minorEastAsia" w:hAnsi="Times New Roman" w:cs="Times New Roman"/>
        </w:rPr>
      </w:pPr>
    </w:p>
    <w:p w14:paraId="6A6D9C7B" w14:textId="77777777" w:rsidR="0067617D" w:rsidRDefault="0067617D" w:rsidP="00D2016B">
      <w:pPr>
        <w:tabs>
          <w:tab w:val="left" w:pos="5072"/>
        </w:tabs>
        <w:jc w:val="both"/>
        <w:rPr>
          <w:rFonts w:ascii="Times New Roman" w:eastAsiaTheme="minorEastAsia" w:hAnsi="Times New Roman" w:cs="Times New Roman"/>
        </w:rPr>
      </w:pPr>
    </w:p>
    <w:p w14:paraId="0A19053C" w14:textId="77777777" w:rsidR="0067617D" w:rsidRDefault="0067617D" w:rsidP="00D2016B">
      <w:pPr>
        <w:tabs>
          <w:tab w:val="left" w:pos="5072"/>
        </w:tabs>
        <w:jc w:val="both"/>
        <w:rPr>
          <w:rFonts w:ascii="Times New Roman" w:eastAsiaTheme="minorEastAsia" w:hAnsi="Times New Roman" w:cs="Times New Roman"/>
        </w:rPr>
      </w:pPr>
    </w:p>
    <w:p w14:paraId="6EF5BFC3" w14:textId="77777777" w:rsidR="000B7009" w:rsidRDefault="000B7009" w:rsidP="00D2016B">
      <w:pPr>
        <w:pStyle w:val="Heading1"/>
        <w:tabs>
          <w:tab w:val="left" w:pos="5072"/>
        </w:tabs>
        <w:jc w:val="center"/>
        <w:rPr>
          <w:rFonts w:ascii="Times New Roman" w:eastAsiaTheme="minorEastAsia" w:hAnsi="Times New Roman" w:cs="Times New Roman"/>
          <w:b/>
          <w:bCs/>
          <w:color w:val="000000"/>
          <w:sz w:val="28"/>
          <w:szCs w:val="28"/>
        </w:rPr>
      </w:pPr>
      <w:bookmarkStart w:id="238" w:name="_Toc234182277"/>
      <w:bookmarkStart w:id="239" w:name="idxbm1044"/>
    </w:p>
    <w:p w14:paraId="4D43B5B4" w14:textId="1D340021" w:rsidR="00D2016B" w:rsidRDefault="00D2016B" w:rsidP="00D2016B">
      <w:pPr>
        <w:pStyle w:val="Heading1"/>
        <w:tabs>
          <w:tab w:val="left" w:pos="5072"/>
        </w:tabs>
        <w:jc w:val="center"/>
        <w:rPr>
          <w:rFonts w:ascii="Times New Roman" w:eastAsiaTheme="minorEastAsia" w:hAnsi="Times New Roman" w:cs="Times New Roman"/>
          <w:b/>
          <w:bCs/>
          <w:sz w:val="28"/>
          <w:szCs w:val="28"/>
        </w:rPr>
      </w:pPr>
      <w:r w:rsidRPr="00D2016B">
        <w:rPr>
          <w:rFonts w:ascii="Times New Roman" w:eastAsiaTheme="minorEastAsia" w:hAnsi="Times New Roman" w:cs="Times New Roman"/>
          <w:b/>
          <w:bCs/>
          <w:color w:val="000000"/>
          <w:sz w:val="28"/>
          <w:szCs w:val="28"/>
        </w:rPr>
        <w:t>7. CONCLUSION</w:t>
      </w:r>
      <w:bookmarkEnd w:id="238"/>
      <w:bookmarkEnd w:id="239"/>
    </w:p>
    <w:p w14:paraId="399E8F6F" w14:textId="77777777" w:rsidR="00D2016B" w:rsidRDefault="00D2016B" w:rsidP="00D2016B">
      <w:pPr>
        <w:tabs>
          <w:tab w:val="left" w:pos="5072"/>
        </w:tabs>
        <w:jc w:val="center"/>
        <w:rPr>
          <w:rFonts w:ascii="Times New Roman" w:eastAsiaTheme="minorEastAsia" w:hAnsi="Times New Roman" w:cs="Times New Roman"/>
          <w:b/>
          <w:bCs/>
          <w:sz w:val="28"/>
          <w:szCs w:val="28"/>
        </w:rPr>
      </w:pPr>
    </w:p>
    <w:p w14:paraId="12F17563"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This study presented </w:t>
      </w:r>
      <w:proofErr w:type="spellStart"/>
      <w:r w:rsidRPr="00D2016B">
        <w:rPr>
          <w:rFonts w:ascii="Times New Roman" w:eastAsiaTheme="minorEastAsia" w:hAnsi="Times New Roman" w:cs="Times New Roman"/>
        </w:rPr>
        <w:t>LogicSplat</w:t>
      </w:r>
      <w:proofErr w:type="spellEnd"/>
      <w:r w:rsidRPr="00D2016B">
        <w:rPr>
          <w:rFonts w:ascii="Times New Roman" w:eastAsiaTheme="minorEastAsia" w:hAnsi="Times New Roman" w:cs="Times New Roman"/>
        </w:rPr>
        <w:t xml:space="preserve">, a neuro-symbolic pipeline that predicts ten spatial relation classes directly from 3D Gaussian Splat geometry, without any vision-language model, depth sensor, or semantic label at inference time. Objects are segmented via density-based clustering, represented through scale-invariant geometric features, and classified by </w:t>
      </w:r>
      <w:proofErr w:type="spellStart"/>
      <w:r w:rsidRPr="00D2016B">
        <w:rPr>
          <w:rFonts w:ascii="Times New Roman" w:eastAsiaTheme="minorEastAsia" w:hAnsi="Times New Roman" w:cs="Times New Roman"/>
        </w:rPr>
        <w:t>GeoKANRelationGNN</w:t>
      </w:r>
      <w:proofErr w:type="spellEnd"/>
      <w:r w:rsidRPr="00D2016B">
        <w:rPr>
          <w:rFonts w:ascii="Times New Roman" w:eastAsiaTheme="minorEastAsia" w:hAnsi="Times New Roman" w:cs="Times New Roman"/>
        </w:rPr>
        <w:t>, whose dual contact/directional heads use Geometric Kolmogorov-Arnold Networks. Rule-based label injection addresses the severe annotation sparsity of the 3DSSG training data, and a zero-parameter symbolic repair module enforces logical consistency on the predicted graph after inference.</w:t>
      </w:r>
    </w:p>
    <w:p w14:paraId="54310532" w14:textId="77777777" w:rsidR="00D2016B" w:rsidRPr="00D2016B" w:rsidRDefault="00D2016B" w:rsidP="00D2016B">
      <w:pPr>
        <w:tabs>
          <w:tab w:val="left" w:pos="5072"/>
        </w:tabs>
        <w:jc w:val="both"/>
        <w:rPr>
          <w:rFonts w:ascii="Times New Roman" w:eastAsiaTheme="minorEastAsia" w:hAnsi="Times New Roman" w:cs="Times New Roman"/>
        </w:rPr>
      </w:pPr>
    </w:p>
    <w:p w14:paraId="77A12BC6"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rPr>
        <w:t xml:space="preserve">On the 3DSSG benchmark, the system achieves Macro F1 = 0.926 and </w:t>
      </w:r>
      <w:proofErr w:type="gramStart"/>
      <w:r w:rsidRPr="00D2016B">
        <w:rPr>
          <w:rFonts w:ascii="Times New Roman" w:eastAsiaTheme="minorEastAsia" w:hAnsi="Times New Roman" w:cs="Times New Roman"/>
        </w:rPr>
        <w:t>Recall</w:t>
      </w:r>
      <w:proofErr w:type="gramEnd"/>
      <w:r w:rsidRPr="00D2016B">
        <w:rPr>
          <w:rFonts w:ascii="Times New Roman" w:eastAsiaTheme="minorEastAsia" w:hAnsi="Times New Roman" w:cs="Times New Roman"/>
        </w:rPr>
        <w:t xml:space="preserve">@5 = 98.3%, exceeding </w:t>
      </w:r>
      <w:proofErr w:type="spellStart"/>
      <w:r w:rsidRPr="00D2016B">
        <w:rPr>
          <w:rFonts w:ascii="Times New Roman" w:eastAsiaTheme="minorEastAsia" w:hAnsi="Times New Roman" w:cs="Times New Roman"/>
        </w:rPr>
        <w:t>ReLaGS</w:t>
      </w:r>
      <w:proofErr w:type="spellEnd"/>
      <w:r w:rsidRPr="00D2016B">
        <w:rPr>
          <w:rFonts w:ascii="Times New Roman" w:eastAsiaTheme="minorEastAsia" w:hAnsi="Times New Roman" w:cs="Times New Roman"/>
        </w:rPr>
        <w:t xml:space="preserve">, </w:t>
      </w:r>
      <w:proofErr w:type="spellStart"/>
      <w:r w:rsidRPr="00D2016B">
        <w:rPr>
          <w:rFonts w:ascii="Times New Roman" w:eastAsiaTheme="minorEastAsia" w:hAnsi="Times New Roman" w:cs="Times New Roman"/>
        </w:rPr>
        <w:t>RelationField</w:t>
      </w:r>
      <w:proofErr w:type="spellEnd"/>
      <w:r w:rsidRPr="00D2016B">
        <w:rPr>
          <w:rFonts w:ascii="Times New Roman" w:eastAsiaTheme="minorEastAsia" w:hAnsi="Times New Roman" w:cs="Times New Roman"/>
        </w:rPr>
        <w:t xml:space="preserve">, </w:t>
      </w:r>
      <w:proofErr w:type="spellStart"/>
      <w:r w:rsidRPr="00D2016B">
        <w:rPr>
          <w:rFonts w:ascii="Times New Roman" w:eastAsiaTheme="minorEastAsia" w:hAnsi="Times New Roman" w:cs="Times New Roman"/>
        </w:rPr>
        <w:t>ConceptGraphs</w:t>
      </w:r>
      <w:proofErr w:type="spellEnd"/>
      <w:r w:rsidRPr="00D2016B">
        <w:rPr>
          <w:rFonts w:ascii="Times New Roman" w:eastAsiaTheme="minorEastAsia" w:hAnsi="Times New Roman" w:cs="Times New Roman"/>
        </w:rPr>
        <w:t xml:space="preserve">, and Open3DSG by 11 to 33 percentage points while using under 0.1% of the largest baseline's parameters. On four held-out LERF scenes, the system reaches Recall@5 = 95.0% after symbolic repair, exceeding </w:t>
      </w:r>
      <w:proofErr w:type="spellStart"/>
      <w:r w:rsidRPr="00D2016B">
        <w:rPr>
          <w:rFonts w:ascii="Times New Roman" w:eastAsiaTheme="minorEastAsia" w:hAnsi="Times New Roman" w:cs="Times New Roman"/>
        </w:rPr>
        <w:t>GaussianGraph's</w:t>
      </w:r>
      <w:proofErr w:type="spellEnd"/>
      <w:r w:rsidRPr="00D2016B">
        <w:rPr>
          <w:rFonts w:ascii="Times New Roman" w:eastAsiaTheme="minorEastAsia" w:hAnsi="Times New Roman" w:cs="Times New Roman"/>
        </w:rPr>
        <w:t xml:space="preserve"> strongest configuration by over 30 percentage points. On eight custom tabletop scenes evaluated zero-shot across an order-of-magnitude scale gap, the system reaches Recall@5 = 92.7%, with symbolic repair improving Micro F1 by 3.4 points without any retraining. A controlled comparison against a matched-capacity multilayer perceptron shows this advantage over foundation-model-dependent systems is a property of the feature design and training strategy rather than of the classification head alone, while the head itself contributes a measurable generalisation advantage, observed consistently under both scale shift and dataset shift.</w:t>
      </w:r>
    </w:p>
    <w:p w14:paraId="7D19383F" w14:textId="77777777" w:rsidR="00D2016B" w:rsidRPr="00D2016B" w:rsidRDefault="00D2016B" w:rsidP="00D2016B">
      <w:pPr>
        <w:tabs>
          <w:tab w:val="left" w:pos="5072"/>
        </w:tabs>
        <w:jc w:val="both"/>
        <w:rPr>
          <w:rFonts w:ascii="Times New Roman" w:eastAsiaTheme="minorEastAsia" w:hAnsi="Times New Roman" w:cs="Times New Roman"/>
        </w:rPr>
      </w:pPr>
    </w:p>
    <w:p w14:paraId="4B8FC9B0" w14:textId="77777777" w:rsidR="00D2016B" w:rsidRDefault="00D2016B" w:rsidP="00D2016B">
      <w:pPr>
        <w:tabs>
          <w:tab w:val="left" w:pos="5072"/>
        </w:tabs>
        <w:jc w:val="both"/>
        <w:rPr>
          <w:rFonts w:ascii="Times New Roman" w:eastAsiaTheme="minorEastAsia" w:hAnsi="Times New Roman" w:cs="Times New Roman"/>
        </w:rPr>
      </w:pPr>
      <w:commentRangeStart w:id="240"/>
      <w:r w:rsidRPr="00D2016B">
        <w:rPr>
          <w:rFonts w:ascii="Times New Roman" w:eastAsiaTheme="minorEastAsia" w:hAnsi="Times New Roman" w:cs="Times New Roman"/>
        </w:rPr>
        <w:t>Five findings constitute this study's contribution to the field:</w:t>
      </w:r>
    </w:p>
    <w:p w14:paraId="66394811"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b/>
          <w:bCs/>
        </w:rPr>
        <w:t>C1.</w:t>
      </w:r>
      <w:r>
        <w:rPr>
          <w:rFonts w:ascii="Times New Roman" w:eastAsiaTheme="minorEastAsia" w:hAnsi="Times New Roman" w:cs="Times New Roman"/>
          <w:b/>
          <w:bCs/>
        </w:rPr>
        <w:t xml:space="preserve"> </w:t>
      </w:r>
      <w:r w:rsidRPr="00D2016B">
        <w:rPr>
          <w:rFonts w:ascii="Times New Roman" w:eastAsiaTheme="minorEastAsia" w:hAnsi="Times New Roman" w:cs="Times New Roman"/>
        </w:rPr>
        <w:t>Geometry-only spatial relation prediction from Gaussian Splat geometry, with no foundation model at inference time, exceeds every compared foundation-model-dependent or per-scene-optimised method on the 3DSSG benchmark, establishing that semantic grounding is not a prerequisite for geometric spatial reasoning at this task.</w:t>
      </w:r>
    </w:p>
    <w:p w14:paraId="3E8E99EE" w14:textId="77777777" w:rsidR="00D2016B" w:rsidRPr="00D2016B" w:rsidRDefault="00D2016B" w:rsidP="00D2016B">
      <w:pPr>
        <w:tabs>
          <w:tab w:val="left" w:pos="5072"/>
        </w:tabs>
        <w:jc w:val="both"/>
        <w:rPr>
          <w:rFonts w:ascii="Times New Roman" w:eastAsiaTheme="minorEastAsia" w:hAnsi="Times New Roman" w:cs="Times New Roman"/>
        </w:rPr>
      </w:pPr>
    </w:p>
    <w:p w14:paraId="7FB40C8F"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b/>
          <w:bCs/>
        </w:rPr>
        <w:t>C2.</w:t>
      </w:r>
      <w:r w:rsidRPr="00D2016B">
        <w:rPr>
          <w:rFonts w:ascii="Times New Roman" w:eastAsiaTheme="minorEastAsia" w:hAnsi="Times New Roman" w:cs="Times New Roman"/>
        </w:rPr>
        <w:t xml:space="preserve"> Rule-based label injection offers a principled treatment of 3DSSG's annotation sparsity, converting geometrically-certain unannotated pairs into pseudo-labels calibrated to each rule's actual geometric certainty, rather than leaving them as false negatives.</w:t>
      </w:r>
    </w:p>
    <w:p w14:paraId="3952C6A1" w14:textId="77777777" w:rsidR="00D2016B" w:rsidRPr="00D2016B" w:rsidRDefault="00D2016B" w:rsidP="00D2016B">
      <w:pPr>
        <w:tabs>
          <w:tab w:val="left" w:pos="5072"/>
        </w:tabs>
        <w:jc w:val="both"/>
        <w:rPr>
          <w:rFonts w:ascii="Times New Roman" w:eastAsiaTheme="minorEastAsia" w:hAnsi="Times New Roman" w:cs="Times New Roman"/>
        </w:rPr>
      </w:pPr>
    </w:p>
    <w:p w14:paraId="379AF1EB"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b/>
          <w:bCs/>
        </w:rPr>
        <w:lastRenderedPageBreak/>
        <w:t>C3.</w:t>
      </w:r>
      <w:r w:rsidRPr="00D2016B">
        <w:rPr>
          <w:rFonts w:ascii="Times New Roman" w:eastAsiaTheme="minorEastAsia" w:hAnsi="Times New Roman" w:cs="Times New Roman"/>
        </w:rPr>
        <w:t xml:space="preserve"> A matched-capacity ablation against a conventional multilayer perceptron shows </w:t>
      </w:r>
      <w:proofErr w:type="spellStart"/>
      <w:r w:rsidRPr="00D2016B">
        <w:rPr>
          <w:rFonts w:ascii="Times New Roman" w:eastAsiaTheme="minorEastAsia" w:hAnsi="Times New Roman" w:cs="Times New Roman"/>
        </w:rPr>
        <w:t>GeoKAN</w:t>
      </w:r>
      <w:proofErr w:type="spellEnd"/>
      <w:r w:rsidRPr="00D2016B">
        <w:rPr>
          <w:rFonts w:ascii="Times New Roman" w:eastAsiaTheme="minorEastAsia" w:hAnsi="Times New Roman" w:cs="Times New Roman"/>
        </w:rPr>
        <w:t xml:space="preserve"> provides no in-distribution advantage — consistent with recent findings that Kolmogorov-Arnold Networks generally do not outperform MLPs outside symbolic-regression tasks — but a consistent generalisation </w:t>
      </w:r>
      <w:proofErr w:type="gramStart"/>
      <w:r w:rsidRPr="00D2016B">
        <w:rPr>
          <w:rFonts w:ascii="Times New Roman" w:eastAsiaTheme="minorEastAsia" w:hAnsi="Times New Roman" w:cs="Times New Roman"/>
        </w:rPr>
        <w:t>gain</w:t>
      </w:r>
      <w:proofErr w:type="gramEnd"/>
      <w:r w:rsidRPr="00D2016B">
        <w:rPr>
          <w:rFonts w:ascii="Times New Roman" w:eastAsiaTheme="minorEastAsia" w:hAnsi="Times New Roman" w:cs="Times New Roman"/>
        </w:rPr>
        <w:t xml:space="preserve"> under both a scale shift and a dataset shift, extending that literature with a domain-shift axis it had not previously tested.</w:t>
      </w:r>
    </w:p>
    <w:p w14:paraId="4E3F9FA2" w14:textId="77777777" w:rsidR="00D2016B" w:rsidRPr="00D2016B" w:rsidRDefault="00D2016B" w:rsidP="00D2016B">
      <w:pPr>
        <w:tabs>
          <w:tab w:val="left" w:pos="5072"/>
        </w:tabs>
        <w:jc w:val="both"/>
        <w:rPr>
          <w:rFonts w:ascii="Times New Roman" w:eastAsiaTheme="minorEastAsia" w:hAnsi="Times New Roman" w:cs="Times New Roman"/>
        </w:rPr>
      </w:pPr>
    </w:p>
    <w:p w14:paraId="79DBECD4"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b/>
          <w:bCs/>
        </w:rPr>
        <w:t>C4.</w:t>
      </w:r>
      <w:r w:rsidRPr="00D2016B">
        <w:rPr>
          <w:rFonts w:ascii="Times New Roman" w:eastAsiaTheme="minorEastAsia" w:hAnsi="Times New Roman" w:cs="Times New Roman"/>
        </w:rPr>
        <w:t xml:space="preserve"> </w:t>
      </w:r>
      <w:proofErr w:type="spellStart"/>
      <w:r w:rsidRPr="00D2016B">
        <w:rPr>
          <w:rFonts w:ascii="Times New Roman" w:eastAsiaTheme="minorEastAsia" w:hAnsi="Times New Roman" w:cs="Times New Roman"/>
        </w:rPr>
        <w:t>SceneGraphRepair's</w:t>
      </w:r>
      <w:proofErr w:type="spellEnd"/>
      <w:r w:rsidRPr="00D2016B">
        <w:rPr>
          <w:rFonts w:ascii="Times New Roman" w:eastAsiaTheme="minorEastAsia" w:hAnsi="Times New Roman" w:cs="Times New Roman"/>
        </w:rPr>
        <w:t xml:space="preserve"> value lies in recall completion rather than contradiction removal: across two independent held-out settings, the module's contribution comes almost entirely from completing relations the network under-predicted, indicating that this class of system's out-of-distribution errors are dominated by omission rather than self-contradiction.</w:t>
      </w:r>
    </w:p>
    <w:p w14:paraId="05197F33" w14:textId="77777777" w:rsidR="00D2016B" w:rsidRPr="00D2016B" w:rsidRDefault="00D2016B" w:rsidP="00D2016B">
      <w:pPr>
        <w:tabs>
          <w:tab w:val="left" w:pos="5072"/>
        </w:tabs>
        <w:jc w:val="both"/>
        <w:rPr>
          <w:rFonts w:ascii="Times New Roman" w:eastAsiaTheme="minorEastAsia" w:hAnsi="Times New Roman" w:cs="Times New Roman"/>
        </w:rPr>
      </w:pPr>
    </w:p>
    <w:p w14:paraId="3E317682" w14:textId="77777777" w:rsidR="00D2016B" w:rsidRPr="00D2016B" w:rsidRDefault="00D2016B" w:rsidP="00D2016B">
      <w:pPr>
        <w:tabs>
          <w:tab w:val="left" w:pos="5072"/>
        </w:tabs>
        <w:jc w:val="both"/>
        <w:rPr>
          <w:rFonts w:ascii="Times New Roman" w:eastAsiaTheme="minorEastAsia" w:hAnsi="Times New Roman" w:cs="Times New Roman"/>
        </w:rPr>
      </w:pPr>
      <w:r w:rsidRPr="00D2016B">
        <w:rPr>
          <w:rFonts w:ascii="Times New Roman" w:eastAsiaTheme="minorEastAsia" w:hAnsi="Times New Roman" w:cs="Times New Roman"/>
          <w:b/>
          <w:bCs/>
        </w:rPr>
        <w:t xml:space="preserve">C5. </w:t>
      </w:r>
      <w:r w:rsidRPr="00D2016B">
        <w:rPr>
          <w:rFonts w:ascii="Times New Roman" w:eastAsiaTheme="minorEastAsia" w:hAnsi="Times New Roman" w:cs="Times New Roman"/>
        </w:rPr>
        <w:t xml:space="preserve">Comparing degradation between a dataset shift (LERF) and a scale shift (tabletop) at otherwise comparable difficulty isolates scale, not dataset identity, as the dominant factor in cross-domain transfer for this class of system, with </w:t>
      </w:r>
      <w:proofErr w:type="spellStart"/>
      <w:r w:rsidRPr="00D2016B">
        <w:rPr>
          <w:rFonts w:ascii="Times New Roman" w:eastAsiaTheme="minorEastAsia" w:hAnsi="Times New Roman" w:cs="Times New Roman"/>
        </w:rPr>
        <w:t>in_front_of</w:t>
      </w:r>
      <w:proofErr w:type="spellEnd"/>
      <w:r w:rsidRPr="00D2016B">
        <w:rPr>
          <w:rFonts w:ascii="Times New Roman" w:eastAsiaTheme="minorEastAsia" w:hAnsi="Times New Roman" w:cs="Times New Roman"/>
        </w:rPr>
        <w:t xml:space="preserve"> and behind degrading most under the scale shift and </w:t>
      </w:r>
      <w:proofErr w:type="spellStart"/>
      <w:r w:rsidRPr="00D2016B">
        <w:rPr>
          <w:rFonts w:ascii="Times New Roman" w:eastAsiaTheme="minorEastAsia" w:hAnsi="Times New Roman" w:cs="Times New Roman"/>
        </w:rPr>
        <w:t>on_top_of</w:t>
      </w:r>
      <w:proofErr w:type="spellEnd"/>
      <w:r w:rsidRPr="00D2016B">
        <w:rPr>
          <w:rFonts w:ascii="Times New Roman" w:eastAsiaTheme="minorEastAsia" w:hAnsi="Times New Roman" w:cs="Times New Roman"/>
        </w:rPr>
        <w:t xml:space="preserve"> and </w:t>
      </w:r>
      <w:proofErr w:type="spellStart"/>
      <w:r w:rsidRPr="00D2016B">
        <w:rPr>
          <w:rFonts w:ascii="Times New Roman" w:eastAsiaTheme="minorEastAsia" w:hAnsi="Times New Roman" w:cs="Times New Roman"/>
        </w:rPr>
        <w:t>lower_than</w:t>
      </w:r>
      <w:proofErr w:type="spellEnd"/>
      <w:r w:rsidRPr="00D2016B">
        <w:rPr>
          <w:rFonts w:ascii="Times New Roman" w:eastAsiaTheme="minorEastAsia" w:hAnsi="Times New Roman" w:cs="Times New Roman"/>
        </w:rPr>
        <w:t xml:space="preserve"> </w:t>
      </w:r>
      <w:commentRangeStart w:id="241"/>
      <w:r w:rsidRPr="00D2016B">
        <w:rPr>
          <w:rFonts w:ascii="Times New Roman" w:eastAsiaTheme="minorEastAsia" w:hAnsi="Times New Roman" w:cs="Times New Roman"/>
        </w:rPr>
        <w:t>next</w:t>
      </w:r>
      <w:commentRangeEnd w:id="241"/>
      <w:r w:rsidR="004A293F">
        <w:rPr>
          <w:rStyle w:val="CommentReference"/>
        </w:rPr>
        <w:commentReference w:id="241"/>
      </w:r>
      <w:r w:rsidRPr="00D2016B">
        <w:rPr>
          <w:rFonts w:ascii="Times New Roman" w:eastAsiaTheme="minorEastAsia" w:hAnsi="Times New Roman" w:cs="Times New Roman"/>
        </w:rPr>
        <w:t>.</w:t>
      </w:r>
    </w:p>
    <w:p w14:paraId="0A9C2ECC" w14:textId="77777777" w:rsidR="007E399A" w:rsidRDefault="007456FF">
      <w:r>
        <w:br w:type="page"/>
      </w:r>
      <w:commentRangeEnd w:id="240"/>
      <w:r w:rsidR="004A293F">
        <w:rPr>
          <w:rStyle w:val="CommentReference"/>
        </w:rPr>
        <w:commentReference w:id="240"/>
      </w:r>
    </w:p>
    <w:p w14:paraId="24BC0C39" w14:textId="77777777" w:rsidR="007E399A" w:rsidRDefault="007456FF">
      <w:pPr>
        <w:pStyle w:val="Heading1"/>
        <w:spacing w:after="240"/>
        <w:jc w:val="center"/>
      </w:pPr>
      <w:bookmarkStart w:id="242" w:name="_Toc234182278"/>
      <w:bookmarkStart w:id="243" w:name="idxbm1045"/>
      <w:r>
        <w:rPr>
          <w:rFonts w:ascii="Times New Roman" w:hAnsi="Times New Roman" w:cs="Times New Roman"/>
          <w:b/>
          <w:color w:val="000000"/>
          <w:sz w:val="28"/>
        </w:rPr>
        <w:lastRenderedPageBreak/>
        <w:t xml:space="preserve">8. </w:t>
      </w:r>
      <w:commentRangeStart w:id="244"/>
      <w:r>
        <w:rPr>
          <w:rFonts w:ascii="Times New Roman" w:hAnsi="Times New Roman" w:cs="Times New Roman"/>
          <w:b/>
          <w:color w:val="000000"/>
          <w:sz w:val="28"/>
        </w:rPr>
        <w:t>REFERENCES</w:t>
      </w:r>
      <w:bookmarkEnd w:id="242"/>
      <w:bookmarkEnd w:id="243"/>
      <w:commentRangeEnd w:id="244"/>
      <w:r w:rsidR="004A293F">
        <w:rPr>
          <w:rStyle w:val="CommentReference"/>
          <w:rFonts w:asciiTheme="minorHAnsi" w:eastAsiaTheme="minorHAnsi" w:hAnsiTheme="minorHAnsi" w:cstheme="minorBidi"/>
          <w:color w:val="auto"/>
        </w:rPr>
        <w:commentReference w:id="244"/>
      </w:r>
    </w:p>
    <w:p w14:paraId="5D2D9E74" w14:textId="77777777" w:rsidR="007E399A" w:rsidRDefault="007456FF">
      <w:pPr>
        <w:ind w:left="432" w:hanging="432"/>
        <w:jc w:val="both"/>
      </w:pPr>
      <w:bookmarkStart w:id="245" w:name="ref1"/>
      <w:r>
        <w:rPr>
          <w:rFonts w:ascii="Times New Roman" w:hAnsi="Times New Roman" w:cs="Times New Roman"/>
        </w:rPr>
        <w:t xml:space="preserve">[1] </w:t>
      </w:r>
      <w:proofErr w:type="spellStart"/>
      <w:r>
        <w:rPr>
          <w:rFonts w:ascii="Times New Roman" w:hAnsi="Times New Roman" w:cs="Times New Roman"/>
        </w:rPr>
        <w:t>Kerbl</w:t>
      </w:r>
      <w:proofErr w:type="spellEnd"/>
      <w:r>
        <w:rPr>
          <w:rFonts w:ascii="Times New Roman" w:hAnsi="Times New Roman" w:cs="Times New Roman"/>
        </w:rPr>
        <w:t xml:space="preserve">, B., </w:t>
      </w:r>
      <w:proofErr w:type="spellStart"/>
      <w:r>
        <w:rPr>
          <w:rFonts w:ascii="Times New Roman" w:hAnsi="Times New Roman" w:cs="Times New Roman"/>
        </w:rPr>
        <w:t>Kopanas</w:t>
      </w:r>
      <w:proofErr w:type="spellEnd"/>
      <w:r>
        <w:rPr>
          <w:rFonts w:ascii="Times New Roman" w:hAnsi="Times New Roman" w:cs="Times New Roman"/>
        </w:rPr>
        <w:t xml:space="preserve">, G., Leimkuhler, T., &amp; </w:t>
      </w:r>
      <w:proofErr w:type="spellStart"/>
      <w:r>
        <w:rPr>
          <w:rFonts w:ascii="Times New Roman" w:hAnsi="Times New Roman" w:cs="Times New Roman"/>
        </w:rPr>
        <w:t>Drettakis</w:t>
      </w:r>
      <w:proofErr w:type="spellEnd"/>
      <w:r>
        <w:rPr>
          <w:rFonts w:ascii="Times New Roman" w:hAnsi="Times New Roman" w:cs="Times New Roman"/>
        </w:rPr>
        <w:t>, G. (2023). 3D Gaussian Splatting for Real-Time Radiance Field Rendering. ACM Transactions on Graphics (SIGGRAPH 2023).</w:t>
      </w:r>
      <w:bookmarkEnd w:id="245"/>
    </w:p>
    <w:p w14:paraId="3A24A760" w14:textId="77777777" w:rsidR="007E399A" w:rsidRDefault="007456FF">
      <w:pPr>
        <w:ind w:left="432" w:hanging="432"/>
        <w:jc w:val="both"/>
      </w:pPr>
      <w:bookmarkStart w:id="246" w:name="ref2"/>
      <w:r>
        <w:rPr>
          <w:rFonts w:ascii="Times New Roman" w:hAnsi="Times New Roman" w:cs="Times New Roman"/>
        </w:rPr>
        <w:t xml:space="preserve">[2] </w:t>
      </w:r>
      <w:proofErr w:type="spellStart"/>
      <w:r>
        <w:rPr>
          <w:rFonts w:ascii="Times New Roman" w:hAnsi="Times New Roman" w:cs="Times New Roman"/>
        </w:rPr>
        <w:t>Tancik</w:t>
      </w:r>
      <w:proofErr w:type="spellEnd"/>
      <w:r>
        <w:rPr>
          <w:rFonts w:ascii="Times New Roman" w:hAnsi="Times New Roman" w:cs="Times New Roman"/>
        </w:rPr>
        <w:t xml:space="preserve">, M., Weber, E., Ng, E., Li, R., Yi, B., Kerr, J., Wang, T., Kristoffersen, A., Austin, J., Salahi, K., Ahuja, A., McAllister, D., &amp; Kanazawa, A. (2023). </w:t>
      </w:r>
      <w:proofErr w:type="spellStart"/>
      <w:r>
        <w:rPr>
          <w:rFonts w:ascii="Times New Roman" w:hAnsi="Times New Roman" w:cs="Times New Roman"/>
        </w:rPr>
        <w:t>Nerfstudio</w:t>
      </w:r>
      <w:proofErr w:type="spellEnd"/>
      <w:r>
        <w:rPr>
          <w:rFonts w:ascii="Times New Roman" w:hAnsi="Times New Roman" w:cs="Times New Roman"/>
        </w:rPr>
        <w:t>: A Modular Framework for Neural Radiance Field Development. ACM SIGGRAPH 2023.</w:t>
      </w:r>
      <w:bookmarkEnd w:id="246"/>
    </w:p>
    <w:p w14:paraId="2B35E28C" w14:textId="77777777" w:rsidR="007E399A" w:rsidRDefault="007456FF">
      <w:pPr>
        <w:ind w:left="432" w:hanging="432"/>
        <w:jc w:val="both"/>
      </w:pPr>
      <w:bookmarkStart w:id="247" w:name="ref3"/>
      <w:r>
        <w:rPr>
          <w:rFonts w:ascii="Times New Roman" w:hAnsi="Times New Roman" w:cs="Times New Roman"/>
        </w:rPr>
        <w:t xml:space="preserve">[3] Wang, X., Yang, D., Gao, Y., Yue, Y., Yang, Y., &amp; Fu, M. (2025). </w:t>
      </w:r>
      <w:proofErr w:type="spellStart"/>
      <w:r>
        <w:rPr>
          <w:rFonts w:ascii="Times New Roman" w:hAnsi="Times New Roman" w:cs="Times New Roman"/>
        </w:rPr>
        <w:t>GaussianGraph</w:t>
      </w:r>
      <w:proofErr w:type="spellEnd"/>
      <w:r>
        <w:rPr>
          <w:rFonts w:ascii="Times New Roman" w:hAnsi="Times New Roman" w:cs="Times New Roman"/>
        </w:rPr>
        <w:t>: 3D Gaussian-based Scene Graph Generation for Open-world Scene Understanding. arXiv:2503.04034.</w:t>
      </w:r>
      <w:bookmarkEnd w:id="247"/>
    </w:p>
    <w:p w14:paraId="4D40D213" w14:textId="77777777" w:rsidR="007E399A" w:rsidRDefault="007456FF">
      <w:pPr>
        <w:ind w:left="432" w:hanging="432"/>
        <w:jc w:val="both"/>
      </w:pPr>
      <w:bookmarkStart w:id="248" w:name="ref4"/>
      <w:r>
        <w:rPr>
          <w:rFonts w:ascii="Times New Roman" w:hAnsi="Times New Roman" w:cs="Times New Roman"/>
        </w:rPr>
        <w:t xml:space="preserve">[4] Xie, Y., Arafa, A., Javanmardi, A., </w:t>
      </w:r>
      <w:proofErr w:type="spellStart"/>
      <w:r>
        <w:rPr>
          <w:rFonts w:ascii="Times New Roman" w:hAnsi="Times New Roman" w:cs="Times New Roman"/>
        </w:rPr>
        <w:t>Millerdurai</w:t>
      </w:r>
      <w:proofErr w:type="spellEnd"/>
      <w:r>
        <w:rPr>
          <w:rFonts w:ascii="Times New Roman" w:hAnsi="Times New Roman" w:cs="Times New Roman"/>
        </w:rPr>
        <w:t xml:space="preserve">, C., Hu, J.C., Wang, S., Pagani, A., &amp; Stricker, D. (2026). </w:t>
      </w:r>
      <w:proofErr w:type="spellStart"/>
      <w:r>
        <w:rPr>
          <w:rFonts w:ascii="Times New Roman" w:hAnsi="Times New Roman" w:cs="Times New Roman"/>
        </w:rPr>
        <w:t>ReLaGS</w:t>
      </w:r>
      <w:proofErr w:type="spellEnd"/>
      <w:r>
        <w:rPr>
          <w:rFonts w:ascii="Times New Roman" w:hAnsi="Times New Roman" w:cs="Times New Roman"/>
        </w:rPr>
        <w:t>: Relational Language Gaussian Splatting. CVPR 2026.</w:t>
      </w:r>
      <w:bookmarkEnd w:id="248"/>
    </w:p>
    <w:p w14:paraId="4AC80C1A" w14:textId="77777777" w:rsidR="007E399A" w:rsidRDefault="007456FF">
      <w:pPr>
        <w:ind w:left="432" w:hanging="432"/>
        <w:jc w:val="both"/>
      </w:pPr>
      <w:bookmarkStart w:id="249" w:name="ref5"/>
      <w:r>
        <w:rPr>
          <w:rFonts w:ascii="Times New Roman" w:hAnsi="Times New Roman" w:cs="Times New Roman"/>
        </w:rPr>
        <w:t xml:space="preserve">[5] Gu, Q., Kuwajerwala, A., Morin, S., </w:t>
      </w:r>
      <w:proofErr w:type="spellStart"/>
      <w:r>
        <w:rPr>
          <w:rFonts w:ascii="Times New Roman" w:hAnsi="Times New Roman" w:cs="Times New Roman"/>
        </w:rPr>
        <w:t>Jatavallabhula</w:t>
      </w:r>
      <w:proofErr w:type="spellEnd"/>
      <w:r>
        <w:rPr>
          <w:rFonts w:ascii="Times New Roman" w:hAnsi="Times New Roman" w:cs="Times New Roman"/>
        </w:rPr>
        <w:t xml:space="preserve">, K.M., Sen, B., Agarwal, A., Rivera, C., Paul, W., Ellis, K., Chellappa, R., Gan, C., de Melo, C.M., Tenenbaum, J.B., Torralba, A., Shkurti, F., &amp; Paull, L. (2023). </w:t>
      </w:r>
      <w:proofErr w:type="spellStart"/>
      <w:r>
        <w:rPr>
          <w:rFonts w:ascii="Times New Roman" w:hAnsi="Times New Roman" w:cs="Times New Roman"/>
        </w:rPr>
        <w:t>ConceptGraphs</w:t>
      </w:r>
      <w:proofErr w:type="spellEnd"/>
      <w:r>
        <w:rPr>
          <w:rFonts w:ascii="Times New Roman" w:hAnsi="Times New Roman" w:cs="Times New Roman"/>
        </w:rPr>
        <w:t>: Open-Vocabulary 3D Scene Graphs for Perception and Planning. arXiv:2309.16650.</w:t>
      </w:r>
      <w:bookmarkEnd w:id="249"/>
    </w:p>
    <w:p w14:paraId="77851C2E" w14:textId="77777777" w:rsidR="007E399A" w:rsidRDefault="007456FF">
      <w:pPr>
        <w:ind w:left="432" w:hanging="432"/>
        <w:jc w:val="both"/>
      </w:pPr>
      <w:bookmarkStart w:id="250" w:name="ref6"/>
      <w:r>
        <w:rPr>
          <w:rFonts w:ascii="Times New Roman" w:hAnsi="Times New Roman" w:cs="Times New Roman"/>
        </w:rPr>
        <w:t xml:space="preserve">[6] Koch, S., Vaskevicius, N., Colosi, M., Hermosilla, P., &amp; </w:t>
      </w:r>
      <w:proofErr w:type="spellStart"/>
      <w:r>
        <w:rPr>
          <w:rFonts w:ascii="Times New Roman" w:hAnsi="Times New Roman" w:cs="Times New Roman"/>
        </w:rPr>
        <w:t>Ropinski</w:t>
      </w:r>
      <w:proofErr w:type="spellEnd"/>
      <w:r>
        <w:rPr>
          <w:rFonts w:ascii="Times New Roman" w:hAnsi="Times New Roman" w:cs="Times New Roman"/>
        </w:rPr>
        <w:t>, T. (2024). Open3DSG: Open-Vocabulary 3D Scene Graphs from Point Clouds with Queryable Objects and Open-Set Relationships. CVPR 2024.</w:t>
      </w:r>
      <w:bookmarkEnd w:id="250"/>
    </w:p>
    <w:p w14:paraId="48970FA4" w14:textId="77777777" w:rsidR="007E399A" w:rsidRDefault="007456FF">
      <w:pPr>
        <w:ind w:left="432" w:hanging="432"/>
        <w:jc w:val="both"/>
      </w:pPr>
      <w:bookmarkStart w:id="251" w:name="ref7"/>
      <w:r>
        <w:rPr>
          <w:rFonts w:ascii="Times New Roman" w:hAnsi="Times New Roman" w:cs="Times New Roman"/>
        </w:rPr>
        <w:t xml:space="preserve">[7] Koch, S., Wald, J., Colosi, M., Vaskevicius, N., Hermosilla, P., Tombari, F., &amp; </w:t>
      </w:r>
      <w:proofErr w:type="spellStart"/>
      <w:r>
        <w:rPr>
          <w:rFonts w:ascii="Times New Roman" w:hAnsi="Times New Roman" w:cs="Times New Roman"/>
        </w:rPr>
        <w:t>Ropinski</w:t>
      </w:r>
      <w:proofErr w:type="spellEnd"/>
      <w:r>
        <w:rPr>
          <w:rFonts w:ascii="Times New Roman" w:hAnsi="Times New Roman" w:cs="Times New Roman"/>
        </w:rPr>
        <w:t xml:space="preserve">, T. (2025). </w:t>
      </w:r>
      <w:proofErr w:type="spellStart"/>
      <w:r>
        <w:rPr>
          <w:rFonts w:ascii="Times New Roman" w:hAnsi="Times New Roman" w:cs="Times New Roman"/>
        </w:rPr>
        <w:t>RelationField</w:t>
      </w:r>
      <w:proofErr w:type="spellEnd"/>
      <w:r>
        <w:rPr>
          <w:rFonts w:ascii="Times New Roman" w:hAnsi="Times New Roman" w:cs="Times New Roman"/>
        </w:rPr>
        <w:t>: Relate Anything in Radiance Fields. CVPR 2025.</w:t>
      </w:r>
      <w:bookmarkEnd w:id="251"/>
    </w:p>
    <w:p w14:paraId="663FD507" w14:textId="77777777" w:rsidR="007E399A" w:rsidRDefault="007456FF">
      <w:pPr>
        <w:ind w:left="432" w:hanging="432"/>
        <w:jc w:val="both"/>
      </w:pPr>
      <w:bookmarkStart w:id="252" w:name="ref8"/>
      <w:r>
        <w:rPr>
          <w:rFonts w:ascii="Times New Roman" w:hAnsi="Times New Roman" w:cs="Times New Roman"/>
        </w:rPr>
        <w:t>[8] Wald, J., Dhamo, H., Navab, N., &amp; Tombari, F. (2020). Learning 3D Semantic Scene Graphs from 3D Indoor Reconstructions. CVPR 2020.</w:t>
      </w:r>
      <w:bookmarkEnd w:id="252"/>
    </w:p>
    <w:p w14:paraId="39DC4E33" w14:textId="77777777" w:rsidR="007E399A" w:rsidRDefault="007456FF">
      <w:pPr>
        <w:ind w:left="432" w:hanging="432"/>
        <w:jc w:val="both"/>
      </w:pPr>
      <w:bookmarkStart w:id="253" w:name="ref9"/>
      <w:r>
        <w:rPr>
          <w:rFonts w:ascii="Times New Roman" w:hAnsi="Times New Roman" w:cs="Times New Roman"/>
        </w:rPr>
        <w:t xml:space="preserve">[9] Qin, M., Li, W., Zhou, J., Wang, H., &amp; Pfister, H. (2024). </w:t>
      </w:r>
      <w:proofErr w:type="spellStart"/>
      <w:r>
        <w:rPr>
          <w:rFonts w:ascii="Times New Roman" w:hAnsi="Times New Roman" w:cs="Times New Roman"/>
        </w:rPr>
        <w:t>LangSplat</w:t>
      </w:r>
      <w:proofErr w:type="spellEnd"/>
      <w:r>
        <w:rPr>
          <w:rFonts w:ascii="Times New Roman" w:hAnsi="Times New Roman" w:cs="Times New Roman"/>
        </w:rPr>
        <w:t>: 3D Language Gaussian Splatting. CVPR 2024.</w:t>
      </w:r>
      <w:bookmarkEnd w:id="253"/>
    </w:p>
    <w:p w14:paraId="53B0E081" w14:textId="77777777" w:rsidR="007E399A" w:rsidRDefault="007456FF">
      <w:pPr>
        <w:ind w:left="432" w:hanging="432"/>
        <w:jc w:val="both"/>
      </w:pPr>
      <w:bookmarkStart w:id="254" w:name="ref10"/>
      <w:r>
        <w:rPr>
          <w:rFonts w:ascii="Times New Roman" w:hAnsi="Times New Roman" w:cs="Times New Roman"/>
        </w:rPr>
        <w:t>[10] Ye, M., Danelljan, M., Yu, F., &amp; Ke, L. (2024). Gaussian Grouping: Segment and Edit Anything in 3D Scenes. ECCV 2024.</w:t>
      </w:r>
      <w:bookmarkEnd w:id="254"/>
    </w:p>
    <w:p w14:paraId="43A196DF" w14:textId="77777777" w:rsidR="007E399A" w:rsidRDefault="007456FF">
      <w:pPr>
        <w:ind w:left="432" w:hanging="432"/>
        <w:jc w:val="both"/>
      </w:pPr>
      <w:bookmarkStart w:id="255" w:name="ref11"/>
      <w:r>
        <w:rPr>
          <w:rFonts w:ascii="Times New Roman" w:hAnsi="Times New Roman" w:cs="Times New Roman"/>
        </w:rPr>
        <w:t>[11] Cen, J., Fang, J., Yang, C., Xie, L., Zhang, X., Shen, W., &amp; Tian, Q. (2025). Segment Any 3D Gaussians. AAAI 2025.</w:t>
      </w:r>
      <w:bookmarkEnd w:id="255"/>
    </w:p>
    <w:p w14:paraId="2925B2F8" w14:textId="77777777" w:rsidR="007E399A" w:rsidRDefault="007456FF">
      <w:pPr>
        <w:ind w:left="432" w:hanging="432"/>
        <w:jc w:val="both"/>
      </w:pPr>
      <w:bookmarkStart w:id="256" w:name="ref12"/>
      <w:r>
        <w:rPr>
          <w:rFonts w:ascii="Times New Roman" w:hAnsi="Times New Roman" w:cs="Times New Roman"/>
        </w:rPr>
        <w:t>[12] Wald, J., Avetisyan, A., Navab, N., Tombari, F., &amp; Niessner, M. (2019). RIO: 3D Object Instance Re-Localization in Changing Indoor Environments. ICCV 2019.</w:t>
      </w:r>
      <w:bookmarkEnd w:id="256"/>
    </w:p>
    <w:p w14:paraId="264F9249" w14:textId="77777777" w:rsidR="007E399A" w:rsidRPr="002D4B7F" w:rsidRDefault="007456FF">
      <w:pPr>
        <w:ind w:left="432" w:hanging="432"/>
        <w:jc w:val="both"/>
        <w:rPr>
          <w:lang w:val="pt-BR"/>
          <w:rPrChange w:id="257" w:author="Sahil Shah" w:date="2026-07-07T16:36:00Z">
            <w:rPr/>
          </w:rPrChange>
        </w:rPr>
      </w:pPr>
      <w:bookmarkStart w:id="258" w:name="ref13"/>
      <w:r>
        <w:rPr>
          <w:rFonts w:ascii="Times New Roman" w:hAnsi="Times New Roman" w:cs="Times New Roman"/>
        </w:rPr>
        <w:t xml:space="preserve">[13] Wu, S.C., Wald, J., Tateno, K., Navab, N., &amp; Tombari, F. (2021). </w:t>
      </w:r>
      <w:proofErr w:type="spellStart"/>
      <w:r>
        <w:rPr>
          <w:rFonts w:ascii="Times New Roman" w:hAnsi="Times New Roman" w:cs="Times New Roman"/>
        </w:rPr>
        <w:t>SceneGraphFusion</w:t>
      </w:r>
      <w:proofErr w:type="spellEnd"/>
      <w:r>
        <w:rPr>
          <w:rFonts w:ascii="Times New Roman" w:hAnsi="Times New Roman" w:cs="Times New Roman"/>
        </w:rPr>
        <w:t xml:space="preserve">: Incremental 3D Scene Graph Prediction from RGB-D Sequences. </w:t>
      </w:r>
      <w:r w:rsidRPr="002D4B7F">
        <w:rPr>
          <w:rFonts w:ascii="Times New Roman" w:hAnsi="Times New Roman" w:cs="Times New Roman"/>
          <w:lang w:val="pt-BR"/>
          <w:rPrChange w:id="259" w:author="Sahil Shah" w:date="2026-07-07T16:36:00Z">
            <w:rPr>
              <w:rFonts w:ascii="Times New Roman" w:hAnsi="Times New Roman" w:cs="Times New Roman"/>
            </w:rPr>
          </w:rPrChange>
        </w:rPr>
        <w:t>CVPR 2021.</w:t>
      </w:r>
      <w:bookmarkEnd w:id="258"/>
    </w:p>
    <w:p w14:paraId="55ABCB37" w14:textId="77777777" w:rsidR="007E399A" w:rsidRDefault="007456FF">
      <w:pPr>
        <w:ind w:left="432" w:hanging="432"/>
        <w:jc w:val="both"/>
      </w:pPr>
      <w:bookmarkStart w:id="260" w:name="ref14"/>
      <w:r w:rsidRPr="002D4B7F">
        <w:rPr>
          <w:rFonts w:ascii="Times New Roman" w:hAnsi="Times New Roman" w:cs="Times New Roman"/>
          <w:lang w:val="pt-BR"/>
          <w:rPrChange w:id="261" w:author="Sahil Shah" w:date="2026-07-07T16:36:00Z">
            <w:rPr>
              <w:rFonts w:ascii="Times New Roman" w:hAnsi="Times New Roman" w:cs="Times New Roman"/>
            </w:rPr>
          </w:rPrChange>
        </w:rPr>
        <w:t xml:space="preserve">[14] Velickovic, P., Cucurull, G., Casanova, A., Romero, A., Lio, P., &amp; Bengio, Y. (2018). </w:t>
      </w:r>
      <w:r>
        <w:rPr>
          <w:rFonts w:ascii="Times New Roman" w:hAnsi="Times New Roman" w:cs="Times New Roman"/>
        </w:rPr>
        <w:t>Graph Attention Networks. ICLR 2018.</w:t>
      </w:r>
      <w:bookmarkEnd w:id="260"/>
    </w:p>
    <w:p w14:paraId="3A9FEEDF" w14:textId="77777777" w:rsidR="007E399A" w:rsidRDefault="007456FF">
      <w:pPr>
        <w:ind w:left="432" w:hanging="432"/>
        <w:jc w:val="both"/>
      </w:pPr>
      <w:bookmarkStart w:id="262" w:name="ref15"/>
      <w:r>
        <w:rPr>
          <w:rFonts w:ascii="Times New Roman" w:hAnsi="Times New Roman" w:cs="Times New Roman"/>
        </w:rPr>
        <w:lastRenderedPageBreak/>
        <w:t>[15] Brody, S., Alon, U., &amp; Yahav, E. (2022). How Attentive Are Graph Attention Networks? ICLR 2022.</w:t>
      </w:r>
      <w:bookmarkEnd w:id="262"/>
    </w:p>
    <w:p w14:paraId="249BBE73" w14:textId="77777777" w:rsidR="007E399A" w:rsidRDefault="007456FF">
      <w:pPr>
        <w:ind w:left="432" w:hanging="432"/>
        <w:jc w:val="both"/>
      </w:pPr>
      <w:bookmarkStart w:id="263" w:name="ref16"/>
      <w:r>
        <w:rPr>
          <w:rFonts w:ascii="Times New Roman" w:hAnsi="Times New Roman" w:cs="Times New Roman"/>
        </w:rPr>
        <w:t xml:space="preserve">[16] Liu, Z., Wang, Y., Vaidya, S., Ruehle, F., Halverson, J., </w:t>
      </w:r>
      <w:proofErr w:type="spellStart"/>
      <w:r>
        <w:rPr>
          <w:rFonts w:ascii="Times New Roman" w:hAnsi="Times New Roman" w:cs="Times New Roman"/>
        </w:rPr>
        <w:t>Soljacic</w:t>
      </w:r>
      <w:proofErr w:type="spellEnd"/>
      <w:r>
        <w:rPr>
          <w:rFonts w:ascii="Times New Roman" w:hAnsi="Times New Roman" w:cs="Times New Roman"/>
        </w:rPr>
        <w:t>, M., Hou, T.Y., &amp; Tegmark, M. (2024). KAN: Kolmogorov-Arnold Networks. ICLR 2025.</w:t>
      </w:r>
      <w:bookmarkEnd w:id="263"/>
    </w:p>
    <w:p w14:paraId="05E608AA" w14:textId="77777777" w:rsidR="007E399A" w:rsidRDefault="007456FF">
      <w:pPr>
        <w:ind w:left="432" w:hanging="432"/>
        <w:jc w:val="both"/>
      </w:pPr>
      <w:bookmarkStart w:id="264" w:name="ref17"/>
      <w:r>
        <w:rPr>
          <w:rFonts w:ascii="Times New Roman" w:hAnsi="Times New Roman" w:cs="Times New Roman"/>
        </w:rPr>
        <w:t>[17] Sen, A., Parida, B.K., Maiti, G., Arya, M., &amp; Bondar, D.I. (2026). Geometric Kolmogorov-Arnold Network (</w:t>
      </w:r>
      <w:proofErr w:type="spellStart"/>
      <w:r>
        <w:rPr>
          <w:rFonts w:ascii="Times New Roman" w:hAnsi="Times New Roman" w:cs="Times New Roman"/>
        </w:rPr>
        <w:t>GeoKAN</w:t>
      </w:r>
      <w:proofErr w:type="spellEnd"/>
      <w:r>
        <w:rPr>
          <w:rFonts w:ascii="Times New Roman" w:hAnsi="Times New Roman" w:cs="Times New Roman"/>
        </w:rPr>
        <w:t>). arXiv:2605.06740.</w:t>
      </w:r>
      <w:bookmarkEnd w:id="264"/>
    </w:p>
    <w:p w14:paraId="64E70ECA" w14:textId="77777777" w:rsidR="007E399A" w:rsidRDefault="007456FF">
      <w:pPr>
        <w:ind w:left="432" w:hanging="432"/>
        <w:jc w:val="both"/>
      </w:pPr>
      <w:bookmarkStart w:id="265" w:name="ref18"/>
      <w:r>
        <w:rPr>
          <w:rFonts w:ascii="Times New Roman" w:hAnsi="Times New Roman" w:cs="Times New Roman"/>
        </w:rPr>
        <w:t>[18] Yu, R., Yu, W., &amp; Wang, X. (2024). KAN or MLP: A Fairer Comparison. arXiv:2407.16674.</w:t>
      </w:r>
      <w:bookmarkEnd w:id="265"/>
    </w:p>
    <w:p w14:paraId="0F2F3B98" w14:textId="77777777" w:rsidR="007E399A" w:rsidRDefault="007456FF">
      <w:pPr>
        <w:ind w:left="432" w:hanging="432"/>
        <w:jc w:val="both"/>
      </w:pPr>
      <w:bookmarkStart w:id="266" w:name="ref19"/>
      <w:r>
        <w:rPr>
          <w:rFonts w:ascii="Times New Roman" w:hAnsi="Times New Roman" w:cs="Times New Roman"/>
        </w:rPr>
        <w:t xml:space="preserve">[19] </w:t>
      </w:r>
      <w:proofErr w:type="spellStart"/>
      <w:r>
        <w:rPr>
          <w:rFonts w:ascii="Times New Roman" w:hAnsi="Times New Roman" w:cs="Times New Roman"/>
        </w:rPr>
        <w:t>Ridnik</w:t>
      </w:r>
      <w:proofErr w:type="spellEnd"/>
      <w:r>
        <w:rPr>
          <w:rFonts w:ascii="Times New Roman" w:hAnsi="Times New Roman" w:cs="Times New Roman"/>
        </w:rPr>
        <w:t xml:space="preserve">, T., Ben-Baruch, E., Zamir, N., Noy, A., Friedman, I., </w:t>
      </w:r>
      <w:proofErr w:type="spellStart"/>
      <w:r>
        <w:rPr>
          <w:rFonts w:ascii="Times New Roman" w:hAnsi="Times New Roman" w:cs="Times New Roman"/>
        </w:rPr>
        <w:t>Protter</w:t>
      </w:r>
      <w:proofErr w:type="spellEnd"/>
      <w:r>
        <w:rPr>
          <w:rFonts w:ascii="Times New Roman" w:hAnsi="Times New Roman" w:cs="Times New Roman"/>
        </w:rPr>
        <w:t>, M., &amp; Zelnik-Manor, L. (2021). Asymmetric Loss for Multi-Label Classification. ICCV 2021.</w:t>
      </w:r>
      <w:bookmarkEnd w:id="266"/>
    </w:p>
    <w:p w14:paraId="220DF263" w14:textId="77777777" w:rsidR="007E399A" w:rsidRDefault="007456FF">
      <w:pPr>
        <w:ind w:left="432" w:hanging="432"/>
        <w:jc w:val="both"/>
      </w:pPr>
      <w:bookmarkStart w:id="267" w:name="ref20"/>
      <w:r>
        <w:rPr>
          <w:rFonts w:ascii="Times New Roman" w:hAnsi="Times New Roman" w:cs="Times New Roman"/>
        </w:rPr>
        <w:t>[20] Wang, T.J.J., Pehlivan, S., &amp; Laaksonen, J. (2020). Tackling the Unannotated: Scene Graph Generation with Bias-Reduced Models. BMVC 2020.</w:t>
      </w:r>
      <w:bookmarkEnd w:id="267"/>
    </w:p>
    <w:p w14:paraId="0C189456" w14:textId="77777777" w:rsidR="007E399A" w:rsidRDefault="007456FF">
      <w:pPr>
        <w:ind w:left="432" w:hanging="432"/>
        <w:jc w:val="both"/>
      </w:pPr>
      <w:bookmarkStart w:id="268" w:name="ref21"/>
      <w:r>
        <w:rPr>
          <w:rFonts w:ascii="Times New Roman" w:hAnsi="Times New Roman" w:cs="Times New Roman"/>
        </w:rPr>
        <w:t xml:space="preserve">[21] McInnes, L., Healy, J., &amp; </w:t>
      </w:r>
      <w:proofErr w:type="spellStart"/>
      <w:r>
        <w:rPr>
          <w:rFonts w:ascii="Times New Roman" w:hAnsi="Times New Roman" w:cs="Times New Roman"/>
        </w:rPr>
        <w:t>Astels</w:t>
      </w:r>
      <w:proofErr w:type="spellEnd"/>
      <w:r>
        <w:rPr>
          <w:rFonts w:ascii="Times New Roman" w:hAnsi="Times New Roman" w:cs="Times New Roman"/>
        </w:rPr>
        <w:t xml:space="preserve">, S. (2017). </w:t>
      </w:r>
      <w:proofErr w:type="spellStart"/>
      <w:r>
        <w:rPr>
          <w:rFonts w:ascii="Times New Roman" w:hAnsi="Times New Roman" w:cs="Times New Roman"/>
        </w:rPr>
        <w:t>hdbscan</w:t>
      </w:r>
      <w:proofErr w:type="spellEnd"/>
      <w:r>
        <w:rPr>
          <w:rFonts w:ascii="Times New Roman" w:hAnsi="Times New Roman" w:cs="Times New Roman"/>
        </w:rPr>
        <w:t xml:space="preserve">: Hierarchical Density-Based Clustering. Journal of </w:t>
      </w:r>
      <w:proofErr w:type="gramStart"/>
      <w:r>
        <w:rPr>
          <w:rFonts w:ascii="Times New Roman" w:hAnsi="Times New Roman" w:cs="Times New Roman"/>
        </w:rPr>
        <w:t>Open Source</w:t>
      </w:r>
      <w:proofErr w:type="gramEnd"/>
      <w:r>
        <w:rPr>
          <w:rFonts w:ascii="Times New Roman" w:hAnsi="Times New Roman" w:cs="Times New Roman"/>
        </w:rPr>
        <w:t xml:space="preserve"> Software, 2(11), 205.</w:t>
      </w:r>
      <w:bookmarkEnd w:id="268"/>
    </w:p>
    <w:p w14:paraId="25FF6EF3" w14:textId="77777777" w:rsidR="007E399A" w:rsidRDefault="007456FF">
      <w:pPr>
        <w:ind w:left="432" w:hanging="432"/>
        <w:jc w:val="both"/>
        <w:rPr>
          <w:rFonts w:ascii="Times New Roman" w:hAnsi="Times New Roman" w:cs="Times New Roman"/>
        </w:rPr>
      </w:pPr>
      <w:bookmarkStart w:id="269" w:name="ref22"/>
      <w:r>
        <w:rPr>
          <w:rFonts w:ascii="Times New Roman" w:hAnsi="Times New Roman" w:cs="Times New Roman"/>
        </w:rPr>
        <w:t xml:space="preserve">[22] Kerr, J., Kim, C.M., Goldberg, K., Kanazawa, A., &amp; </w:t>
      </w:r>
      <w:proofErr w:type="spellStart"/>
      <w:r>
        <w:rPr>
          <w:rFonts w:ascii="Times New Roman" w:hAnsi="Times New Roman" w:cs="Times New Roman"/>
        </w:rPr>
        <w:t>Tancik</w:t>
      </w:r>
      <w:proofErr w:type="spellEnd"/>
      <w:r>
        <w:rPr>
          <w:rFonts w:ascii="Times New Roman" w:hAnsi="Times New Roman" w:cs="Times New Roman"/>
        </w:rPr>
        <w:t>, M. (2023). LERF: Language Embedded Radiance Fields. ICCV 2023.</w:t>
      </w:r>
      <w:bookmarkEnd w:id="269"/>
    </w:p>
    <w:p w14:paraId="53503399" w14:textId="77777777" w:rsidR="0067617D" w:rsidRDefault="0067617D">
      <w:pPr>
        <w:ind w:left="432" w:hanging="432"/>
        <w:jc w:val="both"/>
        <w:rPr>
          <w:rFonts w:ascii="Times New Roman" w:hAnsi="Times New Roman" w:cs="Times New Roman"/>
        </w:rPr>
      </w:pPr>
    </w:p>
    <w:p w14:paraId="46D84DD2" w14:textId="77777777" w:rsidR="0067617D" w:rsidRDefault="0067617D">
      <w:pPr>
        <w:ind w:left="432" w:hanging="432"/>
        <w:jc w:val="both"/>
        <w:rPr>
          <w:ins w:id="270" w:author="Sahil Shah" w:date="2026-07-07T17:11:00Z"/>
          <w:rFonts w:ascii="Times New Roman" w:hAnsi="Times New Roman" w:cs="Times New Roman"/>
        </w:rPr>
      </w:pPr>
    </w:p>
    <w:p w14:paraId="6BBEDE02" w14:textId="0D1A7132" w:rsidR="004A293F" w:rsidRDefault="004A293F">
      <w:pPr>
        <w:ind w:left="432" w:hanging="432"/>
        <w:jc w:val="both"/>
        <w:rPr>
          <w:rFonts w:ascii="Times New Roman" w:hAnsi="Times New Roman" w:cs="Times New Roman"/>
        </w:rPr>
      </w:pPr>
      <w:ins w:id="271" w:author="Sahil Shah" w:date="2026-07-07T17:11:00Z">
        <w:r>
          <w:rPr>
            <w:rFonts w:ascii="Times New Roman" w:hAnsi="Times New Roman" w:cs="Times New Roman"/>
          </w:rPr>
          <w:t>Appendix</w:t>
        </w:r>
      </w:ins>
    </w:p>
    <w:p w14:paraId="732E57F0" w14:textId="77777777" w:rsidR="0067617D" w:rsidRDefault="0067617D" w:rsidP="000B7009">
      <w:pPr>
        <w:pStyle w:val="Heading1"/>
        <w:ind w:left="432" w:hanging="432"/>
        <w:jc w:val="center"/>
        <w:rPr>
          <w:rFonts w:ascii="Times New Roman" w:hAnsi="Times New Roman" w:cs="Times New Roman"/>
          <w:b/>
          <w:bCs/>
          <w:color w:val="000000"/>
          <w:sz w:val="28"/>
        </w:rPr>
      </w:pPr>
      <w:bookmarkStart w:id="272" w:name="_Toc234182279"/>
      <w:bookmarkStart w:id="273" w:name="idxbm1046"/>
      <w:r w:rsidRPr="0067617D">
        <w:rPr>
          <w:rFonts w:ascii="Times New Roman" w:hAnsi="Times New Roman" w:cs="Times New Roman"/>
          <w:b/>
          <w:bCs/>
          <w:color w:val="000000"/>
          <w:sz w:val="28"/>
        </w:rPr>
        <w:t>9. Dataset Reference</w:t>
      </w:r>
      <w:bookmarkEnd w:id="272"/>
      <w:bookmarkEnd w:id="273"/>
    </w:p>
    <w:p w14:paraId="6F23A499" w14:textId="77777777" w:rsidR="000B7009" w:rsidRPr="000B7009" w:rsidRDefault="000B7009" w:rsidP="000B7009"/>
    <w:p w14:paraId="53F08C8B" w14:textId="39F49F19" w:rsidR="0067617D" w:rsidRPr="0067617D" w:rsidRDefault="0067617D" w:rsidP="000B7009">
      <w:pPr>
        <w:pStyle w:val="ListParagraph"/>
        <w:numPr>
          <w:ilvl w:val="0"/>
          <w:numId w:val="7"/>
        </w:numPr>
        <w:jc w:val="both"/>
      </w:pPr>
      <w:r w:rsidRPr="000B7009">
        <w:rPr>
          <w:b/>
          <w:bCs/>
        </w:rPr>
        <w:t>3RScan</w:t>
      </w:r>
      <w:r w:rsidRPr="0067617D">
        <w:t>: https://github.com/WaldJohannaU/3RScan</w:t>
      </w:r>
    </w:p>
    <w:p w14:paraId="4E4CA229" w14:textId="77777777" w:rsidR="0067617D" w:rsidRPr="0067617D" w:rsidRDefault="0067617D" w:rsidP="000B7009">
      <w:pPr>
        <w:jc w:val="both"/>
      </w:pPr>
    </w:p>
    <w:p w14:paraId="6CF5EDC9" w14:textId="1FBA3B40" w:rsidR="0067617D" w:rsidRPr="0067617D" w:rsidRDefault="0067617D" w:rsidP="000B7009">
      <w:pPr>
        <w:pStyle w:val="ListParagraph"/>
        <w:numPr>
          <w:ilvl w:val="0"/>
          <w:numId w:val="7"/>
        </w:numPr>
        <w:jc w:val="both"/>
      </w:pPr>
      <w:r w:rsidRPr="000B7009">
        <w:rPr>
          <w:b/>
          <w:bCs/>
        </w:rPr>
        <w:t>3DSSG</w:t>
      </w:r>
      <w:r w:rsidRPr="0067617D">
        <w:t>: https://3dssg.github.io/</w:t>
      </w:r>
    </w:p>
    <w:p w14:paraId="31B031A1" w14:textId="77777777" w:rsidR="0067617D" w:rsidRPr="0067617D" w:rsidRDefault="0067617D" w:rsidP="000B7009">
      <w:pPr>
        <w:jc w:val="both"/>
      </w:pPr>
    </w:p>
    <w:p w14:paraId="4F6CBFD5" w14:textId="2CB469DD" w:rsidR="0067617D" w:rsidRPr="002D4B7F" w:rsidRDefault="0067617D" w:rsidP="000B7009">
      <w:pPr>
        <w:pStyle w:val="ListParagraph"/>
        <w:numPr>
          <w:ilvl w:val="0"/>
          <w:numId w:val="7"/>
        </w:numPr>
        <w:jc w:val="both"/>
        <w:rPr>
          <w:lang w:val="pt-BR"/>
          <w:rPrChange w:id="274" w:author="Sahil Shah" w:date="2026-07-07T16:36:00Z">
            <w:rPr/>
          </w:rPrChange>
        </w:rPr>
      </w:pPr>
      <w:r w:rsidRPr="002D4B7F">
        <w:rPr>
          <w:b/>
          <w:bCs/>
          <w:lang w:val="pt-BR"/>
          <w:rPrChange w:id="275" w:author="Sahil Shah" w:date="2026-07-07T16:36:00Z">
            <w:rPr>
              <w:b/>
              <w:bCs/>
            </w:rPr>
          </w:rPrChange>
        </w:rPr>
        <w:t>LERF</w:t>
      </w:r>
      <w:r w:rsidRPr="002D4B7F">
        <w:rPr>
          <w:lang w:val="pt-BR"/>
          <w:rPrChange w:id="276" w:author="Sahil Shah" w:date="2026-07-07T16:36:00Z">
            <w:rPr/>
          </w:rPrChange>
        </w:rPr>
        <w:t>: https://www.lerf.io/</w:t>
      </w:r>
    </w:p>
    <w:p w14:paraId="1A08401F" w14:textId="77777777" w:rsidR="0067617D" w:rsidRPr="002D4B7F" w:rsidRDefault="0067617D" w:rsidP="000B7009">
      <w:pPr>
        <w:jc w:val="both"/>
        <w:rPr>
          <w:lang w:val="pt-BR"/>
          <w:rPrChange w:id="277" w:author="Sahil Shah" w:date="2026-07-07T16:36:00Z">
            <w:rPr/>
          </w:rPrChange>
        </w:rPr>
      </w:pPr>
    </w:p>
    <w:p w14:paraId="4990B4C3" w14:textId="6FBA668E" w:rsidR="0067617D" w:rsidRDefault="0067617D" w:rsidP="000B7009">
      <w:pPr>
        <w:pStyle w:val="ListParagraph"/>
        <w:numPr>
          <w:ilvl w:val="0"/>
          <w:numId w:val="7"/>
        </w:numPr>
      </w:pPr>
      <w:proofErr w:type="spellStart"/>
      <w:r w:rsidRPr="000B7009">
        <w:rPr>
          <w:b/>
          <w:bCs/>
        </w:rPr>
        <w:t>GaussianWorld</w:t>
      </w:r>
      <w:proofErr w:type="spellEnd"/>
      <w:r w:rsidRPr="000B7009">
        <w:rPr>
          <w:b/>
          <w:bCs/>
        </w:rPr>
        <w:t xml:space="preserve"> (3RScan Gaussian Splat reconstructions)</w:t>
      </w:r>
      <w:r>
        <w:t>:</w:t>
      </w:r>
    </w:p>
    <w:p w14:paraId="4F736BF7" w14:textId="296F9721" w:rsidR="0067617D" w:rsidRPr="0067617D" w:rsidRDefault="0067617D" w:rsidP="000B7009">
      <w:pPr>
        <w:pStyle w:val="ListParagraph"/>
      </w:pPr>
      <w:r w:rsidRPr="0067617D">
        <w:t>https://huggingface.co/datasets/GaussianWorld/scene_splat_7k</w:t>
      </w:r>
    </w:p>
    <w:p w14:paraId="1A01B561" w14:textId="77777777" w:rsidR="0067617D" w:rsidRDefault="0067617D" w:rsidP="0067617D">
      <w:pPr>
        <w:ind w:left="432" w:hanging="432"/>
      </w:pPr>
    </w:p>
    <w:p w14:paraId="4DEE4C9C" w14:textId="77777777" w:rsidR="000B7009" w:rsidRDefault="000B7009" w:rsidP="000B7009">
      <w:pPr>
        <w:pStyle w:val="Heading1"/>
        <w:rPr>
          <w:rFonts w:ascii="Times New Roman" w:hAnsi="Times New Roman" w:cs="Times New Roman"/>
          <w:b/>
          <w:bCs/>
          <w:color w:val="000000"/>
          <w:sz w:val="28"/>
          <w:szCs w:val="28"/>
        </w:rPr>
      </w:pPr>
      <w:bookmarkStart w:id="278" w:name="_Toc234182280"/>
      <w:bookmarkStart w:id="279" w:name="idxbm1047"/>
    </w:p>
    <w:p w14:paraId="1D8D3C79" w14:textId="49D8A647" w:rsidR="00ED423A" w:rsidRDefault="00ED423A" w:rsidP="000B7009">
      <w:pPr>
        <w:pStyle w:val="Heading1"/>
        <w:jc w:val="center"/>
        <w:rPr>
          <w:rFonts w:ascii="Times New Roman" w:hAnsi="Times New Roman" w:cs="Times New Roman"/>
          <w:b/>
          <w:bCs/>
          <w:sz w:val="28"/>
          <w:szCs w:val="28"/>
        </w:rPr>
      </w:pPr>
      <w:r w:rsidRPr="00ED423A">
        <w:rPr>
          <w:rFonts w:ascii="Times New Roman" w:hAnsi="Times New Roman" w:cs="Times New Roman"/>
          <w:b/>
          <w:bCs/>
          <w:color w:val="000000"/>
          <w:sz w:val="28"/>
          <w:szCs w:val="28"/>
        </w:rPr>
        <w:t>10.</w:t>
      </w:r>
      <w:ins w:id="280" w:author="Sahil Shah" w:date="2026-07-07T17:11:00Z">
        <w:r w:rsidR="004A293F">
          <w:rPr>
            <w:rFonts w:ascii="Times New Roman" w:hAnsi="Times New Roman" w:cs="Times New Roman"/>
            <w:b/>
            <w:bCs/>
            <w:color w:val="000000"/>
            <w:sz w:val="28"/>
            <w:szCs w:val="28"/>
          </w:rPr>
          <w:t xml:space="preserve"> Appendix</w:t>
        </w:r>
      </w:ins>
      <w:del w:id="281" w:author="Sahil Shah" w:date="2026-07-07T17:11:00Z">
        <w:r w:rsidRPr="00ED423A" w:rsidDel="004A293F">
          <w:rPr>
            <w:rFonts w:ascii="Times New Roman" w:hAnsi="Times New Roman" w:cs="Times New Roman"/>
            <w:b/>
            <w:bCs/>
            <w:color w:val="000000"/>
            <w:sz w:val="28"/>
            <w:szCs w:val="28"/>
          </w:rPr>
          <w:delText xml:space="preserve"> Annexure</w:delText>
        </w:r>
      </w:del>
      <w:bookmarkEnd w:id="278"/>
      <w:bookmarkEnd w:id="279"/>
    </w:p>
    <w:p w14:paraId="4E55A926" w14:textId="77777777" w:rsidR="00ED423A" w:rsidRDefault="00ED423A" w:rsidP="00803D34">
      <w:pPr>
        <w:ind w:left="432" w:hanging="432"/>
        <w:jc w:val="center"/>
        <w:rPr>
          <w:rFonts w:ascii="Times New Roman" w:hAnsi="Times New Roman" w:cs="Times New Roman"/>
          <w:b/>
          <w:bCs/>
          <w:sz w:val="28"/>
          <w:szCs w:val="28"/>
        </w:rPr>
      </w:pPr>
    </w:p>
    <w:p w14:paraId="474703AD"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This annexure provides supplementary result detail that extends the aggregate figures reported</w:t>
      </w:r>
    </w:p>
    <w:p w14:paraId="0A64DAC5"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in the main body, drawn directly from the same evaluation logs used to produce Tables 9, 11,</w:t>
      </w:r>
    </w:p>
    <w:p w14:paraId="5A295FA7"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and 14, and the efficiency claims in Section 6.1.</w:t>
      </w:r>
    </w:p>
    <w:p w14:paraId="00476A54" w14:textId="77777777" w:rsidR="00ED423A" w:rsidRDefault="00ED423A" w:rsidP="00ED423A">
      <w:pPr>
        <w:ind w:left="432" w:hanging="432"/>
        <w:jc w:val="both"/>
        <w:rPr>
          <w:rFonts w:ascii="Times New Roman" w:hAnsi="Times New Roman" w:cs="Times New Roman"/>
        </w:rPr>
      </w:pPr>
    </w:p>
    <w:p w14:paraId="4EC6D821" w14:textId="77777777" w:rsidR="00ED423A" w:rsidRDefault="00ED423A" w:rsidP="00ED423A">
      <w:pPr>
        <w:pStyle w:val="Heading2"/>
        <w:ind w:left="432" w:hanging="432"/>
        <w:jc w:val="both"/>
        <w:rPr>
          <w:rFonts w:ascii="Times New Roman" w:hAnsi="Times New Roman" w:cs="Times New Roman"/>
          <w:b/>
          <w:bCs/>
        </w:rPr>
      </w:pPr>
      <w:bookmarkStart w:id="282" w:name="_Toc234182281"/>
      <w:bookmarkStart w:id="283" w:name="idxbm1048"/>
      <w:r w:rsidRPr="00ED423A">
        <w:rPr>
          <w:rFonts w:ascii="Times New Roman" w:hAnsi="Times New Roman" w:cs="Times New Roman"/>
          <w:b/>
          <w:bCs/>
          <w:color w:val="000000"/>
          <w:sz w:val="26"/>
        </w:rPr>
        <w:t>Annexure A: Full Per-Relation F1 Breakdown, MLP Baseline (In-Domain)</w:t>
      </w:r>
      <w:bookmarkEnd w:id="282"/>
      <w:bookmarkEnd w:id="283"/>
    </w:p>
    <w:p w14:paraId="3D5E4BFF" w14:textId="77777777" w:rsidR="00ED423A" w:rsidRDefault="00ED423A" w:rsidP="00ED423A">
      <w:pPr>
        <w:ind w:left="432" w:hanging="432"/>
        <w:jc w:val="both"/>
        <w:rPr>
          <w:rFonts w:ascii="Times New Roman" w:hAnsi="Times New Roman" w:cs="Times New Roman"/>
          <w:b/>
          <w:bCs/>
        </w:rPr>
      </w:pPr>
    </w:p>
    <w:p w14:paraId="65964DFA"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Table 9 reports only the aggregate Macro F1 for the matched-budget MLP baseline (0.9325).</w:t>
      </w:r>
    </w:p>
    <w:p w14:paraId="523A4F94"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The table below gives the full per-relation breakdown, extending the same worked-example</w:t>
      </w:r>
    </w:p>
    <w:p w14:paraId="220BBFDA"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 xml:space="preserve">format Table 12 already provides for </w:t>
      </w:r>
      <w:proofErr w:type="spellStart"/>
      <w:r w:rsidRPr="00ED423A">
        <w:rPr>
          <w:rFonts w:ascii="Times New Roman" w:hAnsi="Times New Roman" w:cs="Times New Roman"/>
        </w:rPr>
        <w:t>GeoKAN</w:t>
      </w:r>
      <w:proofErr w:type="spellEnd"/>
      <w:r w:rsidRPr="00ED423A">
        <w:rPr>
          <w:rFonts w:ascii="Times New Roman" w:hAnsi="Times New Roman" w:cs="Times New Roman"/>
        </w:rPr>
        <w:t>-Gamma.</w:t>
      </w:r>
    </w:p>
    <w:p w14:paraId="37CBD4EE" w14:textId="77777777" w:rsidR="00ED423A" w:rsidRDefault="00ED423A" w:rsidP="00ED423A">
      <w:pPr>
        <w:ind w:left="432" w:hanging="432"/>
        <w:jc w:val="both"/>
        <w:rPr>
          <w:rFonts w:ascii="Times New Roman" w:hAnsi="Times New Roman" w:cs="Times New Roman"/>
        </w:rPr>
      </w:pPr>
    </w:p>
    <w:p w14:paraId="21B473EC" w14:textId="77777777" w:rsidR="00ED423A" w:rsidRPr="00ED423A" w:rsidRDefault="00ED423A" w:rsidP="00ED423A">
      <w:pPr>
        <w:ind w:left="432" w:hanging="432"/>
        <w:jc w:val="both"/>
        <w:rPr>
          <w:rFonts w:ascii="Times New Roman" w:hAnsi="Times New Roman" w:cs="Times New Roman"/>
          <w:b/>
          <w:bCs/>
          <w:sz w:val="20"/>
          <w:szCs w:val="20"/>
        </w:rPr>
      </w:pPr>
      <w:r w:rsidRPr="00ED423A">
        <w:rPr>
          <w:rFonts w:ascii="Times New Roman" w:hAnsi="Times New Roman" w:cs="Times New Roman"/>
          <w:b/>
          <w:bCs/>
          <w:sz w:val="20"/>
          <w:szCs w:val="20"/>
        </w:rPr>
        <w:t>Annexure Table A. Per-relation F1, MLP baseline, 3DSSG validation split.</w:t>
      </w:r>
    </w:p>
    <w:p w14:paraId="22CFE6D3" w14:textId="77777777" w:rsidR="00ED423A" w:rsidRPr="00ED423A" w:rsidRDefault="00ED423A" w:rsidP="00ED423A">
      <w:pPr>
        <w:ind w:left="432" w:hanging="432"/>
        <w:jc w:val="both"/>
        <w:rPr>
          <w:rFonts w:ascii="Times New Roman" w:hAnsi="Times New Roman" w:cs="Times New Roman"/>
          <w:b/>
          <w:bCs/>
          <w:sz w:val="20"/>
          <w:szCs w:val="20"/>
        </w:rPr>
      </w:pPr>
    </w:p>
    <w:tbl>
      <w:tblPr>
        <w:tblStyle w:val="TableGrid"/>
        <w:tblW w:w="0" w:type="auto"/>
        <w:tblInd w:w="432" w:type="dxa"/>
        <w:tblLook w:val="04A0" w:firstRow="1" w:lastRow="0" w:firstColumn="1" w:lastColumn="0" w:noHBand="0" w:noVBand="1"/>
      </w:tblPr>
      <w:tblGrid>
        <w:gridCol w:w="4304"/>
        <w:gridCol w:w="4280"/>
      </w:tblGrid>
      <w:tr w:rsidR="00ED423A" w:rsidRPr="00ED423A" w14:paraId="24C9BC32" w14:textId="77777777" w:rsidTr="00ED423A">
        <w:tc>
          <w:tcPr>
            <w:tcW w:w="4508" w:type="dxa"/>
          </w:tcPr>
          <w:p w14:paraId="1CD6E813"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Relation</w:t>
            </w:r>
          </w:p>
        </w:tc>
        <w:tc>
          <w:tcPr>
            <w:tcW w:w="4508" w:type="dxa"/>
          </w:tcPr>
          <w:p w14:paraId="7B91D5F3"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F1</w:t>
            </w:r>
          </w:p>
        </w:tc>
      </w:tr>
      <w:tr w:rsidR="00ED423A" w:rsidRPr="00ED423A" w14:paraId="7CEDCD87" w14:textId="77777777" w:rsidTr="00ED423A">
        <w:tc>
          <w:tcPr>
            <w:tcW w:w="4508" w:type="dxa"/>
          </w:tcPr>
          <w:p w14:paraId="6A4599D0"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on_top_of</w:t>
            </w:r>
            <w:proofErr w:type="spellEnd"/>
          </w:p>
        </w:tc>
        <w:tc>
          <w:tcPr>
            <w:tcW w:w="4508" w:type="dxa"/>
          </w:tcPr>
          <w:p w14:paraId="0B2A9DA1"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0.8700</w:t>
            </w:r>
          </w:p>
        </w:tc>
      </w:tr>
      <w:tr w:rsidR="00ED423A" w:rsidRPr="00ED423A" w14:paraId="279FFAA8" w14:textId="77777777" w:rsidTr="00ED423A">
        <w:tc>
          <w:tcPr>
            <w:tcW w:w="4508" w:type="dxa"/>
          </w:tcPr>
          <w:p w14:paraId="49F29C0B"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under</w:t>
            </w:r>
          </w:p>
        </w:tc>
        <w:tc>
          <w:tcPr>
            <w:tcW w:w="4508" w:type="dxa"/>
          </w:tcPr>
          <w:p w14:paraId="7B593054"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0.8689</w:t>
            </w:r>
          </w:p>
        </w:tc>
      </w:tr>
      <w:tr w:rsidR="00ED423A" w:rsidRPr="00ED423A" w14:paraId="14C38055" w14:textId="77777777" w:rsidTr="00ED423A">
        <w:tc>
          <w:tcPr>
            <w:tcW w:w="4508" w:type="dxa"/>
          </w:tcPr>
          <w:p w14:paraId="3F5FC77D"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attached_to</w:t>
            </w:r>
            <w:proofErr w:type="spellEnd"/>
          </w:p>
        </w:tc>
        <w:tc>
          <w:tcPr>
            <w:tcW w:w="4508" w:type="dxa"/>
          </w:tcPr>
          <w:p w14:paraId="5874D2B0"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0.9498</w:t>
            </w:r>
          </w:p>
        </w:tc>
      </w:tr>
      <w:tr w:rsidR="00ED423A" w:rsidRPr="00ED423A" w14:paraId="5640DD29" w14:textId="77777777" w:rsidTr="00ED423A">
        <w:tc>
          <w:tcPr>
            <w:tcW w:w="4508" w:type="dxa"/>
          </w:tcPr>
          <w:p w14:paraId="2B1F00EA"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adjacent_to</w:t>
            </w:r>
            <w:proofErr w:type="spellEnd"/>
          </w:p>
        </w:tc>
        <w:tc>
          <w:tcPr>
            <w:tcW w:w="4508" w:type="dxa"/>
          </w:tcPr>
          <w:p w14:paraId="5F72E826"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0.9558</w:t>
            </w:r>
          </w:p>
        </w:tc>
      </w:tr>
      <w:tr w:rsidR="00ED423A" w:rsidRPr="00ED423A" w14:paraId="7AA50F92" w14:textId="77777777" w:rsidTr="00ED423A">
        <w:tc>
          <w:tcPr>
            <w:tcW w:w="4508" w:type="dxa"/>
          </w:tcPr>
          <w:p w14:paraId="11714231"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left_of</w:t>
            </w:r>
            <w:proofErr w:type="spellEnd"/>
          </w:p>
        </w:tc>
        <w:tc>
          <w:tcPr>
            <w:tcW w:w="4508" w:type="dxa"/>
          </w:tcPr>
          <w:p w14:paraId="4105128A"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0.9555</w:t>
            </w:r>
          </w:p>
        </w:tc>
      </w:tr>
      <w:tr w:rsidR="00ED423A" w:rsidRPr="00ED423A" w14:paraId="4427D6B7" w14:textId="77777777" w:rsidTr="00ED423A">
        <w:tc>
          <w:tcPr>
            <w:tcW w:w="4508" w:type="dxa"/>
          </w:tcPr>
          <w:p w14:paraId="29535345"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right_of</w:t>
            </w:r>
            <w:proofErr w:type="spellEnd"/>
          </w:p>
        </w:tc>
        <w:tc>
          <w:tcPr>
            <w:tcW w:w="4508" w:type="dxa"/>
          </w:tcPr>
          <w:p w14:paraId="7CAE4206"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0.9558</w:t>
            </w:r>
          </w:p>
        </w:tc>
      </w:tr>
      <w:tr w:rsidR="00ED423A" w:rsidRPr="00ED423A" w14:paraId="0E1F9724" w14:textId="77777777" w:rsidTr="00ED423A">
        <w:tc>
          <w:tcPr>
            <w:tcW w:w="4508" w:type="dxa"/>
          </w:tcPr>
          <w:p w14:paraId="4765121B"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in_front_of</w:t>
            </w:r>
            <w:proofErr w:type="spellEnd"/>
          </w:p>
        </w:tc>
        <w:tc>
          <w:tcPr>
            <w:tcW w:w="4508" w:type="dxa"/>
          </w:tcPr>
          <w:p w14:paraId="0B7477AB"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0.9022</w:t>
            </w:r>
          </w:p>
        </w:tc>
      </w:tr>
      <w:tr w:rsidR="00ED423A" w:rsidRPr="00ED423A" w14:paraId="704943C7" w14:textId="77777777" w:rsidTr="00ED423A">
        <w:tc>
          <w:tcPr>
            <w:tcW w:w="4508" w:type="dxa"/>
          </w:tcPr>
          <w:p w14:paraId="6CF60682"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behind</w:t>
            </w:r>
          </w:p>
        </w:tc>
        <w:tc>
          <w:tcPr>
            <w:tcW w:w="4508" w:type="dxa"/>
          </w:tcPr>
          <w:p w14:paraId="35649F8A"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0.9022</w:t>
            </w:r>
          </w:p>
        </w:tc>
      </w:tr>
      <w:tr w:rsidR="00ED423A" w:rsidRPr="00ED423A" w14:paraId="04D0E6BE" w14:textId="77777777" w:rsidTr="00ED423A">
        <w:tc>
          <w:tcPr>
            <w:tcW w:w="4508" w:type="dxa"/>
          </w:tcPr>
          <w:p w14:paraId="45BA108B"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higher_than</w:t>
            </w:r>
            <w:proofErr w:type="spellEnd"/>
          </w:p>
        </w:tc>
        <w:tc>
          <w:tcPr>
            <w:tcW w:w="4508" w:type="dxa"/>
          </w:tcPr>
          <w:p w14:paraId="0E198A07"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0.9826</w:t>
            </w:r>
          </w:p>
        </w:tc>
      </w:tr>
      <w:tr w:rsidR="00ED423A" w:rsidRPr="00ED423A" w14:paraId="74BC4A78" w14:textId="77777777" w:rsidTr="00ED423A">
        <w:tc>
          <w:tcPr>
            <w:tcW w:w="4508" w:type="dxa"/>
          </w:tcPr>
          <w:p w14:paraId="5D30C357" w14:textId="77777777" w:rsidR="00ED423A" w:rsidRPr="00ED423A" w:rsidRDefault="00ED423A" w:rsidP="00A14023">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lower_than</w:t>
            </w:r>
            <w:proofErr w:type="spellEnd"/>
          </w:p>
        </w:tc>
        <w:tc>
          <w:tcPr>
            <w:tcW w:w="4508" w:type="dxa"/>
          </w:tcPr>
          <w:p w14:paraId="32C2C2EA" w14:textId="77777777" w:rsidR="00ED423A" w:rsidRPr="00ED423A" w:rsidRDefault="00ED423A" w:rsidP="00A14023">
            <w:pPr>
              <w:jc w:val="both"/>
              <w:rPr>
                <w:rFonts w:ascii="Times New Roman" w:hAnsi="Times New Roman" w:cs="Times New Roman"/>
                <w:sz w:val="20"/>
                <w:szCs w:val="20"/>
              </w:rPr>
            </w:pPr>
            <w:r w:rsidRPr="00ED423A">
              <w:rPr>
                <w:rFonts w:ascii="Times New Roman" w:hAnsi="Times New Roman" w:cs="Times New Roman"/>
                <w:sz w:val="20"/>
                <w:szCs w:val="20"/>
              </w:rPr>
              <w:t>0.9821</w:t>
            </w:r>
          </w:p>
        </w:tc>
      </w:tr>
    </w:tbl>
    <w:p w14:paraId="7681D806" w14:textId="77777777" w:rsidR="00ED423A" w:rsidRPr="00ED423A" w:rsidRDefault="00ED423A" w:rsidP="00ED423A">
      <w:pPr>
        <w:ind w:left="432" w:hanging="432"/>
        <w:jc w:val="both"/>
        <w:rPr>
          <w:rFonts w:ascii="Times New Roman" w:hAnsi="Times New Roman" w:cs="Times New Roman"/>
          <w:sz w:val="20"/>
          <w:szCs w:val="20"/>
        </w:rPr>
      </w:pPr>
    </w:p>
    <w:p w14:paraId="73E0A9E4" w14:textId="77777777" w:rsidR="000B7009" w:rsidRDefault="000B7009" w:rsidP="00ED423A">
      <w:pPr>
        <w:pStyle w:val="Heading2"/>
        <w:ind w:left="432" w:hanging="432"/>
        <w:jc w:val="both"/>
        <w:rPr>
          <w:rFonts w:ascii="Times New Roman" w:hAnsi="Times New Roman" w:cs="Times New Roman"/>
          <w:b/>
          <w:bCs/>
          <w:color w:val="000000"/>
          <w:sz w:val="26"/>
        </w:rPr>
      </w:pPr>
      <w:bookmarkStart w:id="284" w:name="_Toc234182282"/>
      <w:bookmarkStart w:id="285" w:name="idxbm1049"/>
    </w:p>
    <w:p w14:paraId="670D7F12" w14:textId="77777777" w:rsidR="000B7009" w:rsidRDefault="000B7009" w:rsidP="00ED423A">
      <w:pPr>
        <w:pStyle w:val="Heading2"/>
        <w:ind w:left="432" w:hanging="432"/>
        <w:jc w:val="both"/>
        <w:rPr>
          <w:rFonts w:ascii="Times New Roman" w:hAnsi="Times New Roman" w:cs="Times New Roman"/>
          <w:b/>
          <w:bCs/>
          <w:color w:val="000000"/>
          <w:sz w:val="26"/>
        </w:rPr>
      </w:pPr>
    </w:p>
    <w:p w14:paraId="6E4956E3" w14:textId="0CE27775" w:rsidR="00ED423A" w:rsidRDefault="00ED423A" w:rsidP="00ED423A">
      <w:pPr>
        <w:pStyle w:val="Heading2"/>
        <w:ind w:left="432" w:hanging="432"/>
        <w:jc w:val="both"/>
        <w:rPr>
          <w:rFonts w:ascii="Times New Roman" w:hAnsi="Times New Roman" w:cs="Times New Roman"/>
          <w:b/>
          <w:bCs/>
        </w:rPr>
      </w:pPr>
      <w:r w:rsidRPr="00ED423A">
        <w:rPr>
          <w:rFonts w:ascii="Times New Roman" w:hAnsi="Times New Roman" w:cs="Times New Roman"/>
          <w:b/>
          <w:bCs/>
          <w:color w:val="000000"/>
          <w:sz w:val="26"/>
        </w:rPr>
        <w:t>Annexure B: Full Per-Scene Breakdown, MLP Baseline (Held-Out LERF)</w:t>
      </w:r>
      <w:bookmarkEnd w:id="284"/>
      <w:bookmarkEnd w:id="285"/>
    </w:p>
    <w:p w14:paraId="0E973449"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 xml:space="preserve">Table 14 reports the per-scene breakdown only for </w:t>
      </w:r>
      <w:proofErr w:type="spellStart"/>
      <w:r w:rsidRPr="00ED423A">
        <w:rPr>
          <w:rFonts w:ascii="Times New Roman" w:hAnsi="Times New Roman" w:cs="Times New Roman"/>
        </w:rPr>
        <w:t>GeoKAN</w:t>
      </w:r>
      <w:proofErr w:type="spellEnd"/>
      <w:r w:rsidRPr="00ED423A">
        <w:rPr>
          <w:rFonts w:ascii="Times New Roman" w:hAnsi="Times New Roman" w:cs="Times New Roman"/>
        </w:rPr>
        <w:t>-Gamma. The table below provides</w:t>
      </w:r>
    </w:p>
    <w:p w14:paraId="59BD84B2"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the equivalent per-scene detail for the matched-budget MLP baseline, for direct comparison.</w:t>
      </w:r>
    </w:p>
    <w:p w14:paraId="569898FF" w14:textId="77777777" w:rsidR="00ED423A" w:rsidRDefault="00ED423A" w:rsidP="00ED423A">
      <w:pPr>
        <w:ind w:left="432" w:hanging="432"/>
        <w:jc w:val="both"/>
        <w:rPr>
          <w:rFonts w:ascii="Times New Roman" w:hAnsi="Times New Roman" w:cs="Times New Roman"/>
          <w:b/>
          <w:bCs/>
          <w:sz w:val="20"/>
          <w:szCs w:val="20"/>
        </w:rPr>
      </w:pPr>
    </w:p>
    <w:p w14:paraId="296EB906" w14:textId="77777777" w:rsidR="000B7009" w:rsidRDefault="000B7009" w:rsidP="00ED423A">
      <w:pPr>
        <w:ind w:left="432" w:hanging="432"/>
        <w:jc w:val="both"/>
        <w:rPr>
          <w:rFonts w:ascii="Times New Roman" w:hAnsi="Times New Roman" w:cs="Times New Roman"/>
          <w:b/>
          <w:bCs/>
          <w:sz w:val="20"/>
          <w:szCs w:val="20"/>
        </w:rPr>
      </w:pPr>
    </w:p>
    <w:p w14:paraId="43CEF7FE" w14:textId="77777777" w:rsidR="000B7009" w:rsidRDefault="000B7009" w:rsidP="00ED423A">
      <w:pPr>
        <w:ind w:left="432" w:hanging="432"/>
        <w:jc w:val="both"/>
        <w:rPr>
          <w:rFonts w:ascii="Times New Roman" w:hAnsi="Times New Roman" w:cs="Times New Roman"/>
          <w:b/>
          <w:bCs/>
          <w:sz w:val="20"/>
          <w:szCs w:val="20"/>
        </w:rPr>
      </w:pPr>
    </w:p>
    <w:p w14:paraId="373263E6" w14:textId="17BCDF4B" w:rsidR="00ED423A" w:rsidRDefault="00ED423A" w:rsidP="00ED423A">
      <w:pPr>
        <w:ind w:left="432" w:hanging="432"/>
        <w:jc w:val="both"/>
        <w:rPr>
          <w:rFonts w:ascii="Times New Roman" w:hAnsi="Times New Roman" w:cs="Times New Roman"/>
          <w:b/>
          <w:bCs/>
          <w:sz w:val="20"/>
          <w:szCs w:val="20"/>
        </w:rPr>
      </w:pPr>
      <w:r w:rsidRPr="00ED423A">
        <w:rPr>
          <w:rFonts w:ascii="Times New Roman" w:hAnsi="Times New Roman" w:cs="Times New Roman"/>
          <w:b/>
          <w:bCs/>
          <w:sz w:val="20"/>
          <w:szCs w:val="20"/>
        </w:rPr>
        <w:lastRenderedPageBreak/>
        <w:t>Annexure Table B. Per-scene breakdown for the MLP baseline on held-out LERF scenes.</w:t>
      </w:r>
    </w:p>
    <w:p w14:paraId="232F52A9" w14:textId="77777777" w:rsidR="00ED423A" w:rsidRDefault="00ED423A" w:rsidP="00ED423A">
      <w:pPr>
        <w:ind w:left="432" w:hanging="432"/>
        <w:jc w:val="both"/>
        <w:rPr>
          <w:rFonts w:ascii="Times New Roman" w:hAnsi="Times New Roman" w:cs="Times New Roman"/>
          <w:b/>
          <w:bCs/>
          <w:sz w:val="20"/>
          <w:szCs w:val="20"/>
        </w:rPr>
      </w:pPr>
    </w:p>
    <w:tbl>
      <w:tblPr>
        <w:tblStyle w:val="TableGrid"/>
        <w:tblW w:w="0" w:type="auto"/>
        <w:tblInd w:w="137" w:type="dxa"/>
        <w:tblLook w:val="04A0" w:firstRow="1" w:lastRow="0" w:firstColumn="1" w:lastColumn="0" w:noHBand="0" w:noVBand="1"/>
      </w:tblPr>
      <w:tblGrid>
        <w:gridCol w:w="1559"/>
        <w:gridCol w:w="1134"/>
        <w:gridCol w:w="1134"/>
        <w:gridCol w:w="1276"/>
        <w:gridCol w:w="1388"/>
        <w:gridCol w:w="1196"/>
        <w:gridCol w:w="1192"/>
      </w:tblGrid>
      <w:tr w:rsidR="00ED423A" w:rsidRPr="00ED423A" w14:paraId="63B07E52" w14:textId="77777777" w:rsidTr="00ED423A">
        <w:tc>
          <w:tcPr>
            <w:tcW w:w="1559" w:type="dxa"/>
          </w:tcPr>
          <w:p w14:paraId="6982EAA5"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Scene</w:t>
            </w:r>
          </w:p>
        </w:tc>
        <w:tc>
          <w:tcPr>
            <w:tcW w:w="1134" w:type="dxa"/>
          </w:tcPr>
          <w:p w14:paraId="5E70A032"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Objects</w:t>
            </w:r>
          </w:p>
        </w:tc>
        <w:tc>
          <w:tcPr>
            <w:tcW w:w="1134" w:type="dxa"/>
          </w:tcPr>
          <w:p w14:paraId="21BE795B"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GT triples</w:t>
            </w:r>
          </w:p>
        </w:tc>
        <w:tc>
          <w:tcPr>
            <w:tcW w:w="1276" w:type="dxa"/>
          </w:tcPr>
          <w:p w14:paraId="23424DB6"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R@3 before</w:t>
            </w:r>
          </w:p>
        </w:tc>
        <w:tc>
          <w:tcPr>
            <w:tcW w:w="1388" w:type="dxa"/>
          </w:tcPr>
          <w:p w14:paraId="41ABF4B1"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R@3 after</w:t>
            </w:r>
          </w:p>
        </w:tc>
        <w:tc>
          <w:tcPr>
            <w:tcW w:w="1196" w:type="dxa"/>
          </w:tcPr>
          <w:p w14:paraId="7CD6FF44"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R@5 before</w:t>
            </w:r>
          </w:p>
        </w:tc>
        <w:tc>
          <w:tcPr>
            <w:tcW w:w="1192" w:type="dxa"/>
          </w:tcPr>
          <w:p w14:paraId="5F0BD328" w14:textId="77777777" w:rsidR="00ED423A" w:rsidRPr="00ED423A" w:rsidRDefault="00ED423A" w:rsidP="00ED423A">
            <w:pPr>
              <w:jc w:val="center"/>
              <w:rPr>
                <w:rFonts w:ascii="Times New Roman" w:hAnsi="Times New Roman" w:cs="Times New Roman"/>
                <w:b/>
                <w:bCs/>
                <w:sz w:val="20"/>
                <w:szCs w:val="20"/>
              </w:rPr>
            </w:pPr>
            <w:r w:rsidRPr="00ED423A">
              <w:rPr>
                <w:rFonts w:ascii="Times New Roman" w:hAnsi="Times New Roman" w:cs="Times New Roman"/>
                <w:b/>
                <w:bCs/>
                <w:sz w:val="20"/>
                <w:szCs w:val="20"/>
              </w:rPr>
              <w:t>R@5 after</w:t>
            </w:r>
          </w:p>
        </w:tc>
      </w:tr>
      <w:tr w:rsidR="00ED423A" w:rsidRPr="00ED423A" w14:paraId="02C1D1D2" w14:textId="77777777" w:rsidTr="00ED423A">
        <w:tc>
          <w:tcPr>
            <w:tcW w:w="1559" w:type="dxa"/>
          </w:tcPr>
          <w:p w14:paraId="04EAF300"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figurines</w:t>
            </w:r>
          </w:p>
        </w:tc>
        <w:tc>
          <w:tcPr>
            <w:tcW w:w="1134" w:type="dxa"/>
          </w:tcPr>
          <w:p w14:paraId="4478E6FF"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10</w:t>
            </w:r>
          </w:p>
        </w:tc>
        <w:tc>
          <w:tcPr>
            <w:tcW w:w="1134" w:type="dxa"/>
          </w:tcPr>
          <w:p w14:paraId="6D428D9D"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364</w:t>
            </w:r>
          </w:p>
        </w:tc>
        <w:tc>
          <w:tcPr>
            <w:tcW w:w="1276" w:type="dxa"/>
          </w:tcPr>
          <w:p w14:paraId="2D3FBD18"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64.8%</w:t>
            </w:r>
          </w:p>
        </w:tc>
        <w:tc>
          <w:tcPr>
            <w:tcW w:w="1388" w:type="dxa"/>
          </w:tcPr>
          <w:p w14:paraId="0145FB58"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90.1%</w:t>
            </w:r>
          </w:p>
        </w:tc>
        <w:tc>
          <w:tcPr>
            <w:tcW w:w="1196" w:type="dxa"/>
          </w:tcPr>
          <w:p w14:paraId="74C8063A"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91.5%</w:t>
            </w:r>
          </w:p>
        </w:tc>
        <w:tc>
          <w:tcPr>
            <w:tcW w:w="1192" w:type="dxa"/>
          </w:tcPr>
          <w:p w14:paraId="38A3E62B" w14:textId="77777777" w:rsidR="00ED423A" w:rsidRPr="00ED423A" w:rsidRDefault="00ED423A" w:rsidP="000073DA">
            <w:pPr>
              <w:jc w:val="both"/>
              <w:rPr>
                <w:rFonts w:ascii="Times New Roman" w:hAnsi="Times New Roman" w:cs="Times New Roman"/>
                <w:sz w:val="20"/>
                <w:szCs w:val="20"/>
              </w:rPr>
            </w:pPr>
            <w:r w:rsidRPr="00ED423A">
              <w:rPr>
                <w:rFonts w:ascii="Times New Roman" w:hAnsi="Times New Roman" w:cs="Times New Roman"/>
                <w:sz w:val="20"/>
                <w:szCs w:val="20"/>
              </w:rPr>
              <w:t>93.4%</w:t>
            </w:r>
          </w:p>
        </w:tc>
      </w:tr>
      <w:tr w:rsidR="00ED423A" w:rsidRPr="00ED423A" w14:paraId="3B1A8447" w14:textId="77777777" w:rsidTr="00ED423A">
        <w:tc>
          <w:tcPr>
            <w:tcW w:w="1559" w:type="dxa"/>
          </w:tcPr>
          <w:p w14:paraId="609B22BB"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ramen</w:t>
            </w:r>
          </w:p>
        </w:tc>
        <w:tc>
          <w:tcPr>
            <w:tcW w:w="1134" w:type="dxa"/>
          </w:tcPr>
          <w:p w14:paraId="3A9037AD"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13</w:t>
            </w:r>
          </w:p>
        </w:tc>
        <w:tc>
          <w:tcPr>
            <w:tcW w:w="1134" w:type="dxa"/>
          </w:tcPr>
          <w:p w14:paraId="49B4CD3A"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616</w:t>
            </w:r>
          </w:p>
        </w:tc>
        <w:tc>
          <w:tcPr>
            <w:tcW w:w="1276" w:type="dxa"/>
          </w:tcPr>
          <w:p w14:paraId="3831FAB2"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70.8%</w:t>
            </w:r>
          </w:p>
        </w:tc>
        <w:tc>
          <w:tcPr>
            <w:tcW w:w="1388" w:type="dxa"/>
          </w:tcPr>
          <w:p w14:paraId="706B4339"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91.2%</w:t>
            </w:r>
          </w:p>
        </w:tc>
        <w:tc>
          <w:tcPr>
            <w:tcW w:w="1196" w:type="dxa"/>
          </w:tcPr>
          <w:p w14:paraId="5DFEC343"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92.0%</w:t>
            </w:r>
          </w:p>
        </w:tc>
        <w:tc>
          <w:tcPr>
            <w:tcW w:w="1192" w:type="dxa"/>
          </w:tcPr>
          <w:p w14:paraId="1195CE5D"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92.5%</w:t>
            </w:r>
          </w:p>
        </w:tc>
      </w:tr>
      <w:tr w:rsidR="00ED423A" w:rsidRPr="00ED423A" w14:paraId="2586CA20" w14:textId="77777777" w:rsidTr="00ED423A">
        <w:tc>
          <w:tcPr>
            <w:tcW w:w="1559" w:type="dxa"/>
          </w:tcPr>
          <w:p w14:paraId="03515E01"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teatime</w:t>
            </w:r>
          </w:p>
        </w:tc>
        <w:tc>
          <w:tcPr>
            <w:tcW w:w="1134" w:type="dxa"/>
          </w:tcPr>
          <w:p w14:paraId="63900768"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10</w:t>
            </w:r>
          </w:p>
        </w:tc>
        <w:tc>
          <w:tcPr>
            <w:tcW w:w="1134" w:type="dxa"/>
          </w:tcPr>
          <w:p w14:paraId="2778FFB8"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330</w:t>
            </w:r>
          </w:p>
        </w:tc>
        <w:tc>
          <w:tcPr>
            <w:tcW w:w="1276" w:type="dxa"/>
          </w:tcPr>
          <w:p w14:paraId="67F705A4"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71.5%</w:t>
            </w:r>
          </w:p>
        </w:tc>
        <w:tc>
          <w:tcPr>
            <w:tcW w:w="1388" w:type="dxa"/>
          </w:tcPr>
          <w:p w14:paraId="0AA04F94"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78.5%</w:t>
            </w:r>
          </w:p>
        </w:tc>
        <w:tc>
          <w:tcPr>
            <w:tcW w:w="1196" w:type="dxa"/>
          </w:tcPr>
          <w:p w14:paraId="4319A2ED"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90.9%</w:t>
            </w:r>
          </w:p>
        </w:tc>
        <w:tc>
          <w:tcPr>
            <w:tcW w:w="1192" w:type="dxa"/>
          </w:tcPr>
          <w:p w14:paraId="498C46D9"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90.9%</w:t>
            </w:r>
          </w:p>
        </w:tc>
      </w:tr>
      <w:tr w:rsidR="00ED423A" w:rsidRPr="00ED423A" w14:paraId="03F81779" w14:textId="77777777" w:rsidTr="00ED423A">
        <w:tc>
          <w:tcPr>
            <w:tcW w:w="1559" w:type="dxa"/>
          </w:tcPr>
          <w:p w14:paraId="3F04F88E" w14:textId="77777777" w:rsidR="00ED423A" w:rsidRPr="00ED423A" w:rsidRDefault="00ED423A" w:rsidP="007478BE">
            <w:pPr>
              <w:jc w:val="both"/>
              <w:rPr>
                <w:rFonts w:ascii="Times New Roman" w:hAnsi="Times New Roman" w:cs="Times New Roman"/>
                <w:sz w:val="20"/>
                <w:szCs w:val="20"/>
              </w:rPr>
            </w:pPr>
            <w:proofErr w:type="spellStart"/>
            <w:r w:rsidRPr="00ED423A">
              <w:rPr>
                <w:rFonts w:ascii="Times New Roman" w:hAnsi="Times New Roman" w:cs="Times New Roman"/>
                <w:sz w:val="20"/>
                <w:szCs w:val="20"/>
              </w:rPr>
              <w:t>waldo_kitchen</w:t>
            </w:r>
            <w:proofErr w:type="spellEnd"/>
          </w:p>
        </w:tc>
        <w:tc>
          <w:tcPr>
            <w:tcW w:w="1134" w:type="dxa"/>
          </w:tcPr>
          <w:p w14:paraId="3CC02BA4"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10</w:t>
            </w:r>
          </w:p>
        </w:tc>
        <w:tc>
          <w:tcPr>
            <w:tcW w:w="1134" w:type="dxa"/>
          </w:tcPr>
          <w:p w14:paraId="3356F411"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334</w:t>
            </w:r>
          </w:p>
        </w:tc>
        <w:tc>
          <w:tcPr>
            <w:tcW w:w="1276" w:type="dxa"/>
          </w:tcPr>
          <w:p w14:paraId="29DE0093"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73.7%</w:t>
            </w:r>
          </w:p>
        </w:tc>
        <w:tc>
          <w:tcPr>
            <w:tcW w:w="1388" w:type="dxa"/>
          </w:tcPr>
          <w:p w14:paraId="44C8DD6C"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91.0%</w:t>
            </w:r>
          </w:p>
        </w:tc>
        <w:tc>
          <w:tcPr>
            <w:tcW w:w="1196" w:type="dxa"/>
          </w:tcPr>
          <w:p w14:paraId="68E33FCA"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92.5%</w:t>
            </w:r>
          </w:p>
        </w:tc>
        <w:tc>
          <w:tcPr>
            <w:tcW w:w="1192" w:type="dxa"/>
          </w:tcPr>
          <w:p w14:paraId="71131421" w14:textId="77777777" w:rsidR="00ED423A" w:rsidRPr="00ED423A" w:rsidRDefault="00ED423A" w:rsidP="007478BE">
            <w:pPr>
              <w:jc w:val="both"/>
              <w:rPr>
                <w:rFonts w:ascii="Times New Roman" w:hAnsi="Times New Roman" w:cs="Times New Roman"/>
                <w:sz w:val="20"/>
                <w:szCs w:val="20"/>
              </w:rPr>
            </w:pPr>
            <w:r w:rsidRPr="00ED423A">
              <w:rPr>
                <w:rFonts w:ascii="Times New Roman" w:hAnsi="Times New Roman" w:cs="Times New Roman"/>
                <w:sz w:val="20"/>
                <w:szCs w:val="20"/>
              </w:rPr>
              <w:t>94.3%</w:t>
            </w:r>
          </w:p>
        </w:tc>
      </w:tr>
    </w:tbl>
    <w:p w14:paraId="7D776773" w14:textId="77777777" w:rsidR="000B7009" w:rsidRDefault="000B7009" w:rsidP="00ED423A">
      <w:pPr>
        <w:pStyle w:val="Heading2"/>
        <w:ind w:left="432" w:hanging="432"/>
        <w:jc w:val="both"/>
        <w:rPr>
          <w:rFonts w:ascii="Times New Roman" w:hAnsi="Times New Roman" w:cs="Times New Roman"/>
          <w:b/>
          <w:bCs/>
          <w:color w:val="000000"/>
          <w:sz w:val="26"/>
        </w:rPr>
      </w:pPr>
      <w:bookmarkStart w:id="286" w:name="_Toc234182283"/>
      <w:bookmarkStart w:id="287" w:name="idxbm1050"/>
    </w:p>
    <w:p w14:paraId="756FD4DB" w14:textId="77777777" w:rsidR="000B7009" w:rsidRDefault="000B7009" w:rsidP="00ED423A">
      <w:pPr>
        <w:pStyle w:val="Heading2"/>
        <w:ind w:left="432" w:hanging="432"/>
        <w:jc w:val="both"/>
        <w:rPr>
          <w:rFonts w:ascii="Times New Roman" w:hAnsi="Times New Roman" w:cs="Times New Roman"/>
          <w:b/>
          <w:bCs/>
          <w:color w:val="000000"/>
          <w:sz w:val="26"/>
        </w:rPr>
      </w:pPr>
    </w:p>
    <w:p w14:paraId="35C22735" w14:textId="77777777" w:rsidR="000B7009" w:rsidRDefault="000B7009" w:rsidP="00ED423A">
      <w:pPr>
        <w:pStyle w:val="Heading2"/>
        <w:ind w:left="432" w:hanging="432"/>
        <w:jc w:val="both"/>
        <w:rPr>
          <w:rFonts w:ascii="Times New Roman" w:hAnsi="Times New Roman" w:cs="Times New Roman"/>
          <w:b/>
          <w:bCs/>
          <w:color w:val="000000"/>
          <w:sz w:val="26"/>
        </w:rPr>
      </w:pPr>
    </w:p>
    <w:p w14:paraId="5FA93C92" w14:textId="5E45C5CD" w:rsidR="00ED423A" w:rsidRDefault="00ED423A" w:rsidP="00ED423A">
      <w:pPr>
        <w:pStyle w:val="Heading2"/>
        <w:ind w:left="432" w:hanging="432"/>
        <w:jc w:val="both"/>
        <w:rPr>
          <w:rFonts w:ascii="Times New Roman" w:hAnsi="Times New Roman" w:cs="Times New Roman"/>
          <w:b/>
          <w:bCs/>
        </w:rPr>
      </w:pPr>
      <w:r w:rsidRPr="00ED423A">
        <w:rPr>
          <w:rFonts w:ascii="Times New Roman" w:hAnsi="Times New Roman" w:cs="Times New Roman"/>
          <w:b/>
          <w:bCs/>
          <w:color w:val="000000"/>
          <w:sz w:val="26"/>
        </w:rPr>
        <w:t>Annexure C: Detailed Pipeline Timing Breakdown</w:t>
      </w:r>
      <w:bookmarkEnd w:id="286"/>
      <w:bookmarkEnd w:id="287"/>
    </w:p>
    <w:p w14:paraId="7A858F0B" w14:textId="77777777" w:rsidR="00ED423A" w:rsidRDefault="00ED423A" w:rsidP="00ED423A">
      <w:pPr>
        <w:ind w:left="432" w:hanging="432"/>
        <w:jc w:val="both"/>
        <w:rPr>
          <w:rFonts w:ascii="Times New Roman" w:hAnsi="Times New Roman" w:cs="Times New Roman"/>
          <w:b/>
          <w:bCs/>
        </w:rPr>
      </w:pPr>
    </w:p>
    <w:p w14:paraId="70CD8950"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 xml:space="preserve">Section 6.1 reports aggregate wall-clock figures (3-4 </w:t>
      </w:r>
      <w:proofErr w:type="spellStart"/>
      <w:r w:rsidRPr="00ED423A">
        <w:rPr>
          <w:rFonts w:ascii="Times New Roman" w:hAnsi="Times New Roman" w:cs="Times New Roman"/>
        </w:rPr>
        <w:t>ms</w:t>
      </w:r>
      <w:proofErr w:type="spellEnd"/>
      <w:r w:rsidRPr="00ED423A">
        <w:rPr>
          <w:rFonts w:ascii="Times New Roman" w:hAnsi="Times New Roman" w:cs="Times New Roman"/>
        </w:rPr>
        <w:t xml:space="preserve"> GNN forward pass, under 2 </w:t>
      </w:r>
      <w:proofErr w:type="spellStart"/>
      <w:r w:rsidRPr="00ED423A">
        <w:rPr>
          <w:rFonts w:ascii="Times New Roman" w:hAnsi="Times New Roman" w:cs="Times New Roman"/>
        </w:rPr>
        <w:t>ms</w:t>
      </w:r>
      <w:proofErr w:type="spellEnd"/>
    </w:p>
    <w:p w14:paraId="1819A6B2"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symbolic repair, 4.2-4.7 s clustering, 5-6 s end-to-end). The table below gives the full per-stage</w:t>
      </w:r>
    </w:p>
    <w:p w14:paraId="2B1CAC0B"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measured breakdown supporting those figures, across one tabletop scene (GPU) and one LERF</w:t>
      </w:r>
    </w:p>
    <w:p w14:paraId="0600F060" w14:textId="77777777" w:rsidR="00ED423A" w:rsidRDefault="00ED423A" w:rsidP="00ED423A">
      <w:pPr>
        <w:ind w:left="432" w:hanging="432"/>
        <w:jc w:val="both"/>
        <w:rPr>
          <w:rFonts w:ascii="Times New Roman" w:hAnsi="Times New Roman" w:cs="Times New Roman"/>
        </w:rPr>
      </w:pPr>
      <w:r w:rsidRPr="00ED423A">
        <w:rPr>
          <w:rFonts w:ascii="Times New Roman" w:hAnsi="Times New Roman" w:cs="Times New Roman"/>
        </w:rPr>
        <w:t>scene (GPU and CPU).</w:t>
      </w:r>
    </w:p>
    <w:p w14:paraId="6CD7DC30" w14:textId="77777777" w:rsidR="000B7009" w:rsidRDefault="000B7009" w:rsidP="00ED423A">
      <w:pPr>
        <w:ind w:left="432" w:hanging="432"/>
        <w:jc w:val="both"/>
        <w:rPr>
          <w:rFonts w:ascii="Times New Roman" w:hAnsi="Times New Roman" w:cs="Times New Roman"/>
        </w:rPr>
      </w:pPr>
    </w:p>
    <w:p w14:paraId="6D124633" w14:textId="77777777" w:rsidR="00ED423A" w:rsidRDefault="00ED423A" w:rsidP="00ED423A">
      <w:pPr>
        <w:ind w:left="432" w:hanging="432"/>
        <w:jc w:val="both"/>
        <w:rPr>
          <w:rFonts w:ascii="Times New Roman" w:hAnsi="Times New Roman" w:cs="Times New Roman"/>
        </w:rPr>
      </w:pPr>
    </w:p>
    <w:p w14:paraId="711BFCA0" w14:textId="77777777" w:rsidR="00ED423A" w:rsidRPr="00ED423A" w:rsidRDefault="00ED423A" w:rsidP="00ED423A">
      <w:pPr>
        <w:ind w:left="432" w:hanging="432"/>
        <w:jc w:val="both"/>
        <w:rPr>
          <w:rFonts w:ascii="Times New Roman" w:hAnsi="Times New Roman" w:cs="Times New Roman"/>
          <w:b/>
          <w:bCs/>
          <w:sz w:val="20"/>
          <w:szCs w:val="20"/>
        </w:rPr>
      </w:pPr>
      <w:r w:rsidRPr="00ED423A">
        <w:rPr>
          <w:rFonts w:ascii="Times New Roman" w:hAnsi="Times New Roman" w:cs="Times New Roman"/>
          <w:b/>
          <w:bCs/>
          <w:sz w:val="20"/>
          <w:szCs w:val="20"/>
        </w:rPr>
        <w:t>Annexure Table C. Per-stage wall-clock timing (seconds unless noted), measured on a single</w:t>
      </w:r>
    </w:p>
    <w:p w14:paraId="59B767C1" w14:textId="77777777" w:rsidR="00ED423A" w:rsidRDefault="00ED423A" w:rsidP="00ED423A">
      <w:pPr>
        <w:ind w:left="432" w:hanging="432"/>
        <w:jc w:val="both"/>
        <w:rPr>
          <w:rFonts w:ascii="Times New Roman" w:hAnsi="Times New Roman" w:cs="Times New Roman"/>
          <w:b/>
          <w:bCs/>
          <w:sz w:val="20"/>
          <w:szCs w:val="20"/>
        </w:rPr>
      </w:pPr>
      <w:r w:rsidRPr="00ED423A">
        <w:rPr>
          <w:rFonts w:ascii="Times New Roman" w:hAnsi="Times New Roman" w:cs="Times New Roman"/>
          <w:b/>
          <w:bCs/>
          <w:sz w:val="20"/>
          <w:szCs w:val="20"/>
        </w:rPr>
        <w:t>consumer laptop.</w:t>
      </w:r>
    </w:p>
    <w:p w14:paraId="6C144B06" w14:textId="77777777" w:rsidR="00ED423A" w:rsidRDefault="00ED423A" w:rsidP="00ED423A">
      <w:pPr>
        <w:ind w:left="432" w:hanging="432"/>
        <w:jc w:val="both"/>
        <w:rPr>
          <w:rFonts w:ascii="Times New Roman" w:hAnsi="Times New Roman" w:cs="Times New Roman"/>
          <w:b/>
          <w:bCs/>
          <w:sz w:val="20"/>
          <w:szCs w:val="20"/>
        </w:rPr>
      </w:pPr>
    </w:p>
    <w:tbl>
      <w:tblPr>
        <w:tblStyle w:val="TableGrid"/>
        <w:tblW w:w="0" w:type="auto"/>
        <w:tblInd w:w="432" w:type="dxa"/>
        <w:tblLook w:val="04A0" w:firstRow="1" w:lastRow="0" w:firstColumn="1" w:lastColumn="0" w:noHBand="0" w:noVBand="1"/>
      </w:tblPr>
      <w:tblGrid>
        <w:gridCol w:w="2172"/>
        <w:gridCol w:w="2140"/>
        <w:gridCol w:w="2136"/>
        <w:gridCol w:w="2136"/>
      </w:tblGrid>
      <w:tr w:rsidR="00ED423A" w:rsidRPr="00ED423A" w14:paraId="6B740AD1" w14:textId="77777777" w:rsidTr="00ED423A">
        <w:tc>
          <w:tcPr>
            <w:tcW w:w="2254" w:type="dxa"/>
          </w:tcPr>
          <w:p w14:paraId="618F254E" w14:textId="77777777" w:rsidR="00ED423A" w:rsidRPr="004A293F" w:rsidRDefault="00ED423A" w:rsidP="00FA6051">
            <w:pPr>
              <w:jc w:val="both"/>
              <w:rPr>
                <w:rFonts w:ascii="Times New Roman" w:hAnsi="Times New Roman" w:cs="Times New Roman"/>
                <w:sz w:val="20"/>
                <w:szCs w:val="20"/>
                <w:rPrChange w:id="288"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289" w:author="Sahil Shah" w:date="2026-07-07T17:11:00Z">
                  <w:rPr>
                    <w:rFonts w:ascii="Times New Roman" w:hAnsi="Times New Roman" w:cs="Times New Roman"/>
                    <w:b/>
                    <w:bCs/>
                    <w:sz w:val="20"/>
                    <w:szCs w:val="20"/>
                  </w:rPr>
                </w:rPrChange>
              </w:rPr>
              <w:t>Stage</w:t>
            </w:r>
          </w:p>
        </w:tc>
        <w:tc>
          <w:tcPr>
            <w:tcW w:w="2254" w:type="dxa"/>
          </w:tcPr>
          <w:p w14:paraId="4B97128D" w14:textId="77777777" w:rsidR="00ED423A" w:rsidRPr="004A293F" w:rsidRDefault="00ED423A" w:rsidP="00FA6051">
            <w:pPr>
              <w:jc w:val="both"/>
              <w:rPr>
                <w:rFonts w:ascii="Times New Roman" w:hAnsi="Times New Roman" w:cs="Times New Roman"/>
                <w:sz w:val="20"/>
                <w:szCs w:val="20"/>
                <w:rPrChange w:id="290"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291" w:author="Sahil Shah" w:date="2026-07-07T17:11:00Z">
                  <w:rPr>
                    <w:rFonts w:ascii="Times New Roman" w:hAnsi="Times New Roman" w:cs="Times New Roman"/>
                    <w:b/>
                    <w:bCs/>
                    <w:sz w:val="20"/>
                    <w:szCs w:val="20"/>
                  </w:rPr>
                </w:rPrChange>
              </w:rPr>
              <w:t>Tabletop (GPU)</w:t>
            </w:r>
          </w:p>
        </w:tc>
        <w:tc>
          <w:tcPr>
            <w:tcW w:w="2254" w:type="dxa"/>
          </w:tcPr>
          <w:p w14:paraId="7DAF96AB" w14:textId="77777777" w:rsidR="00ED423A" w:rsidRPr="004A293F" w:rsidRDefault="00ED423A" w:rsidP="00FA6051">
            <w:pPr>
              <w:jc w:val="both"/>
              <w:rPr>
                <w:rFonts w:ascii="Times New Roman" w:hAnsi="Times New Roman" w:cs="Times New Roman"/>
                <w:sz w:val="20"/>
                <w:szCs w:val="20"/>
                <w:rPrChange w:id="292"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293" w:author="Sahil Shah" w:date="2026-07-07T17:11:00Z">
                  <w:rPr>
                    <w:rFonts w:ascii="Times New Roman" w:hAnsi="Times New Roman" w:cs="Times New Roman"/>
                    <w:b/>
                    <w:bCs/>
                    <w:sz w:val="20"/>
                    <w:szCs w:val="20"/>
                  </w:rPr>
                </w:rPrChange>
              </w:rPr>
              <w:t>LERF-ramen (GPU)</w:t>
            </w:r>
          </w:p>
        </w:tc>
        <w:tc>
          <w:tcPr>
            <w:tcW w:w="2254" w:type="dxa"/>
          </w:tcPr>
          <w:p w14:paraId="54340A18" w14:textId="77777777" w:rsidR="00ED423A" w:rsidRPr="004A293F" w:rsidRDefault="00ED423A" w:rsidP="00FA6051">
            <w:pPr>
              <w:jc w:val="both"/>
              <w:rPr>
                <w:rFonts w:ascii="Times New Roman" w:hAnsi="Times New Roman" w:cs="Times New Roman"/>
                <w:sz w:val="20"/>
                <w:szCs w:val="20"/>
                <w:rPrChange w:id="294"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295" w:author="Sahil Shah" w:date="2026-07-07T17:11:00Z">
                  <w:rPr>
                    <w:rFonts w:ascii="Times New Roman" w:hAnsi="Times New Roman" w:cs="Times New Roman"/>
                    <w:b/>
                    <w:bCs/>
                    <w:sz w:val="20"/>
                    <w:szCs w:val="20"/>
                  </w:rPr>
                </w:rPrChange>
              </w:rPr>
              <w:t>LERF-ramen (CPU)</w:t>
            </w:r>
          </w:p>
        </w:tc>
      </w:tr>
      <w:tr w:rsidR="00ED423A" w:rsidRPr="00ED423A" w14:paraId="1B30078E" w14:textId="77777777" w:rsidTr="00ED423A">
        <w:tc>
          <w:tcPr>
            <w:tcW w:w="2254" w:type="dxa"/>
          </w:tcPr>
          <w:p w14:paraId="5DCFD46F" w14:textId="77777777" w:rsidR="00ED423A" w:rsidRPr="004A293F" w:rsidRDefault="00ED423A" w:rsidP="00FA6051">
            <w:pPr>
              <w:jc w:val="both"/>
              <w:rPr>
                <w:rFonts w:ascii="Times New Roman" w:hAnsi="Times New Roman" w:cs="Times New Roman"/>
                <w:sz w:val="20"/>
                <w:szCs w:val="20"/>
                <w:rPrChange w:id="296"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297" w:author="Sahil Shah" w:date="2026-07-07T17:11:00Z">
                  <w:rPr>
                    <w:rFonts w:ascii="Times New Roman" w:hAnsi="Times New Roman" w:cs="Times New Roman"/>
                    <w:b/>
                    <w:bCs/>
                    <w:sz w:val="20"/>
                    <w:szCs w:val="20"/>
                  </w:rPr>
                </w:rPrChange>
              </w:rPr>
              <w:t>Load PLY (s)</w:t>
            </w:r>
          </w:p>
        </w:tc>
        <w:tc>
          <w:tcPr>
            <w:tcW w:w="2254" w:type="dxa"/>
          </w:tcPr>
          <w:p w14:paraId="09157E5E" w14:textId="77777777" w:rsidR="00ED423A" w:rsidRPr="004A293F" w:rsidRDefault="00ED423A" w:rsidP="00FA6051">
            <w:pPr>
              <w:jc w:val="both"/>
              <w:rPr>
                <w:rFonts w:ascii="Times New Roman" w:hAnsi="Times New Roman" w:cs="Times New Roman"/>
                <w:sz w:val="20"/>
                <w:szCs w:val="20"/>
                <w:rPrChange w:id="298"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299" w:author="Sahil Shah" w:date="2026-07-07T17:11:00Z">
                  <w:rPr>
                    <w:rFonts w:ascii="Times New Roman" w:hAnsi="Times New Roman" w:cs="Times New Roman"/>
                    <w:b/>
                    <w:bCs/>
                    <w:sz w:val="20"/>
                    <w:szCs w:val="20"/>
                  </w:rPr>
                </w:rPrChange>
              </w:rPr>
              <w:t>0.087</w:t>
            </w:r>
          </w:p>
        </w:tc>
        <w:tc>
          <w:tcPr>
            <w:tcW w:w="2254" w:type="dxa"/>
          </w:tcPr>
          <w:p w14:paraId="189DA009" w14:textId="77777777" w:rsidR="00ED423A" w:rsidRPr="004A293F" w:rsidRDefault="00ED423A" w:rsidP="00FA6051">
            <w:pPr>
              <w:jc w:val="both"/>
              <w:rPr>
                <w:rFonts w:ascii="Times New Roman" w:hAnsi="Times New Roman" w:cs="Times New Roman"/>
                <w:sz w:val="20"/>
                <w:szCs w:val="20"/>
                <w:rPrChange w:id="300"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01" w:author="Sahil Shah" w:date="2026-07-07T17:11:00Z">
                  <w:rPr>
                    <w:rFonts w:ascii="Times New Roman" w:hAnsi="Times New Roman" w:cs="Times New Roman"/>
                    <w:b/>
                    <w:bCs/>
                    <w:sz w:val="20"/>
                    <w:szCs w:val="20"/>
                  </w:rPr>
                </w:rPrChange>
              </w:rPr>
              <w:t>0.115</w:t>
            </w:r>
          </w:p>
        </w:tc>
        <w:tc>
          <w:tcPr>
            <w:tcW w:w="2254" w:type="dxa"/>
          </w:tcPr>
          <w:p w14:paraId="72114279" w14:textId="77777777" w:rsidR="00ED423A" w:rsidRPr="004A293F" w:rsidRDefault="00ED423A" w:rsidP="00FA6051">
            <w:pPr>
              <w:jc w:val="both"/>
              <w:rPr>
                <w:rFonts w:ascii="Times New Roman" w:hAnsi="Times New Roman" w:cs="Times New Roman"/>
                <w:sz w:val="20"/>
                <w:szCs w:val="20"/>
                <w:rPrChange w:id="302"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03" w:author="Sahil Shah" w:date="2026-07-07T17:11:00Z">
                  <w:rPr>
                    <w:rFonts w:ascii="Times New Roman" w:hAnsi="Times New Roman" w:cs="Times New Roman"/>
                    <w:b/>
                    <w:bCs/>
                    <w:sz w:val="20"/>
                    <w:szCs w:val="20"/>
                  </w:rPr>
                </w:rPrChange>
              </w:rPr>
              <w:t>0.114</w:t>
            </w:r>
          </w:p>
        </w:tc>
      </w:tr>
      <w:tr w:rsidR="00ED423A" w:rsidRPr="00ED423A" w14:paraId="249843B1" w14:textId="77777777" w:rsidTr="00ED423A">
        <w:tc>
          <w:tcPr>
            <w:tcW w:w="2254" w:type="dxa"/>
          </w:tcPr>
          <w:p w14:paraId="1C9EA622" w14:textId="77777777" w:rsidR="00ED423A" w:rsidRPr="004A293F" w:rsidRDefault="00ED423A" w:rsidP="00FA6051">
            <w:pPr>
              <w:jc w:val="both"/>
              <w:rPr>
                <w:rFonts w:ascii="Times New Roman" w:hAnsi="Times New Roman" w:cs="Times New Roman"/>
                <w:sz w:val="20"/>
                <w:szCs w:val="20"/>
                <w:rPrChange w:id="304"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05" w:author="Sahil Shah" w:date="2026-07-07T17:11:00Z">
                  <w:rPr>
                    <w:rFonts w:ascii="Times New Roman" w:hAnsi="Times New Roman" w:cs="Times New Roman"/>
                    <w:b/>
                    <w:bCs/>
                    <w:sz w:val="20"/>
                    <w:szCs w:val="20"/>
                  </w:rPr>
                </w:rPrChange>
              </w:rPr>
              <w:t>Filter and clean (s)</w:t>
            </w:r>
          </w:p>
        </w:tc>
        <w:tc>
          <w:tcPr>
            <w:tcW w:w="2254" w:type="dxa"/>
          </w:tcPr>
          <w:p w14:paraId="0D582E23" w14:textId="77777777" w:rsidR="00ED423A" w:rsidRPr="004A293F" w:rsidRDefault="00ED423A" w:rsidP="00FA6051">
            <w:pPr>
              <w:jc w:val="both"/>
              <w:rPr>
                <w:rFonts w:ascii="Times New Roman" w:hAnsi="Times New Roman" w:cs="Times New Roman"/>
                <w:sz w:val="20"/>
                <w:szCs w:val="20"/>
                <w:rPrChange w:id="306"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07" w:author="Sahil Shah" w:date="2026-07-07T17:11:00Z">
                  <w:rPr>
                    <w:rFonts w:ascii="Times New Roman" w:hAnsi="Times New Roman" w:cs="Times New Roman"/>
                    <w:b/>
                    <w:bCs/>
                    <w:sz w:val="20"/>
                    <w:szCs w:val="20"/>
                  </w:rPr>
                </w:rPrChange>
              </w:rPr>
              <w:t>1.038</w:t>
            </w:r>
          </w:p>
        </w:tc>
        <w:tc>
          <w:tcPr>
            <w:tcW w:w="2254" w:type="dxa"/>
          </w:tcPr>
          <w:p w14:paraId="0AEEA8A5" w14:textId="77777777" w:rsidR="00ED423A" w:rsidRPr="004A293F" w:rsidRDefault="00ED423A" w:rsidP="00FA6051">
            <w:pPr>
              <w:jc w:val="both"/>
              <w:rPr>
                <w:rFonts w:ascii="Times New Roman" w:hAnsi="Times New Roman" w:cs="Times New Roman"/>
                <w:sz w:val="20"/>
                <w:szCs w:val="20"/>
                <w:rPrChange w:id="308"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09" w:author="Sahil Shah" w:date="2026-07-07T17:11:00Z">
                  <w:rPr>
                    <w:rFonts w:ascii="Times New Roman" w:hAnsi="Times New Roman" w:cs="Times New Roman"/>
                    <w:b/>
                    <w:bCs/>
                    <w:sz w:val="20"/>
                    <w:szCs w:val="20"/>
                  </w:rPr>
                </w:rPrChange>
              </w:rPr>
              <w:t>0.237</w:t>
            </w:r>
          </w:p>
        </w:tc>
        <w:tc>
          <w:tcPr>
            <w:tcW w:w="2254" w:type="dxa"/>
          </w:tcPr>
          <w:p w14:paraId="00C870B3" w14:textId="77777777" w:rsidR="00ED423A" w:rsidRPr="004A293F" w:rsidRDefault="00ED423A" w:rsidP="00FA6051">
            <w:pPr>
              <w:jc w:val="both"/>
              <w:rPr>
                <w:rFonts w:ascii="Times New Roman" w:hAnsi="Times New Roman" w:cs="Times New Roman"/>
                <w:sz w:val="20"/>
                <w:szCs w:val="20"/>
                <w:rPrChange w:id="310"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11" w:author="Sahil Shah" w:date="2026-07-07T17:11:00Z">
                  <w:rPr>
                    <w:rFonts w:ascii="Times New Roman" w:hAnsi="Times New Roman" w:cs="Times New Roman"/>
                    <w:b/>
                    <w:bCs/>
                    <w:sz w:val="20"/>
                    <w:szCs w:val="20"/>
                  </w:rPr>
                </w:rPrChange>
              </w:rPr>
              <w:t>0.277</w:t>
            </w:r>
          </w:p>
        </w:tc>
      </w:tr>
      <w:tr w:rsidR="00ED423A" w:rsidRPr="00ED423A" w14:paraId="55B49431" w14:textId="77777777" w:rsidTr="00ED423A">
        <w:tc>
          <w:tcPr>
            <w:tcW w:w="2254" w:type="dxa"/>
          </w:tcPr>
          <w:p w14:paraId="0069ADC7" w14:textId="77777777" w:rsidR="00ED423A" w:rsidRPr="004A293F" w:rsidRDefault="00ED423A" w:rsidP="00FA6051">
            <w:pPr>
              <w:jc w:val="both"/>
              <w:rPr>
                <w:rFonts w:ascii="Times New Roman" w:hAnsi="Times New Roman" w:cs="Times New Roman"/>
                <w:sz w:val="20"/>
                <w:szCs w:val="20"/>
                <w:rPrChange w:id="312"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13" w:author="Sahil Shah" w:date="2026-07-07T17:11:00Z">
                  <w:rPr>
                    <w:rFonts w:ascii="Times New Roman" w:hAnsi="Times New Roman" w:cs="Times New Roman"/>
                    <w:b/>
                    <w:bCs/>
                    <w:sz w:val="20"/>
                    <w:szCs w:val="20"/>
                  </w:rPr>
                </w:rPrChange>
              </w:rPr>
              <w:t>HDBSCAN clustering (s)</w:t>
            </w:r>
          </w:p>
        </w:tc>
        <w:tc>
          <w:tcPr>
            <w:tcW w:w="2254" w:type="dxa"/>
          </w:tcPr>
          <w:p w14:paraId="713C6D6A" w14:textId="77777777" w:rsidR="00ED423A" w:rsidRPr="004A293F" w:rsidRDefault="00ED423A" w:rsidP="00FA6051">
            <w:pPr>
              <w:jc w:val="both"/>
              <w:rPr>
                <w:rFonts w:ascii="Times New Roman" w:hAnsi="Times New Roman" w:cs="Times New Roman"/>
                <w:sz w:val="20"/>
                <w:szCs w:val="20"/>
                <w:rPrChange w:id="314"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15" w:author="Sahil Shah" w:date="2026-07-07T17:11:00Z">
                  <w:rPr>
                    <w:rFonts w:ascii="Times New Roman" w:hAnsi="Times New Roman" w:cs="Times New Roman"/>
                    <w:b/>
                    <w:bCs/>
                    <w:sz w:val="20"/>
                    <w:szCs w:val="20"/>
                  </w:rPr>
                </w:rPrChange>
              </w:rPr>
              <w:t>4.241</w:t>
            </w:r>
          </w:p>
        </w:tc>
        <w:tc>
          <w:tcPr>
            <w:tcW w:w="2254" w:type="dxa"/>
          </w:tcPr>
          <w:p w14:paraId="363E73F5" w14:textId="77777777" w:rsidR="00ED423A" w:rsidRPr="004A293F" w:rsidRDefault="00ED423A" w:rsidP="00FA6051">
            <w:pPr>
              <w:jc w:val="both"/>
              <w:rPr>
                <w:rFonts w:ascii="Times New Roman" w:hAnsi="Times New Roman" w:cs="Times New Roman"/>
                <w:sz w:val="20"/>
                <w:szCs w:val="20"/>
                <w:rPrChange w:id="316"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17" w:author="Sahil Shah" w:date="2026-07-07T17:11:00Z">
                  <w:rPr>
                    <w:rFonts w:ascii="Times New Roman" w:hAnsi="Times New Roman" w:cs="Times New Roman"/>
                    <w:b/>
                    <w:bCs/>
                    <w:sz w:val="20"/>
                    <w:szCs w:val="20"/>
                  </w:rPr>
                </w:rPrChange>
              </w:rPr>
              <w:t>4.692</w:t>
            </w:r>
          </w:p>
        </w:tc>
        <w:tc>
          <w:tcPr>
            <w:tcW w:w="2254" w:type="dxa"/>
          </w:tcPr>
          <w:p w14:paraId="14F3529A" w14:textId="77777777" w:rsidR="00ED423A" w:rsidRPr="004A293F" w:rsidRDefault="00ED423A" w:rsidP="00FA6051">
            <w:pPr>
              <w:jc w:val="both"/>
              <w:rPr>
                <w:rFonts w:ascii="Times New Roman" w:hAnsi="Times New Roman" w:cs="Times New Roman"/>
                <w:sz w:val="20"/>
                <w:szCs w:val="20"/>
                <w:rPrChange w:id="318"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19" w:author="Sahil Shah" w:date="2026-07-07T17:11:00Z">
                  <w:rPr>
                    <w:rFonts w:ascii="Times New Roman" w:hAnsi="Times New Roman" w:cs="Times New Roman"/>
                    <w:b/>
                    <w:bCs/>
                    <w:sz w:val="20"/>
                    <w:szCs w:val="20"/>
                  </w:rPr>
                </w:rPrChange>
              </w:rPr>
              <w:t>4.710</w:t>
            </w:r>
          </w:p>
        </w:tc>
      </w:tr>
      <w:tr w:rsidR="00ED423A" w:rsidRPr="00ED423A" w14:paraId="0A84717A" w14:textId="77777777" w:rsidTr="00ED423A">
        <w:tc>
          <w:tcPr>
            <w:tcW w:w="2254" w:type="dxa"/>
          </w:tcPr>
          <w:p w14:paraId="0BA60920" w14:textId="77777777" w:rsidR="00ED423A" w:rsidRPr="004A293F" w:rsidRDefault="00ED423A" w:rsidP="00FA6051">
            <w:pPr>
              <w:jc w:val="both"/>
              <w:rPr>
                <w:rFonts w:ascii="Times New Roman" w:hAnsi="Times New Roman" w:cs="Times New Roman"/>
                <w:sz w:val="20"/>
                <w:szCs w:val="20"/>
                <w:rPrChange w:id="320"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21" w:author="Sahil Shah" w:date="2026-07-07T17:11:00Z">
                  <w:rPr>
                    <w:rFonts w:ascii="Times New Roman" w:hAnsi="Times New Roman" w:cs="Times New Roman"/>
                    <w:b/>
                    <w:bCs/>
                    <w:sz w:val="20"/>
                    <w:szCs w:val="20"/>
                  </w:rPr>
                </w:rPrChange>
              </w:rPr>
              <w:t>Feature extraction (</w:t>
            </w:r>
            <w:proofErr w:type="spellStart"/>
            <w:r w:rsidRPr="004A293F">
              <w:rPr>
                <w:rFonts w:ascii="Times New Roman" w:hAnsi="Times New Roman" w:cs="Times New Roman"/>
                <w:sz w:val="20"/>
                <w:szCs w:val="20"/>
                <w:rPrChange w:id="322" w:author="Sahil Shah" w:date="2026-07-07T17:11:00Z">
                  <w:rPr>
                    <w:rFonts w:ascii="Times New Roman" w:hAnsi="Times New Roman" w:cs="Times New Roman"/>
                    <w:b/>
                    <w:bCs/>
                    <w:sz w:val="20"/>
                    <w:szCs w:val="20"/>
                  </w:rPr>
                </w:rPrChange>
              </w:rPr>
              <w:t>ms</w:t>
            </w:r>
            <w:proofErr w:type="spellEnd"/>
            <w:r w:rsidRPr="004A293F">
              <w:rPr>
                <w:rFonts w:ascii="Times New Roman" w:hAnsi="Times New Roman" w:cs="Times New Roman"/>
                <w:sz w:val="20"/>
                <w:szCs w:val="20"/>
                <w:rPrChange w:id="323" w:author="Sahil Shah" w:date="2026-07-07T17:11:00Z">
                  <w:rPr>
                    <w:rFonts w:ascii="Times New Roman" w:hAnsi="Times New Roman" w:cs="Times New Roman"/>
                    <w:b/>
                    <w:bCs/>
                    <w:sz w:val="20"/>
                    <w:szCs w:val="20"/>
                  </w:rPr>
                </w:rPrChange>
              </w:rPr>
              <w:t>)</w:t>
            </w:r>
          </w:p>
        </w:tc>
        <w:tc>
          <w:tcPr>
            <w:tcW w:w="2254" w:type="dxa"/>
          </w:tcPr>
          <w:p w14:paraId="7BB8C49F" w14:textId="77777777" w:rsidR="00ED423A" w:rsidRPr="004A293F" w:rsidRDefault="00ED423A" w:rsidP="00FA6051">
            <w:pPr>
              <w:jc w:val="both"/>
              <w:rPr>
                <w:rFonts w:ascii="Times New Roman" w:hAnsi="Times New Roman" w:cs="Times New Roman"/>
                <w:sz w:val="20"/>
                <w:szCs w:val="20"/>
                <w:rPrChange w:id="324"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25" w:author="Sahil Shah" w:date="2026-07-07T17:11:00Z">
                  <w:rPr>
                    <w:rFonts w:ascii="Times New Roman" w:hAnsi="Times New Roman" w:cs="Times New Roman"/>
                    <w:b/>
                    <w:bCs/>
                    <w:sz w:val="20"/>
                    <w:szCs w:val="20"/>
                  </w:rPr>
                </w:rPrChange>
              </w:rPr>
              <w:t>5.1</w:t>
            </w:r>
          </w:p>
        </w:tc>
        <w:tc>
          <w:tcPr>
            <w:tcW w:w="2254" w:type="dxa"/>
          </w:tcPr>
          <w:p w14:paraId="7A5C0A35" w14:textId="77777777" w:rsidR="00ED423A" w:rsidRPr="004A293F" w:rsidRDefault="00ED423A" w:rsidP="00FA6051">
            <w:pPr>
              <w:jc w:val="both"/>
              <w:rPr>
                <w:rFonts w:ascii="Times New Roman" w:hAnsi="Times New Roman" w:cs="Times New Roman"/>
                <w:sz w:val="20"/>
                <w:szCs w:val="20"/>
                <w:rPrChange w:id="326"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27" w:author="Sahil Shah" w:date="2026-07-07T17:11:00Z">
                  <w:rPr>
                    <w:rFonts w:ascii="Times New Roman" w:hAnsi="Times New Roman" w:cs="Times New Roman"/>
                    <w:b/>
                    <w:bCs/>
                    <w:sz w:val="20"/>
                    <w:szCs w:val="20"/>
                  </w:rPr>
                </w:rPrChange>
              </w:rPr>
              <w:t>10.1</w:t>
            </w:r>
          </w:p>
        </w:tc>
        <w:tc>
          <w:tcPr>
            <w:tcW w:w="2254" w:type="dxa"/>
          </w:tcPr>
          <w:p w14:paraId="38009C99" w14:textId="77777777" w:rsidR="00ED423A" w:rsidRPr="004A293F" w:rsidRDefault="00ED423A" w:rsidP="00FA6051">
            <w:pPr>
              <w:jc w:val="both"/>
              <w:rPr>
                <w:rFonts w:ascii="Times New Roman" w:hAnsi="Times New Roman" w:cs="Times New Roman"/>
                <w:sz w:val="20"/>
                <w:szCs w:val="20"/>
                <w:rPrChange w:id="328"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29" w:author="Sahil Shah" w:date="2026-07-07T17:11:00Z">
                  <w:rPr>
                    <w:rFonts w:ascii="Times New Roman" w:hAnsi="Times New Roman" w:cs="Times New Roman"/>
                    <w:b/>
                    <w:bCs/>
                    <w:sz w:val="20"/>
                    <w:szCs w:val="20"/>
                  </w:rPr>
                </w:rPrChange>
              </w:rPr>
              <w:t>10.2</w:t>
            </w:r>
          </w:p>
        </w:tc>
      </w:tr>
      <w:tr w:rsidR="00ED423A" w:rsidRPr="00ED423A" w14:paraId="63C3546B" w14:textId="77777777" w:rsidTr="00ED423A">
        <w:tc>
          <w:tcPr>
            <w:tcW w:w="2254" w:type="dxa"/>
          </w:tcPr>
          <w:p w14:paraId="16020B46" w14:textId="77777777" w:rsidR="00ED423A" w:rsidRPr="004A293F" w:rsidRDefault="00ED423A" w:rsidP="00FA6051">
            <w:pPr>
              <w:jc w:val="both"/>
              <w:rPr>
                <w:rFonts w:ascii="Times New Roman" w:hAnsi="Times New Roman" w:cs="Times New Roman"/>
                <w:sz w:val="20"/>
                <w:szCs w:val="20"/>
                <w:rPrChange w:id="330"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31" w:author="Sahil Shah" w:date="2026-07-07T17:11:00Z">
                  <w:rPr>
                    <w:rFonts w:ascii="Times New Roman" w:hAnsi="Times New Roman" w:cs="Times New Roman"/>
                    <w:b/>
                    <w:bCs/>
                    <w:sz w:val="20"/>
                    <w:szCs w:val="20"/>
                  </w:rPr>
                </w:rPrChange>
              </w:rPr>
              <w:t>GNN inference, steady-state (</w:t>
            </w:r>
            <w:proofErr w:type="spellStart"/>
            <w:r w:rsidRPr="004A293F">
              <w:rPr>
                <w:rFonts w:ascii="Times New Roman" w:hAnsi="Times New Roman" w:cs="Times New Roman"/>
                <w:sz w:val="20"/>
                <w:szCs w:val="20"/>
                <w:rPrChange w:id="332" w:author="Sahil Shah" w:date="2026-07-07T17:11:00Z">
                  <w:rPr>
                    <w:rFonts w:ascii="Times New Roman" w:hAnsi="Times New Roman" w:cs="Times New Roman"/>
                    <w:b/>
                    <w:bCs/>
                    <w:sz w:val="20"/>
                    <w:szCs w:val="20"/>
                  </w:rPr>
                </w:rPrChange>
              </w:rPr>
              <w:t>ms</w:t>
            </w:r>
            <w:proofErr w:type="spellEnd"/>
            <w:r w:rsidRPr="004A293F">
              <w:rPr>
                <w:rFonts w:ascii="Times New Roman" w:hAnsi="Times New Roman" w:cs="Times New Roman"/>
                <w:sz w:val="20"/>
                <w:szCs w:val="20"/>
                <w:rPrChange w:id="333" w:author="Sahil Shah" w:date="2026-07-07T17:11:00Z">
                  <w:rPr>
                    <w:rFonts w:ascii="Times New Roman" w:hAnsi="Times New Roman" w:cs="Times New Roman"/>
                    <w:b/>
                    <w:bCs/>
                    <w:sz w:val="20"/>
                    <w:szCs w:val="20"/>
                  </w:rPr>
                </w:rPrChange>
              </w:rPr>
              <w:t>)</w:t>
            </w:r>
          </w:p>
        </w:tc>
        <w:tc>
          <w:tcPr>
            <w:tcW w:w="2254" w:type="dxa"/>
          </w:tcPr>
          <w:p w14:paraId="67772783" w14:textId="77777777" w:rsidR="00ED423A" w:rsidRPr="004A293F" w:rsidRDefault="00ED423A" w:rsidP="00FA6051">
            <w:pPr>
              <w:jc w:val="both"/>
              <w:rPr>
                <w:rFonts w:ascii="Times New Roman" w:hAnsi="Times New Roman" w:cs="Times New Roman"/>
                <w:sz w:val="20"/>
                <w:szCs w:val="20"/>
                <w:rPrChange w:id="334"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35" w:author="Sahil Shah" w:date="2026-07-07T17:11:00Z">
                  <w:rPr>
                    <w:rFonts w:ascii="Times New Roman" w:hAnsi="Times New Roman" w:cs="Times New Roman"/>
                    <w:b/>
                    <w:bCs/>
                    <w:sz w:val="20"/>
                    <w:szCs w:val="20"/>
                  </w:rPr>
                </w:rPrChange>
              </w:rPr>
              <w:t>3.4</w:t>
            </w:r>
          </w:p>
        </w:tc>
        <w:tc>
          <w:tcPr>
            <w:tcW w:w="2254" w:type="dxa"/>
          </w:tcPr>
          <w:p w14:paraId="6133B770" w14:textId="77777777" w:rsidR="00ED423A" w:rsidRPr="004A293F" w:rsidRDefault="00ED423A" w:rsidP="00FA6051">
            <w:pPr>
              <w:jc w:val="both"/>
              <w:rPr>
                <w:rFonts w:ascii="Times New Roman" w:hAnsi="Times New Roman" w:cs="Times New Roman"/>
                <w:sz w:val="20"/>
                <w:szCs w:val="20"/>
                <w:rPrChange w:id="336"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37" w:author="Sahil Shah" w:date="2026-07-07T17:11:00Z">
                  <w:rPr>
                    <w:rFonts w:ascii="Times New Roman" w:hAnsi="Times New Roman" w:cs="Times New Roman"/>
                    <w:b/>
                    <w:bCs/>
                    <w:sz w:val="20"/>
                    <w:szCs w:val="20"/>
                  </w:rPr>
                </w:rPrChange>
              </w:rPr>
              <w:t>4.1</w:t>
            </w:r>
          </w:p>
        </w:tc>
        <w:tc>
          <w:tcPr>
            <w:tcW w:w="2254" w:type="dxa"/>
          </w:tcPr>
          <w:p w14:paraId="18111E47" w14:textId="77777777" w:rsidR="00ED423A" w:rsidRPr="004A293F" w:rsidRDefault="00ED423A" w:rsidP="00FA6051">
            <w:pPr>
              <w:jc w:val="both"/>
              <w:rPr>
                <w:rFonts w:ascii="Times New Roman" w:hAnsi="Times New Roman" w:cs="Times New Roman"/>
                <w:sz w:val="20"/>
                <w:szCs w:val="20"/>
                <w:rPrChange w:id="338"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39" w:author="Sahil Shah" w:date="2026-07-07T17:11:00Z">
                  <w:rPr>
                    <w:rFonts w:ascii="Times New Roman" w:hAnsi="Times New Roman" w:cs="Times New Roman"/>
                    <w:b/>
                    <w:bCs/>
                    <w:sz w:val="20"/>
                    <w:szCs w:val="20"/>
                  </w:rPr>
                </w:rPrChange>
              </w:rPr>
              <w:t>2.8</w:t>
            </w:r>
          </w:p>
        </w:tc>
      </w:tr>
      <w:tr w:rsidR="00ED423A" w:rsidRPr="00ED423A" w14:paraId="2771FBD9" w14:textId="77777777" w:rsidTr="00ED423A">
        <w:tc>
          <w:tcPr>
            <w:tcW w:w="2254" w:type="dxa"/>
          </w:tcPr>
          <w:p w14:paraId="578A89C7" w14:textId="77777777" w:rsidR="00ED423A" w:rsidRPr="004A293F" w:rsidRDefault="00ED423A" w:rsidP="00FA6051">
            <w:pPr>
              <w:jc w:val="both"/>
              <w:rPr>
                <w:rFonts w:ascii="Times New Roman" w:hAnsi="Times New Roman" w:cs="Times New Roman"/>
                <w:sz w:val="20"/>
                <w:szCs w:val="20"/>
                <w:rPrChange w:id="340"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41" w:author="Sahil Shah" w:date="2026-07-07T17:11:00Z">
                  <w:rPr>
                    <w:rFonts w:ascii="Times New Roman" w:hAnsi="Times New Roman" w:cs="Times New Roman"/>
                    <w:b/>
                    <w:bCs/>
                    <w:sz w:val="20"/>
                    <w:szCs w:val="20"/>
                  </w:rPr>
                </w:rPrChange>
              </w:rPr>
              <w:t>Thresholding (</w:t>
            </w:r>
            <w:proofErr w:type="spellStart"/>
            <w:r w:rsidRPr="004A293F">
              <w:rPr>
                <w:rFonts w:ascii="Times New Roman" w:hAnsi="Times New Roman" w:cs="Times New Roman"/>
                <w:sz w:val="20"/>
                <w:szCs w:val="20"/>
                <w:rPrChange w:id="342" w:author="Sahil Shah" w:date="2026-07-07T17:11:00Z">
                  <w:rPr>
                    <w:rFonts w:ascii="Times New Roman" w:hAnsi="Times New Roman" w:cs="Times New Roman"/>
                    <w:b/>
                    <w:bCs/>
                    <w:sz w:val="20"/>
                    <w:szCs w:val="20"/>
                  </w:rPr>
                </w:rPrChange>
              </w:rPr>
              <w:t>ms</w:t>
            </w:r>
            <w:proofErr w:type="spellEnd"/>
            <w:r w:rsidRPr="004A293F">
              <w:rPr>
                <w:rFonts w:ascii="Times New Roman" w:hAnsi="Times New Roman" w:cs="Times New Roman"/>
                <w:sz w:val="20"/>
                <w:szCs w:val="20"/>
                <w:rPrChange w:id="343" w:author="Sahil Shah" w:date="2026-07-07T17:11:00Z">
                  <w:rPr>
                    <w:rFonts w:ascii="Times New Roman" w:hAnsi="Times New Roman" w:cs="Times New Roman"/>
                    <w:b/>
                    <w:bCs/>
                    <w:sz w:val="20"/>
                    <w:szCs w:val="20"/>
                  </w:rPr>
                </w:rPrChange>
              </w:rPr>
              <w:t>)</w:t>
            </w:r>
          </w:p>
        </w:tc>
        <w:tc>
          <w:tcPr>
            <w:tcW w:w="2254" w:type="dxa"/>
          </w:tcPr>
          <w:p w14:paraId="78D46943" w14:textId="77777777" w:rsidR="00ED423A" w:rsidRPr="004A293F" w:rsidRDefault="00ED423A" w:rsidP="00FA6051">
            <w:pPr>
              <w:jc w:val="both"/>
              <w:rPr>
                <w:rFonts w:ascii="Times New Roman" w:hAnsi="Times New Roman" w:cs="Times New Roman"/>
                <w:sz w:val="20"/>
                <w:szCs w:val="20"/>
                <w:rPrChange w:id="344"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45" w:author="Sahil Shah" w:date="2026-07-07T17:11:00Z">
                  <w:rPr>
                    <w:rFonts w:ascii="Times New Roman" w:hAnsi="Times New Roman" w:cs="Times New Roman"/>
                    <w:b/>
                    <w:bCs/>
                    <w:sz w:val="20"/>
                    <w:szCs w:val="20"/>
                  </w:rPr>
                </w:rPrChange>
              </w:rPr>
              <w:t>5.7</w:t>
            </w:r>
          </w:p>
        </w:tc>
        <w:tc>
          <w:tcPr>
            <w:tcW w:w="2254" w:type="dxa"/>
          </w:tcPr>
          <w:p w14:paraId="07D7249B" w14:textId="77777777" w:rsidR="00ED423A" w:rsidRPr="004A293F" w:rsidRDefault="00ED423A" w:rsidP="00FA6051">
            <w:pPr>
              <w:jc w:val="both"/>
              <w:rPr>
                <w:rFonts w:ascii="Times New Roman" w:hAnsi="Times New Roman" w:cs="Times New Roman"/>
                <w:sz w:val="20"/>
                <w:szCs w:val="20"/>
                <w:rPrChange w:id="346"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47" w:author="Sahil Shah" w:date="2026-07-07T17:11:00Z">
                  <w:rPr>
                    <w:rFonts w:ascii="Times New Roman" w:hAnsi="Times New Roman" w:cs="Times New Roman"/>
                    <w:b/>
                    <w:bCs/>
                    <w:sz w:val="20"/>
                    <w:szCs w:val="20"/>
                  </w:rPr>
                </w:rPrChange>
              </w:rPr>
              <w:t>0.8</w:t>
            </w:r>
          </w:p>
        </w:tc>
        <w:tc>
          <w:tcPr>
            <w:tcW w:w="2254" w:type="dxa"/>
          </w:tcPr>
          <w:p w14:paraId="63A40C1F" w14:textId="77777777" w:rsidR="00ED423A" w:rsidRPr="004A293F" w:rsidRDefault="00ED423A" w:rsidP="00FA6051">
            <w:pPr>
              <w:jc w:val="both"/>
              <w:rPr>
                <w:rFonts w:ascii="Times New Roman" w:hAnsi="Times New Roman" w:cs="Times New Roman"/>
                <w:sz w:val="20"/>
                <w:szCs w:val="20"/>
                <w:rPrChange w:id="348"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49" w:author="Sahil Shah" w:date="2026-07-07T17:11:00Z">
                  <w:rPr>
                    <w:rFonts w:ascii="Times New Roman" w:hAnsi="Times New Roman" w:cs="Times New Roman"/>
                    <w:b/>
                    <w:bCs/>
                    <w:sz w:val="20"/>
                    <w:szCs w:val="20"/>
                  </w:rPr>
                </w:rPrChange>
              </w:rPr>
              <w:t>2.0</w:t>
            </w:r>
          </w:p>
        </w:tc>
      </w:tr>
      <w:tr w:rsidR="00ED423A" w:rsidRPr="00ED423A" w14:paraId="1AE71A31" w14:textId="77777777" w:rsidTr="00ED423A">
        <w:tc>
          <w:tcPr>
            <w:tcW w:w="2254" w:type="dxa"/>
          </w:tcPr>
          <w:p w14:paraId="5AD76D9A" w14:textId="77777777" w:rsidR="00ED423A" w:rsidRPr="004A293F" w:rsidRDefault="00ED423A" w:rsidP="00FA6051">
            <w:pPr>
              <w:jc w:val="both"/>
              <w:rPr>
                <w:rFonts w:ascii="Times New Roman" w:hAnsi="Times New Roman" w:cs="Times New Roman"/>
                <w:sz w:val="20"/>
                <w:szCs w:val="20"/>
                <w:rPrChange w:id="350"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51" w:author="Sahil Shah" w:date="2026-07-07T17:11:00Z">
                  <w:rPr>
                    <w:rFonts w:ascii="Times New Roman" w:hAnsi="Times New Roman" w:cs="Times New Roman"/>
                    <w:b/>
                    <w:bCs/>
                    <w:sz w:val="20"/>
                    <w:szCs w:val="20"/>
                  </w:rPr>
                </w:rPrChange>
              </w:rPr>
              <w:t>Symbolic repair (</w:t>
            </w:r>
            <w:proofErr w:type="spellStart"/>
            <w:r w:rsidRPr="004A293F">
              <w:rPr>
                <w:rFonts w:ascii="Times New Roman" w:hAnsi="Times New Roman" w:cs="Times New Roman"/>
                <w:sz w:val="20"/>
                <w:szCs w:val="20"/>
                <w:rPrChange w:id="352" w:author="Sahil Shah" w:date="2026-07-07T17:11:00Z">
                  <w:rPr>
                    <w:rFonts w:ascii="Times New Roman" w:hAnsi="Times New Roman" w:cs="Times New Roman"/>
                    <w:b/>
                    <w:bCs/>
                    <w:sz w:val="20"/>
                    <w:szCs w:val="20"/>
                  </w:rPr>
                </w:rPrChange>
              </w:rPr>
              <w:t>ms</w:t>
            </w:r>
            <w:proofErr w:type="spellEnd"/>
            <w:r w:rsidRPr="004A293F">
              <w:rPr>
                <w:rFonts w:ascii="Times New Roman" w:hAnsi="Times New Roman" w:cs="Times New Roman"/>
                <w:sz w:val="20"/>
                <w:szCs w:val="20"/>
                <w:rPrChange w:id="353" w:author="Sahil Shah" w:date="2026-07-07T17:11:00Z">
                  <w:rPr>
                    <w:rFonts w:ascii="Times New Roman" w:hAnsi="Times New Roman" w:cs="Times New Roman"/>
                    <w:b/>
                    <w:bCs/>
                    <w:sz w:val="20"/>
                    <w:szCs w:val="20"/>
                  </w:rPr>
                </w:rPrChange>
              </w:rPr>
              <w:t>)</w:t>
            </w:r>
          </w:p>
        </w:tc>
        <w:tc>
          <w:tcPr>
            <w:tcW w:w="2254" w:type="dxa"/>
          </w:tcPr>
          <w:p w14:paraId="15948883" w14:textId="77777777" w:rsidR="00ED423A" w:rsidRPr="004A293F" w:rsidRDefault="00ED423A" w:rsidP="00FA6051">
            <w:pPr>
              <w:jc w:val="both"/>
              <w:rPr>
                <w:rFonts w:ascii="Times New Roman" w:hAnsi="Times New Roman" w:cs="Times New Roman"/>
                <w:sz w:val="20"/>
                <w:szCs w:val="20"/>
                <w:rPrChange w:id="354"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55" w:author="Sahil Shah" w:date="2026-07-07T17:11:00Z">
                  <w:rPr>
                    <w:rFonts w:ascii="Times New Roman" w:hAnsi="Times New Roman" w:cs="Times New Roman"/>
                    <w:b/>
                    <w:bCs/>
                    <w:sz w:val="20"/>
                    <w:szCs w:val="20"/>
                  </w:rPr>
                </w:rPrChange>
              </w:rPr>
              <w:t>0.2</w:t>
            </w:r>
          </w:p>
        </w:tc>
        <w:tc>
          <w:tcPr>
            <w:tcW w:w="2254" w:type="dxa"/>
          </w:tcPr>
          <w:p w14:paraId="7E45BBB7" w14:textId="77777777" w:rsidR="00ED423A" w:rsidRPr="004A293F" w:rsidRDefault="00ED423A" w:rsidP="00FA6051">
            <w:pPr>
              <w:jc w:val="both"/>
              <w:rPr>
                <w:rFonts w:ascii="Times New Roman" w:hAnsi="Times New Roman" w:cs="Times New Roman"/>
                <w:sz w:val="20"/>
                <w:szCs w:val="20"/>
                <w:rPrChange w:id="356"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57" w:author="Sahil Shah" w:date="2026-07-07T17:11:00Z">
                  <w:rPr>
                    <w:rFonts w:ascii="Times New Roman" w:hAnsi="Times New Roman" w:cs="Times New Roman"/>
                    <w:b/>
                    <w:bCs/>
                    <w:sz w:val="20"/>
                    <w:szCs w:val="20"/>
                  </w:rPr>
                </w:rPrChange>
              </w:rPr>
              <w:t>2.1</w:t>
            </w:r>
          </w:p>
        </w:tc>
        <w:tc>
          <w:tcPr>
            <w:tcW w:w="2254" w:type="dxa"/>
          </w:tcPr>
          <w:p w14:paraId="543F492D" w14:textId="77777777" w:rsidR="00ED423A" w:rsidRPr="004A293F" w:rsidRDefault="00ED423A" w:rsidP="00FA6051">
            <w:pPr>
              <w:jc w:val="both"/>
              <w:rPr>
                <w:rFonts w:ascii="Times New Roman" w:hAnsi="Times New Roman" w:cs="Times New Roman"/>
                <w:sz w:val="20"/>
                <w:szCs w:val="20"/>
                <w:rPrChange w:id="358"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59" w:author="Sahil Shah" w:date="2026-07-07T17:11:00Z">
                  <w:rPr>
                    <w:rFonts w:ascii="Times New Roman" w:hAnsi="Times New Roman" w:cs="Times New Roman"/>
                    <w:b/>
                    <w:bCs/>
                    <w:sz w:val="20"/>
                    <w:szCs w:val="20"/>
                  </w:rPr>
                </w:rPrChange>
              </w:rPr>
              <w:t>2.1</w:t>
            </w:r>
          </w:p>
        </w:tc>
      </w:tr>
      <w:tr w:rsidR="00ED423A" w:rsidRPr="00ED423A" w14:paraId="3566C62F" w14:textId="77777777" w:rsidTr="00ED423A">
        <w:tc>
          <w:tcPr>
            <w:tcW w:w="2254" w:type="dxa"/>
          </w:tcPr>
          <w:p w14:paraId="2EE49149" w14:textId="77777777" w:rsidR="00ED423A" w:rsidRPr="004A293F" w:rsidRDefault="00ED423A" w:rsidP="00FA6051">
            <w:pPr>
              <w:jc w:val="both"/>
              <w:rPr>
                <w:rFonts w:ascii="Times New Roman" w:hAnsi="Times New Roman" w:cs="Times New Roman"/>
                <w:sz w:val="20"/>
                <w:szCs w:val="20"/>
                <w:rPrChange w:id="360"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61" w:author="Sahil Shah" w:date="2026-07-07T17:11:00Z">
                  <w:rPr>
                    <w:rFonts w:ascii="Times New Roman" w:hAnsi="Times New Roman" w:cs="Times New Roman"/>
                    <w:b/>
                    <w:bCs/>
                    <w:sz w:val="20"/>
                    <w:szCs w:val="20"/>
                  </w:rPr>
                </w:rPrChange>
              </w:rPr>
              <w:t>Total end-to-end (s)</w:t>
            </w:r>
          </w:p>
        </w:tc>
        <w:tc>
          <w:tcPr>
            <w:tcW w:w="2254" w:type="dxa"/>
          </w:tcPr>
          <w:p w14:paraId="11A65BF0" w14:textId="77777777" w:rsidR="00ED423A" w:rsidRPr="004A293F" w:rsidRDefault="00ED423A" w:rsidP="00FA6051">
            <w:pPr>
              <w:jc w:val="both"/>
              <w:rPr>
                <w:rFonts w:ascii="Times New Roman" w:hAnsi="Times New Roman" w:cs="Times New Roman"/>
                <w:sz w:val="20"/>
                <w:szCs w:val="20"/>
                <w:rPrChange w:id="362"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63" w:author="Sahil Shah" w:date="2026-07-07T17:11:00Z">
                  <w:rPr>
                    <w:rFonts w:ascii="Times New Roman" w:hAnsi="Times New Roman" w:cs="Times New Roman"/>
                    <w:b/>
                    <w:bCs/>
                    <w:sz w:val="20"/>
                    <w:szCs w:val="20"/>
                  </w:rPr>
                </w:rPrChange>
              </w:rPr>
              <w:t>6.020</w:t>
            </w:r>
          </w:p>
        </w:tc>
        <w:tc>
          <w:tcPr>
            <w:tcW w:w="2254" w:type="dxa"/>
          </w:tcPr>
          <w:p w14:paraId="3621C56E" w14:textId="77777777" w:rsidR="00ED423A" w:rsidRPr="004A293F" w:rsidRDefault="00ED423A" w:rsidP="00FA6051">
            <w:pPr>
              <w:jc w:val="both"/>
              <w:rPr>
                <w:rFonts w:ascii="Times New Roman" w:hAnsi="Times New Roman" w:cs="Times New Roman"/>
                <w:sz w:val="20"/>
                <w:szCs w:val="20"/>
                <w:rPrChange w:id="364"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65" w:author="Sahil Shah" w:date="2026-07-07T17:11:00Z">
                  <w:rPr>
                    <w:rFonts w:ascii="Times New Roman" w:hAnsi="Times New Roman" w:cs="Times New Roman"/>
                    <w:b/>
                    <w:bCs/>
                    <w:sz w:val="20"/>
                    <w:szCs w:val="20"/>
                  </w:rPr>
                </w:rPrChange>
              </w:rPr>
              <w:t>5.176</w:t>
            </w:r>
          </w:p>
        </w:tc>
        <w:tc>
          <w:tcPr>
            <w:tcW w:w="2254" w:type="dxa"/>
          </w:tcPr>
          <w:p w14:paraId="489FCC20" w14:textId="77777777" w:rsidR="00ED423A" w:rsidRPr="004A293F" w:rsidRDefault="00ED423A" w:rsidP="00FA6051">
            <w:pPr>
              <w:jc w:val="both"/>
              <w:rPr>
                <w:rFonts w:ascii="Times New Roman" w:hAnsi="Times New Roman" w:cs="Times New Roman"/>
                <w:sz w:val="20"/>
                <w:szCs w:val="20"/>
                <w:rPrChange w:id="366"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67" w:author="Sahil Shah" w:date="2026-07-07T17:11:00Z">
                  <w:rPr>
                    <w:rFonts w:ascii="Times New Roman" w:hAnsi="Times New Roman" w:cs="Times New Roman"/>
                    <w:b/>
                    <w:bCs/>
                    <w:sz w:val="20"/>
                    <w:szCs w:val="20"/>
                  </w:rPr>
                </w:rPrChange>
              </w:rPr>
              <w:t>5.253</w:t>
            </w:r>
          </w:p>
        </w:tc>
      </w:tr>
      <w:tr w:rsidR="00ED423A" w:rsidRPr="00ED423A" w14:paraId="4A9FCB26" w14:textId="77777777" w:rsidTr="00ED423A">
        <w:tc>
          <w:tcPr>
            <w:tcW w:w="2254" w:type="dxa"/>
          </w:tcPr>
          <w:p w14:paraId="42CDDBC1" w14:textId="77777777" w:rsidR="00ED423A" w:rsidRPr="004A293F" w:rsidRDefault="00ED423A" w:rsidP="00FA6051">
            <w:pPr>
              <w:jc w:val="both"/>
              <w:rPr>
                <w:rFonts w:ascii="Times New Roman" w:hAnsi="Times New Roman" w:cs="Times New Roman"/>
                <w:sz w:val="20"/>
                <w:szCs w:val="20"/>
                <w:rPrChange w:id="368"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69" w:author="Sahil Shah" w:date="2026-07-07T17:11:00Z">
                  <w:rPr>
                    <w:rFonts w:ascii="Times New Roman" w:hAnsi="Times New Roman" w:cs="Times New Roman"/>
                    <w:b/>
                    <w:bCs/>
                    <w:sz w:val="20"/>
                    <w:szCs w:val="20"/>
                  </w:rPr>
                </w:rPrChange>
              </w:rPr>
              <w:t>Objects in scene</w:t>
            </w:r>
          </w:p>
        </w:tc>
        <w:tc>
          <w:tcPr>
            <w:tcW w:w="2254" w:type="dxa"/>
          </w:tcPr>
          <w:p w14:paraId="6E745D6B" w14:textId="77777777" w:rsidR="00ED423A" w:rsidRPr="004A293F" w:rsidRDefault="00ED423A" w:rsidP="00FA6051">
            <w:pPr>
              <w:jc w:val="both"/>
              <w:rPr>
                <w:rFonts w:ascii="Times New Roman" w:hAnsi="Times New Roman" w:cs="Times New Roman"/>
                <w:sz w:val="20"/>
                <w:szCs w:val="20"/>
                <w:rPrChange w:id="370"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71" w:author="Sahil Shah" w:date="2026-07-07T17:11:00Z">
                  <w:rPr>
                    <w:rFonts w:ascii="Times New Roman" w:hAnsi="Times New Roman" w:cs="Times New Roman"/>
                    <w:b/>
                    <w:bCs/>
                    <w:sz w:val="20"/>
                    <w:szCs w:val="20"/>
                  </w:rPr>
                </w:rPrChange>
              </w:rPr>
              <w:t>4</w:t>
            </w:r>
          </w:p>
        </w:tc>
        <w:tc>
          <w:tcPr>
            <w:tcW w:w="2254" w:type="dxa"/>
          </w:tcPr>
          <w:p w14:paraId="0130B7B4" w14:textId="77777777" w:rsidR="00ED423A" w:rsidRPr="004A293F" w:rsidRDefault="00ED423A" w:rsidP="00FA6051">
            <w:pPr>
              <w:jc w:val="both"/>
              <w:rPr>
                <w:rFonts w:ascii="Times New Roman" w:hAnsi="Times New Roman" w:cs="Times New Roman"/>
                <w:sz w:val="20"/>
                <w:szCs w:val="20"/>
                <w:rPrChange w:id="372"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73" w:author="Sahil Shah" w:date="2026-07-07T17:11:00Z">
                  <w:rPr>
                    <w:rFonts w:ascii="Times New Roman" w:hAnsi="Times New Roman" w:cs="Times New Roman"/>
                    <w:b/>
                    <w:bCs/>
                    <w:sz w:val="20"/>
                    <w:szCs w:val="20"/>
                  </w:rPr>
                </w:rPrChange>
              </w:rPr>
              <w:t>13</w:t>
            </w:r>
          </w:p>
        </w:tc>
        <w:tc>
          <w:tcPr>
            <w:tcW w:w="2254" w:type="dxa"/>
          </w:tcPr>
          <w:p w14:paraId="4504222C" w14:textId="77777777" w:rsidR="00ED423A" w:rsidRPr="004A293F" w:rsidRDefault="00ED423A" w:rsidP="00FA6051">
            <w:pPr>
              <w:jc w:val="both"/>
              <w:rPr>
                <w:rFonts w:ascii="Times New Roman" w:hAnsi="Times New Roman" w:cs="Times New Roman"/>
                <w:sz w:val="20"/>
                <w:szCs w:val="20"/>
                <w:rPrChange w:id="374"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75" w:author="Sahil Shah" w:date="2026-07-07T17:11:00Z">
                  <w:rPr>
                    <w:rFonts w:ascii="Times New Roman" w:hAnsi="Times New Roman" w:cs="Times New Roman"/>
                    <w:b/>
                    <w:bCs/>
                    <w:sz w:val="20"/>
                    <w:szCs w:val="20"/>
                  </w:rPr>
                </w:rPrChange>
              </w:rPr>
              <w:t>13</w:t>
            </w:r>
          </w:p>
        </w:tc>
      </w:tr>
      <w:tr w:rsidR="00ED423A" w:rsidRPr="00ED423A" w14:paraId="42336289" w14:textId="77777777" w:rsidTr="00ED423A">
        <w:tc>
          <w:tcPr>
            <w:tcW w:w="2254" w:type="dxa"/>
          </w:tcPr>
          <w:p w14:paraId="6F415BF3" w14:textId="77777777" w:rsidR="00ED423A" w:rsidRPr="004A293F" w:rsidRDefault="00ED423A" w:rsidP="00FA6051">
            <w:pPr>
              <w:jc w:val="both"/>
              <w:rPr>
                <w:rFonts w:ascii="Times New Roman" w:hAnsi="Times New Roman" w:cs="Times New Roman"/>
                <w:sz w:val="20"/>
                <w:szCs w:val="20"/>
                <w:rPrChange w:id="376"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77" w:author="Sahil Shah" w:date="2026-07-07T17:11:00Z">
                  <w:rPr>
                    <w:rFonts w:ascii="Times New Roman" w:hAnsi="Times New Roman" w:cs="Times New Roman"/>
                    <w:b/>
                    <w:bCs/>
                    <w:sz w:val="20"/>
                    <w:szCs w:val="20"/>
                  </w:rPr>
                </w:rPrChange>
              </w:rPr>
              <w:t>Raw Gaussians</w:t>
            </w:r>
          </w:p>
        </w:tc>
        <w:tc>
          <w:tcPr>
            <w:tcW w:w="2254" w:type="dxa"/>
          </w:tcPr>
          <w:p w14:paraId="39716FBD" w14:textId="77777777" w:rsidR="00ED423A" w:rsidRPr="004A293F" w:rsidRDefault="00ED423A" w:rsidP="00FA6051">
            <w:pPr>
              <w:jc w:val="both"/>
              <w:rPr>
                <w:rFonts w:ascii="Times New Roman" w:hAnsi="Times New Roman" w:cs="Times New Roman"/>
                <w:sz w:val="20"/>
                <w:szCs w:val="20"/>
                <w:rPrChange w:id="378"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79" w:author="Sahil Shah" w:date="2026-07-07T17:11:00Z">
                  <w:rPr>
                    <w:rFonts w:ascii="Times New Roman" w:hAnsi="Times New Roman" w:cs="Times New Roman"/>
                    <w:b/>
                    <w:bCs/>
                    <w:sz w:val="20"/>
                    <w:szCs w:val="20"/>
                  </w:rPr>
                </w:rPrChange>
              </w:rPr>
              <w:t>134,872</w:t>
            </w:r>
          </w:p>
        </w:tc>
        <w:tc>
          <w:tcPr>
            <w:tcW w:w="2254" w:type="dxa"/>
          </w:tcPr>
          <w:p w14:paraId="4FD8863E" w14:textId="77777777" w:rsidR="00ED423A" w:rsidRPr="004A293F" w:rsidRDefault="00ED423A" w:rsidP="00FA6051">
            <w:pPr>
              <w:jc w:val="both"/>
              <w:rPr>
                <w:rFonts w:ascii="Times New Roman" w:hAnsi="Times New Roman" w:cs="Times New Roman"/>
                <w:sz w:val="20"/>
                <w:szCs w:val="20"/>
                <w:rPrChange w:id="380"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81" w:author="Sahil Shah" w:date="2026-07-07T17:11:00Z">
                  <w:rPr>
                    <w:rFonts w:ascii="Times New Roman" w:hAnsi="Times New Roman" w:cs="Times New Roman"/>
                    <w:b/>
                    <w:bCs/>
                    <w:sz w:val="20"/>
                    <w:szCs w:val="20"/>
                  </w:rPr>
                </w:rPrChange>
              </w:rPr>
              <w:t>258,668</w:t>
            </w:r>
          </w:p>
        </w:tc>
        <w:tc>
          <w:tcPr>
            <w:tcW w:w="2254" w:type="dxa"/>
          </w:tcPr>
          <w:p w14:paraId="40A2D788" w14:textId="77777777" w:rsidR="00ED423A" w:rsidRPr="004A293F" w:rsidRDefault="00ED423A" w:rsidP="00FA6051">
            <w:pPr>
              <w:jc w:val="both"/>
              <w:rPr>
                <w:rFonts w:ascii="Times New Roman" w:hAnsi="Times New Roman" w:cs="Times New Roman"/>
                <w:sz w:val="20"/>
                <w:szCs w:val="20"/>
                <w:rPrChange w:id="382" w:author="Sahil Shah" w:date="2026-07-07T17:11:00Z">
                  <w:rPr>
                    <w:rFonts w:ascii="Times New Roman" w:hAnsi="Times New Roman" w:cs="Times New Roman"/>
                    <w:b/>
                    <w:bCs/>
                    <w:sz w:val="20"/>
                    <w:szCs w:val="20"/>
                  </w:rPr>
                </w:rPrChange>
              </w:rPr>
            </w:pPr>
            <w:r w:rsidRPr="004A293F">
              <w:rPr>
                <w:rFonts w:ascii="Times New Roman" w:hAnsi="Times New Roman" w:cs="Times New Roman"/>
                <w:sz w:val="20"/>
                <w:szCs w:val="20"/>
                <w:rPrChange w:id="383" w:author="Sahil Shah" w:date="2026-07-07T17:11:00Z">
                  <w:rPr>
                    <w:rFonts w:ascii="Times New Roman" w:hAnsi="Times New Roman" w:cs="Times New Roman"/>
                    <w:b/>
                    <w:bCs/>
                    <w:sz w:val="20"/>
                    <w:szCs w:val="20"/>
                  </w:rPr>
                </w:rPrChange>
              </w:rPr>
              <w:t>258,668</w:t>
            </w:r>
          </w:p>
        </w:tc>
      </w:tr>
    </w:tbl>
    <w:p w14:paraId="4857EB59" w14:textId="77777777" w:rsidR="00ED423A" w:rsidRDefault="00ED423A" w:rsidP="00803D34">
      <w:pPr>
        <w:ind w:left="432" w:hanging="432"/>
        <w:jc w:val="center"/>
        <w:rPr>
          <w:rFonts w:ascii="Times New Roman" w:hAnsi="Times New Roman" w:cs="Times New Roman"/>
          <w:b/>
          <w:bCs/>
          <w:sz w:val="28"/>
          <w:szCs w:val="28"/>
        </w:rPr>
      </w:pPr>
    </w:p>
    <w:p w14:paraId="5BFB9276" w14:textId="77777777" w:rsidR="000B7009" w:rsidRDefault="000B7009" w:rsidP="00803D34">
      <w:pPr>
        <w:pStyle w:val="Heading1"/>
        <w:ind w:left="432" w:hanging="432"/>
        <w:jc w:val="center"/>
        <w:rPr>
          <w:rFonts w:ascii="Times New Roman" w:hAnsi="Times New Roman" w:cs="Times New Roman"/>
          <w:b/>
          <w:bCs/>
          <w:color w:val="000000"/>
          <w:sz w:val="28"/>
          <w:szCs w:val="28"/>
        </w:rPr>
      </w:pPr>
      <w:bookmarkStart w:id="384" w:name="_Toc234182284"/>
      <w:bookmarkStart w:id="385" w:name="idxbm1051"/>
    </w:p>
    <w:p w14:paraId="625B09A5" w14:textId="31D1E2EE" w:rsidR="0067617D" w:rsidRPr="00803D34" w:rsidRDefault="00803D34" w:rsidP="00803D34">
      <w:pPr>
        <w:pStyle w:val="Heading1"/>
        <w:ind w:left="432" w:hanging="432"/>
        <w:jc w:val="center"/>
        <w:rPr>
          <w:rFonts w:ascii="Times New Roman" w:hAnsi="Times New Roman" w:cs="Times New Roman"/>
          <w:b/>
          <w:bCs/>
          <w:sz w:val="28"/>
          <w:szCs w:val="28"/>
        </w:rPr>
      </w:pPr>
      <w:r w:rsidRPr="00803D34">
        <w:rPr>
          <w:rFonts w:ascii="Times New Roman" w:hAnsi="Times New Roman" w:cs="Times New Roman"/>
          <w:b/>
          <w:bCs/>
          <w:color w:val="000000"/>
          <w:sz w:val="28"/>
          <w:szCs w:val="28"/>
        </w:rPr>
        <w:t>11. Appendix</w:t>
      </w:r>
      <w:bookmarkEnd w:id="384"/>
      <w:bookmarkEnd w:id="385"/>
    </w:p>
    <w:p w14:paraId="598DEDFC" w14:textId="77777777" w:rsidR="00803D34" w:rsidRPr="00803D34" w:rsidRDefault="00803D34" w:rsidP="00803D34">
      <w:pPr>
        <w:ind w:left="432" w:hanging="432"/>
        <w:jc w:val="both"/>
        <w:rPr>
          <w:rFonts w:ascii="Times New Roman" w:hAnsi="Times New Roman" w:cs="Times New Roman"/>
          <w:b/>
          <w:bCs/>
          <w:sz w:val="28"/>
          <w:szCs w:val="28"/>
        </w:rPr>
      </w:pPr>
    </w:p>
    <w:p w14:paraId="34EFBDBB" w14:textId="77777777" w:rsidR="00803D34" w:rsidRPr="00803D34" w:rsidRDefault="00803D34" w:rsidP="00803D34">
      <w:pPr>
        <w:ind w:left="432" w:hanging="432"/>
        <w:jc w:val="both"/>
        <w:rPr>
          <w:rFonts w:ascii="Times New Roman" w:hAnsi="Times New Roman" w:cs="Times New Roman"/>
        </w:rPr>
      </w:pPr>
      <w:r w:rsidRPr="00803D34">
        <w:rPr>
          <w:rFonts w:ascii="Times New Roman" w:hAnsi="Times New Roman" w:cs="Times New Roman"/>
        </w:rPr>
        <w:t>This appendix presents source code excerpts implementing the core mechanisms</w:t>
      </w:r>
    </w:p>
    <w:p w14:paraId="6C4E78F6" w14:textId="77777777" w:rsidR="00803D34" w:rsidRPr="00803D34" w:rsidRDefault="00803D34" w:rsidP="00803D34">
      <w:pPr>
        <w:ind w:left="432" w:hanging="432"/>
        <w:jc w:val="both"/>
        <w:rPr>
          <w:rFonts w:ascii="Times New Roman" w:hAnsi="Times New Roman" w:cs="Times New Roman"/>
        </w:rPr>
      </w:pPr>
      <w:r w:rsidRPr="00803D34">
        <w:rPr>
          <w:rFonts w:ascii="Times New Roman" w:hAnsi="Times New Roman" w:cs="Times New Roman"/>
        </w:rPr>
        <w:t>described in Chapter 4, verified directly against the project codebase. Each excerpt is</w:t>
      </w:r>
    </w:p>
    <w:p w14:paraId="4B434AFF" w14:textId="77777777" w:rsidR="000B7009" w:rsidRDefault="00803D34" w:rsidP="000B7009">
      <w:pPr>
        <w:ind w:left="432" w:hanging="432"/>
        <w:jc w:val="both"/>
        <w:rPr>
          <w:rFonts w:ascii="Times New Roman" w:hAnsi="Times New Roman" w:cs="Times New Roman"/>
        </w:rPr>
      </w:pPr>
      <w:r w:rsidRPr="00803D34">
        <w:rPr>
          <w:rFonts w:ascii="Times New Roman" w:hAnsi="Times New Roman" w:cs="Times New Roman"/>
        </w:rPr>
        <w:t>presented as a screenshot of the actual, unmodified implementation.</w:t>
      </w:r>
      <w:bookmarkStart w:id="386" w:name="_Toc234182285"/>
      <w:bookmarkStart w:id="387" w:name="idxbm1052"/>
    </w:p>
    <w:p w14:paraId="65CE6B81" w14:textId="77777777" w:rsidR="000B7009" w:rsidRDefault="000B7009" w:rsidP="000B7009">
      <w:pPr>
        <w:ind w:left="432" w:hanging="432"/>
        <w:jc w:val="both"/>
        <w:rPr>
          <w:rFonts w:ascii="Times New Roman" w:hAnsi="Times New Roman" w:cs="Times New Roman"/>
        </w:rPr>
      </w:pPr>
    </w:p>
    <w:p w14:paraId="4CF1A945" w14:textId="5D2E9614" w:rsidR="000B7009" w:rsidRDefault="00803D34" w:rsidP="000B7009">
      <w:pPr>
        <w:ind w:left="432" w:hanging="432"/>
        <w:jc w:val="both"/>
        <w:rPr>
          <w:rFonts w:ascii="Times New Roman" w:hAnsi="Times New Roman" w:cs="Times New Roman"/>
          <w:b/>
          <w:bCs/>
          <w:color w:val="000000"/>
          <w:sz w:val="26"/>
          <w:szCs w:val="22"/>
        </w:rPr>
      </w:pPr>
      <w:r w:rsidRPr="00803D34">
        <w:rPr>
          <w:rFonts w:ascii="Times New Roman" w:hAnsi="Times New Roman" w:cs="Times New Roman"/>
          <w:b/>
          <w:bCs/>
          <w:color w:val="000000"/>
          <w:sz w:val="26"/>
          <w:szCs w:val="22"/>
        </w:rPr>
        <w:t>A.1 RANSAC Table/Floor Removal</w:t>
      </w:r>
      <w:bookmarkEnd w:id="386"/>
      <w:bookmarkEnd w:id="387"/>
    </w:p>
    <w:p w14:paraId="674976CB" w14:textId="77777777" w:rsidR="000B7009" w:rsidRPr="000B7009" w:rsidRDefault="000B7009" w:rsidP="000B7009">
      <w:pPr>
        <w:ind w:left="432" w:hanging="432"/>
        <w:jc w:val="both"/>
        <w:rPr>
          <w:rFonts w:ascii="Times New Roman" w:hAnsi="Times New Roman" w:cs="Times New Roman"/>
        </w:rPr>
      </w:pPr>
    </w:p>
    <w:p w14:paraId="235A5273" w14:textId="77777777" w:rsidR="000B7009" w:rsidRPr="00803D34" w:rsidRDefault="000B7009" w:rsidP="000B7009">
      <w:pPr>
        <w:ind w:left="432" w:hanging="432"/>
        <w:jc w:val="both"/>
        <w:rPr>
          <w:rFonts w:ascii="Times New Roman" w:hAnsi="Times New Roman" w:cs="Times New Roman"/>
        </w:rPr>
      </w:pPr>
      <w:r w:rsidRPr="00803D34">
        <w:rPr>
          <w:rFonts w:ascii="Times New Roman" w:hAnsi="Times New Roman" w:cs="Times New Roman"/>
        </w:rPr>
        <w:t>The following excerpt implements the RANSAC-based plane segmentation step</w:t>
      </w:r>
    </w:p>
    <w:p w14:paraId="3C2F31E9" w14:textId="5F40559B" w:rsidR="00803D34" w:rsidRDefault="000B7009" w:rsidP="000B7009">
      <w:pPr>
        <w:ind w:left="432" w:hanging="432"/>
        <w:jc w:val="both"/>
        <w:rPr>
          <w:rFonts w:ascii="Times New Roman" w:hAnsi="Times New Roman" w:cs="Times New Roman"/>
        </w:rPr>
      </w:pPr>
      <w:r w:rsidRPr="00803D34">
        <w:rPr>
          <w:rFonts w:ascii="Times New Roman" w:hAnsi="Times New Roman" w:cs="Times New Roman"/>
        </w:rPr>
        <w:t>described in Section 4.1, which removes the floor or table before object clustering.</w:t>
      </w:r>
    </w:p>
    <w:p w14:paraId="064C9A43" w14:textId="77777777" w:rsidR="000B7009" w:rsidRDefault="000B7009" w:rsidP="000B7009">
      <w:pPr>
        <w:ind w:left="432" w:hanging="432"/>
        <w:jc w:val="both"/>
        <w:rPr>
          <w:rFonts w:ascii="Times New Roman" w:hAnsi="Times New Roman" w:cs="Times New Roman"/>
        </w:rPr>
      </w:pPr>
    </w:p>
    <w:p w14:paraId="3B36755D" w14:textId="77777777" w:rsidR="000B7009" w:rsidRPr="00803D34" w:rsidRDefault="000B7009" w:rsidP="000B7009">
      <w:pPr>
        <w:ind w:left="432" w:hanging="432"/>
        <w:jc w:val="both"/>
        <w:rPr>
          <w:rFonts w:ascii="Times New Roman" w:hAnsi="Times New Roman" w:cs="Times New Roman"/>
        </w:rPr>
      </w:pPr>
    </w:p>
    <w:p w14:paraId="1C9E2A31" w14:textId="64981D09" w:rsidR="00803D34" w:rsidRPr="000B7009" w:rsidRDefault="00803D34" w:rsidP="000B7009">
      <w:pPr>
        <w:tabs>
          <w:tab w:val="left" w:pos="1509"/>
        </w:tabs>
        <w:ind w:left="432" w:hanging="432"/>
        <w:jc w:val="center"/>
      </w:pPr>
      <w:r>
        <w:rPr>
          <w:noProof/>
        </w:rPr>
        <w:drawing>
          <wp:inline distT="0" distB="0" distL="0" distR="0" wp14:anchorId="2EFA503C" wp14:editId="014188B5">
            <wp:extent cx="3685310" cy="4646295"/>
            <wp:effectExtent l="0" t="0" r="0" b="1905"/>
            <wp:docPr id="2129494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94230" name="Picture 2129494230"/>
                    <pic:cNvPicPr/>
                  </pic:nvPicPr>
                  <pic:blipFill>
                    <a:blip r:embed="rId19">
                      <a:extLst>
                        <a:ext uri="{28A0092B-C50C-407E-A947-70E740481C1C}">
                          <a14:useLocalDpi xmlns:a14="http://schemas.microsoft.com/office/drawing/2010/main" val="0"/>
                        </a:ext>
                      </a:extLst>
                    </a:blip>
                    <a:stretch>
                      <a:fillRect/>
                    </a:stretch>
                  </pic:blipFill>
                  <pic:spPr>
                    <a:xfrm>
                      <a:off x="0" y="0"/>
                      <a:ext cx="3685310" cy="4646295"/>
                    </a:xfrm>
                    <a:prstGeom prst="rect">
                      <a:avLst/>
                    </a:prstGeom>
                  </pic:spPr>
                </pic:pic>
              </a:graphicData>
            </a:graphic>
          </wp:inline>
        </w:drawing>
      </w:r>
    </w:p>
    <w:p w14:paraId="7AC560D4" w14:textId="77777777" w:rsidR="00803D34" w:rsidRDefault="00803D34" w:rsidP="00803D34">
      <w:pPr>
        <w:pStyle w:val="Heading2"/>
        <w:tabs>
          <w:tab w:val="left" w:pos="1509"/>
        </w:tabs>
        <w:ind w:left="432" w:hanging="432"/>
        <w:jc w:val="both"/>
        <w:rPr>
          <w:rFonts w:ascii="Times New Roman" w:hAnsi="Times New Roman" w:cs="Times New Roman"/>
          <w:b/>
          <w:bCs/>
          <w:color w:val="000000"/>
          <w:sz w:val="26"/>
          <w:szCs w:val="22"/>
        </w:rPr>
      </w:pPr>
      <w:bookmarkStart w:id="388" w:name="_Toc234182286"/>
      <w:bookmarkStart w:id="389" w:name="idxbm1053"/>
      <w:r w:rsidRPr="00803D34">
        <w:rPr>
          <w:rFonts w:ascii="Times New Roman" w:hAnsi="Times New Roman" w:cs="Times New Roman"/>
          <w:b/>
          <w:bCs/>
          <w:color w:val="000000"/>
          <w:sz w:val="26"/>
          <w:szCs w:val="22"/>
        </w:rPr>
        <w:lastRenderedPageBreak/>
        <w:t>A.2 HDBSCAN Auto-Tuned Cluster Size</w:t>
      </w:r>
      <w:bookmarkEnd w:id="388"/>
      <w:bookmarkEnd w:id="389"/>
    </w:p>
    <w:p w14:paraId="77330960" w14:textId="77777777" w:rsidR="000B7009" w:rsidRDefault="000B7009" w:rsidP="000B7009"/>
    <w:p w14:paraId="568815F4" w14:textId="77777777" w:rsidR="000B7009" w:rsidRDefault="000B7009" w:rsidP="000B7009">
      <w:pPr>
        <w:tabs>
          <w:tab w:val="left" w:pos="1509"/>
        </w:tabs>
        <w:ind w:left="432" w:hanging="432"/>
        <w:jc w:val="both"/>
        <w:rPr>
          <w:rFonts w:ascii="Times New Roman" w:hAnsi="Times New Roman" w:cs="Times New Roman"/>
        </w:rPr>
      </w:pPr>
      <w:r w:rsidRPr="00803D34">
        <w:rPr>
          <w:rFonts w:ascii="Times New Roman" w:hAnsi="Times New Roman" w:cs="Times New Roman"/>
        </w:rPr>
        <w:t>The following excerpt implements the auto-tuning sweep for HDBSCAN's minimum cluster</w:t>
      </w:r>
    </w:p>
    <w:p w14:paraId="3DBF0616" w14:textId="77777777" w:rsidR="000B7009" w:rsidRDefault="000B7009" w:rsidP="000B7009">
      <w:pPr>
        <w:tabs>
          <w:tab w:val="left" w:pos="1509"/>
        </w:tabs>
        <w:ind w:left="432" w:hanging="432"/>
        <w:jc w:val="both"/>
        <w:rPr>
          <w:rFonts w:ascii="Times New Roman" w:hAnsi="Times New Roman" w:cs="Times New Roman"/>
        </w:rPr>
      </w:pPr>
      <w:r w:rsidRPr="00803D34">
        <w:rPr>
          <w:rFonts w:ascii="Times New Roman" w:hAnsi="Times New Roman" w:cs="Times New Roman"/>
        </w:rPr>
        <w:t>size parameter described in Section 4.2.</w:t>
      </w:r>
    </w:p>
    <w:p w14:paraId="7E38725B" w14:textId="77777777" w:rsidR="000B7009" w:rsidRPr="000B7009" w:rsidRDefault="000B7009" w:rsidP="000B7009"/>
    <w:p w14:paraId="0120ACB7" w14:textId="77777777" w:rsidR="00803D34" w:rsidRDefault="00803D34" w:rsidP="00803D34">
      <w:pPr>
        <w:tabs>
          <w:tab w:val="left" w:pos="1509"/>
        </w:tabs>
        <w:ind w:left="432" w:hanging="432"/>
        <w:jc w:val="both"/>
        <w:rPr>
          <w:rFonts w:ascii="Times New Roman" w:hAnsi="Times New Roman" w:cs="Times New Roman"/>
          <w:b/>
          <w:bCs/>
          <w:sz w:val="22"/>
          <w:szCs w:val="22"/>
        </w:rPr>
      </w:pPr>
    </w:p>
    <w:p w14:paraId="5D8E9A28" w14:textId="77777777" w:rsidR="00803D34" w:rsidRDefault="00803D34" w:rsidP="00803D34">
      <w:pPr>
        <w:tabs>
          <w:tab w:val="left" w:pos="1509"/>
        </w:tabs>
        <w:ind w:left="432" w:hanging="432"/>
        <w:jc w:val="both"/>
        <w:rPr>
          <w:rFonts w:ascii="Times New Roman" w:hAnsi="Times New Roman" w:cs="Times New Roman"/>
          <w:b/>
          <w:bCs/>
          <w:sz w:val="22"/>
          <w:szCs w:val="22"/>
        </w:rPr>
      </w:pPr>
      <w:r>
        <w:rPr>
          <w:rFonts w:ascii="Times New Roman" w:hAnsi="Times New Roman" w:cs="Times New Roman"/>
          <w:b/>
          <w:bCs/>
          <w:noProof/>
          <w:sz w:val="22"/>
          <w:szCs w:val="22"/>
        </w:rPr>
        <w:drawing>
          <wp:anchor distT="0" distB="0" distL="114300" distR="114300" simplePos="0" relativeHeight="251658240" behindDoc="0" locked="0" layoutInCell="1" allowOverlap="1" wp14:anchorId="0CB409D3" wp14:editId="67FEF2E7">
            <wp:simplePos x="914400" y="2403764"/>
            <wp:positionH relativeFrom="column">
              <wp:align>left</wp:align>
            </wp:positionH>
            <wp:positionV relativeFrom="paragraph">
              <wp:align>top</wp:align>
            </wp:positionV>
            <wp:extent cx="5361305" cy="6414655"/>
            <wp:effectExtent l="0" t="0" r="0" b="5715"/>
            <wp:wrapSquare wrapText="bothSides"/>
            <wp:docPr id="175496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68673" name="Picture 1754968673"/>
                    <pic:cNvPicPr/>
                  </pic:nvPicPr>
                  <pic:blipFill>
                    <a:blip r:embed="rId20">
                      <a:extLst>
                        <a:ext uri="{28A0092B-C50C-407E-A947-70E740481C1C}">
                          <a14:useLocalDpi xmlns:a14="http://schemas.microsoft.com/office/drawing/2010/main" val="0"/>
                        </a:ext>
                      </a:extLst>
                    </a:blip>
                    <a:stretch>
                      <a:fillRect/>
                    </a:stretch>
                  </pic:blipFill>
                  <pic:spPr>
                    <a:xfrm>
                      <a:off x="0" y="0"/>
                      <a:ext cx="5361305" cy="6414655"/>
                    </a:xfrm>
                    <a:prstGeom prst="rect">
                      <a:avLst/>
                    </a:prstGeom>
                  </pic:spPr>
                </pic:pic>
              </a:graphicData>
            </a:graphic>
          </wp:anchor>
        </w:drawing>
      </w:r>
    </w:p>
    <w:p w14:paraId="42BCDAC8" w14:textId="77777777" w:rsidR="00803D34" w:rsidRPr="00803D34" w:rsidRDefault="00803D34" w:rsidP="00803D34">
      <w:pPr>
        <w:rPr>
          <w:rFonts w:ascii="Times New Roman" w:hAnsi="Times New Roman" w:cs="Times New Roman"/>
          <w:sz w:val="22"/>
          <w:szCs w:val="22"/>
        </w:rPr>
      </w:pPr>
    </w:p>
    <w:p w14:paraId="6221FF53" w14:textId="77777777" w:rsidR="00803D34" w:rsidRPr="00803D34" w:rsidRDefault="00803D34" w:rsidP="00803D34">
      <w:pPr>
        <w:rPr>
          <w:rFonts w:ascii="Times New Roman" w:hAnsi="Times New Roman" w:cs="Times New Roman"/>
          <w:sz w:val="22"/>
          <w:szCs w:val="22"/>
        </w:rPr>
      </w:pPr>
    </w:p>
    <w:p w14:paraId="4D4CF6BB" w14:textId="77777777" w:rsidR="00803D34" w:rsidRPr="00803D34" w:rsidRDefault="00803D34" w:rsidP="00803D34">
      <w:pPr>
        <w:rPr>
          <w:rFonts w:ascii="Times New Roman" w:hAnsi="Times New Roman" w:cs="Times New Roman"/>
          <w:sz w:val="22"/>
          <w:szCs w:val="22"/>
        </w:rPr>
      </w:pPr>
    </w:p>
    <w:p w14:paraId="1CA24D23" w14:textId="77777777" w:rsidR="00803D34" w:rsidRPr="00803D34" w:rsidRDefault="00803D34" w:rsidP="00803D34">
      <w:pPr>
        <w:rPr>
          <w:rFonts w:ascii="Times New Roman" w:hAnsi="Times New Roman" w:cs="Times New Roman"/>
          <w:sz w:val="22"/>
          <w:szCs w:val="22"/>
        </w:rPr>
      </w:pPr>
    </w:p>
    <w:p w14:paraId="1975EC18" w14:textId="77777777" w:rsidR="00803D34" w:rsidRPr="00803D34" w:rsidRDefault="00803D34" w:rsidP="00803D34">
      <w:pPr>
        <w:rPr>
          <w:rFonts w:ascii="Times New Roman" w:hAnsi="Times New Roman" w:cs="Times New Roman"/>
          <w:sz w:val="22"/>
          <w:szCs w:val="22"/>
        </w:rPr>
      </w:pPr>
    </w:p>
    <w:p w14:paraId="5BEF06EB" w14:textId="77777777" w:rsidR="00803D34" w:rsidRPr="00803D34" w:rsidRDefault="00803D34" w:rsidP="00803D34">
      <w:pPr>
        <w:rPr>
          <w:rFonts w:ascii="Times New Roman" w:hAnsi="Times New Roman" w:cs="Times New Roman"/>
          <w:sz w:val="22"/>
          <w:szCs w:val="22"/>
        </w:rPr>
      </w:pPr>
    </w:p>
    <w:p w14:paraId="7BE95A08" w14:textId="77777777" w:rsidR="00803D34" w:rsidRPr="00803D34" w:rsidRDefault="00803D34" w:rsidP="00803D34">
      <w:pPr>
        <w:rPr>
          <w:rFonts w:ascii="Times New Roman" w:hAnsi="Times New Roman" w:cs="Times New Roman"/>
          <w:sz w:val="22"/>
          <w:szCs w:val="22"/>
        </w:rPr>
      </w:pPr>
    </w:p>
    <w:p w14:paraId="422FDDFE" w14:textId="77777777" w:rsidR="00803D34" w:rsidRPr="00803D34" w:rsidRDefault="00803D34" w:rsidP="00803D34">
      <w:pPr>
        <w:rPr>
          <w:rFonts w:ascii="Times New Roman" w:hAnsi="Times New Roman" w:cs="Times New Roman"/>
          <w:sz w:val="22"/>
          <w:szCs w:val="22"/>
        </w:rPr>
      </w:pPr>
    </w:p>
    <w:p w14:paraId="41642121" w14:textId="77777777" w:rsidR="00803D34" w:rsidRPr="00803D34" w:rsidRDefault="00803D34" w:rsidP="00803D34">
      <w:pPr>
        <w:rPr>
          <w:rFonts w:ascii="Times New Roman" w:hAnsi="Times New Roman" w:cs="Times New Roman"/>
          <w:sz w:val="22"/>
          <w:szCs w:val="22"/>
        </w:rPr>
      </w:pPr>
    </w:p>
    <w:p w14:paraId="3957D03F" w14:textId="77777777" w:rsidR="00803D34" w:rsidRPr="00803D34" w:rsidRDefault="00803D34" w:rsidP="00803D34">
      <w:pPr>
        <w:rPr>
          <w:rFonts w:ascii="Times New Roman" w:hAnsi="Times New Roman" w:cs="Times New Roman"/>
          <w:sz w:val="22"/>
          <w:szCs w:val="22"/>
        </w:rPr>
      </w:pPr>
    </w:p>
    <w:p w14:paraId="78DCD1E2" w14:textId="77777777" w:rsidR="00803D34" w:rsidRPr="00803D34" w:rsidRDefault="00803D34" w:rsidP="00803D34">
      <w:pPr>
        <w:rPr>
          <w:rFonts w:ascii="Times New Roman" w:hAnsi="Times New Roman" w:cs="Times New Roman"/>
          <w:sz w:val="22"/>
          <w:szCs w:val="22"/>
        </w:rPr>
      </w:pPr>
    </w:p>
    <w:p w14:paraId="4A6CB281" w14:textId="77777777" w:rsidR="00803D34" w:rsidRPr="00803D34" w:rsidRDefault="00803D34" w:rsidP="00803D34">
      <w:pPr>
        <w:rPr>
          <w:rFonts w:ascii="Times New Roman" w:hAnsi="Times New Roman" w:cs="Times New Roman"/>
          <w:sz w:val="22"/>
          <w:szCs w:val="22"/>
        </w:rPr>
      </w:pPr>
    </w:p>
    <w:p w14:paraId="4708CBD1" w14:textId="77777777" w:rsidR="00803D34" w:rsidRPr="00803D34" w:rsidRDefault="00803D34" w:rsidP="00803D34">
      <w:pPr>
        <w:rPr>
          <w:rFonts w:ascii="Times New Roman" w:hAnsi="Times New Roman" w:cs="Times New Roman"/>
          <w:sz w:val="22"/>
          <w:szCs w:val="22"/>
        </w:rPr>
      </w:pPr>
    </w:p>
    <w:p w14:paraId="377FD94F" w14:textId="77777777" w:rsidR="00803D34" w:rsidRPr="00803D34" w:rsidRDefault="00803D34" w:rsidP="00803D34">
      <w:pPr>
        <w:rPr>
          <w:rFonts w:ascii="Times New Roman" w:hAnsi="Times New Roman" w:cs="Times New Roman"/>
          <w:sz w:val="22"/>
          <w:szCs w:val="22"/>
        </w:rPr>
      </w:pPr>
    </w:p>
    <w:p w14:paraId="3EC07102" w14:textId="77777777" w:rsidR="00803D34" w:rsidRPr="00803D34" w:rsidRDefault="00803D34" w:rsidP="00803D34">
      <w:pPr>
        <w:rPr>
          <w:rFonts w:ascii="Times New Roman" w:hAnsi="Times New Roman" w:cs="Times New Roman"/>
          <w:sz w:val="22"/>
          <w:szCs w:val="22"/>
        </w:rPr>
      </w:pPr>
    </w:p>
    <w:p w14:paraId="77BC343D" w14:textId="77777777" w:rsidR="00803D34" w:rsidRPr="00803D34" w:rsidRDefault="00803D34" w:rsidP="00803D34">
      <w:pPr>
        <w:rPr>
          <w:rFonts w:ascii="Times New Roman" w:hAnsi="Times New Roman" w:cs="Times New Roman"/>
          <w:sz w:val="22"/>
          <w:szCs w:val="22"/>
        </w:rPr>
      </w:pPr>
    </w:p>
    <w:p w14:paraId="0A2CF230" w14:textId="77777777" w:rsidR="00803D34" w:rsidRPr="00803D34" w:rsidRDefault="00803D34" w:rsidP="00803D34">
      <w:pPr>
        <w:rPr>
          <w:rFonts w:ascii="Times New Roman" w:hAnsi="Times New Roman" w:cs="Times New Roman"/>
          <w:sz w:val="22"/>
          <w:szCs w:val="22"/>
        </w:rPr>
      </w:pPr>
    </w:p>
    <w:p w14:paraId="7953CFCF" w14:textId="77777777" w:rsidR="00803D34" w:rsidRPr="00803D34" w:rsidRDefault="00803D34" w:rsidP="00803D34">
      <w:pPr>
        <w:rPr>
          <w:rFonts w:ascii="Times New Roman" w:hAnsi="Times New Roman" w:cs="Times New Roman"/>
          <w:sz w:val="22"/>
          <w:szCs w:val="22"/>
        </w:rPr>
      </w:pPr>
    </w:p>
    <w:p w14:paraId="1F583721" w14:textId="77777777" w:rsidR="00803D34" w:rsidRPr="00803D34" w:rsidRDefault="00803D34" w:rsidP="00803D34">
      <w:pPr>
        <w:rPr>
          <w:rFonts w:ascii="Times New Roman" w:hAnsi="Times New Roman" w:cs="Times New Roman"/>
          <w:sz w:val="22"/>
          <w:szCs w:val="22"/>
        </w:rPr>
      </w:pPr>
    </w:p>
    <w:p w14:paraId="1647BB71" w14:textId="77777777" w:rsidR="00803D34" w:rsidRPr="00803D34" w:rsidRDefault="00803D34" w:rsidP="00803D34">
      <w:pPr>
        <w:rPr>
          <w:rFonts w:ascii="Times New Roman" w:hAnsi="Times New Roman" w:cs="Times New Roman"/>
          <w:sz w:val="22"/>
          <w:szCs w:val="22"/>
        </w:rPr>
      </w:pPr>
    </w:p>
    <w:p w14:paraId="58EE9858" w14:textId="77777777" w:rsidR="00803D34" w:rsidRDefault="00803D34" w:rsidP="00803D34">
      <w:pPr>
        <w:tabs>
          <w:tab w:val="left" w:pos="1509"/>
        </w:tabs>
        <w:ind w:left="432" w:hanging="432"/>
        <w:jc w:val="both"/>
        <w:rPr>
          <w:rFonts w:ascii="Times New Roman" w:hAnsi="Times New Roman" w:cs="Times New Roman"/>
          <w:b/>
          <w:bCs/>
          <w:sz w:val="22"/>
          <w:szCs w:val="22"/>
        </w:rPr>
      </w:pPr>
    </w:p>
    <w:p w14:paraId="557D3E7B" w14:textId="77777777" w:rsidR="00803D34" w:rsidRDefault="00803D34" w:rsidP="000B7009">
      <w:pPr>
        <w:tabs>
          <w:tab w:val="left" w:pos="1509"/>
        </w:tabs>
        <w:rPr>
          <w:rFonts w:ascii="Times New Roman" w:hAnsi="Times New Roman" w:cs="Times New Roman"/>
        </w:rPr>
      </w:pPr>
    </w:p>
    <w:p w14:paraId="40D2E1EE" w14:textId="77777777" w:rsidR="00A07F85" w:rsidRDefault="00A07F85" w:rsidP="00803D34">
      <w:pPr>
        <w:pStyle w:val="Heading2"/>
        <w:tabs>
          <w:tab w:val="left" w:pos="1509"/>
        </w:tabs>
        <w:ind w:left="432" w:hanging="432"/>
        <w:rPr>
          <w:rFonts w:ascii="Times New Roman" w:hAnsi="Times New Roman" w:cs="Times New Roman"/>
          <w:b/>
          <w:bCs/>
          <w:color w:val="000000"/>
          <w:sz w:val="26"/>
          <w:szCs w:val="22"/>
        </w:rPr>
      </w:pPr>
      <w:bookmarkStart w:id="390" w:name="_Toc234182287"/>
      <w:bookmarkStart w:id="391" w:name="idxbm1054"/>
      <w:r w:rsidRPr="00A07F85">
        <w:rPr>
          <w:rFonts w:ascii="Times New Roman" w:hAnsi="Times New Roman" w:cs="Times New Roman"/>
          <w:b/>
          <w:bCs/>
          <w:color w:val="000000"/>
          <w:sz w:val="26"/>
          <w:szCs w:val="22"/>
        </w:rPr>
        <w:lastRenderedPageBreak/>
        <w:t>A.3 Node Feature Extraction (10-Dimensional)</w:t>
      </w:r>
      <w:bookmarkEnd w:id="390"/>
      <w:bookmarkEnd w:id="391"/>
    </w:p>
    <w:p w14:paraId="7F7F189C" w14:textId="77777777" w:rsidR="000B7009" w:rsidRDefault="000B7009" w:rsidP="000B7009"/>
    <w:p w14:paraId="7D860334" w14:textId="77777777" w:rsidR="000B7009" w:rsidRDefault="000B7009" w:rsidP="000B7009">
      <w:pPr>
        <w:tabs>
          <w:tab w:val="left" w:pos="1509"/>
        </w:tabs>
        <w:ind w:left="432" w:hanging="432"/>
        <w:jc w:val="both"/>
        <w:rPr>
          <w:rFonts w:ascii="Times New Roman" w:hAnsi="Times New Roman" w:cs="Times New Roman"/>
          <w:b/>
          <w:bCs/>
          <w:sz w:val="22"/>
          <w:szCs w:val="22"/>
        </w:rPr>
      </w:pPr>
    </w:p>
    <w:p w14:paraId="1935DF66" w14:textId="77777777" w:rsidR="000B7009" w:rsidRPr="00803D34" w:rsidRDefault="000B7009" w:rsidP="000B7009">
      <w:pPr>
        <w:tabs>
          <w:tab w:val="left" w:pos="1509"/>
        </w:tabs>
        <w:ind w:left="432" w:hanging="432"/>
        <w:rPr>
          <w:rFonts w:ascii="Times New Roman" w:hAnsi="Times New Roman" w:cs="Times New Roman"/>
        </w:rPr>
      </w:pPr>
      <w:r w:rsidRPr="00803D34">
        <w:rPr>
          <w:rFonts w:ascii="Times New Roman" w:hAnsi="Times New Roman" w:cs="Times New Roman"/>
        </w:rPr>
        <w:t>The following excerpt implements the 10-dimensional scale-invariant node feature vector</w:t>
      </w:r>
    </w:p>
    <w:p w14:paraId="42C8091F" w14:textId="77777777" w:rsidR="000B7009" w:rsidRDefault="000B7009" w:rsidP="000B7009">
      <w:pPr>
        <w:tabs>
          <w:tab w:val="left" w:pos="1509"/>
        </w:tabs>
        <w:ind w:left="432" w:hanging="432"/>
        <w:rPr>
          <w:rFonts w:ascii="Times New Roman" w:hAnsi="Times New Roman" w:cs="Times New Roman"/>
        </w:rPr>
      </w:pPr>
      <w:r w:rsidRPr="00803D34">
        <w:rPr>
          <w:rFonts w:ascii="Times New Roman" w:hAnsi="Times New Roman" w:cs="Times New Roman"/>
        </w:rPr>
        <w:t>described in Section 4.3.1 and Equations 1–2.</w:t>
      </w:r>
    </w:p>
    <w:p w14:paraId="333E711C" w14:textId="77777777" w:rsidR="000B7009" w:rsidRPr="000B7009" w:rsidRDefault="000B7009" w:rsidP="000B7009"/>
    <w:p w14:paraId="75323ADA" w14:textId="77777777" w:rsidR="00A07F85" w:rsidRDefault="00A07F85" w:rsidP="00803D34">
      <w:pPr>
        <w:tabs>
          <w:tab w:val="left" w:pos="1509"/>
        </w:tabs>
        <w:ind w:left="432" w:hanging="432"/>
        <w:rPr>
          <w:rFonts w:ascii="Times New Roman" w:hAnsi="Times New Roman" w:cs="Times New Roman"/>
          <w:b/>
          <w:bCs/>
          <w:sz w:val="22"/>
          <w:szCs w:val="22"/>
        </w:rPr>
      </w:pPr>
    </w:p>
    <w:p w14:paraId="2308C3C5" w14:textId="77777777" w:rsidR="00803D34" w:rsidRDefault="00A07F85" w:rsidP="00A07F85">
      <w:pPr>
        <w:tabs>
          <w:tab w:val="left" w:pos="1509"/>
        </w:tabs>
        <w:ind w:left="432" w:hanging="432"/>
        <w:jc w:val="center"/>
        <w:rPr>
          <w:rFonts w:ascii="Times New Roman" w:hAnsi="Times New Roman" w:cs="Times New Roman"/>
        </w:rPr>
      </w:pPr>
      <w:r>
        <w:rPr>
          <w:rFonts w:ascii="Times New Roman" w:hAnsi="Times New Roman" w:cs="Times New Roman"/>
          <w:noProof/>
        </w:rPr>
        <w:drawing>
          <wp:inline distT="0" distB="0" distL="0" distR="0" wp14:anchorId="257EA8B0" wp14:editId="2A8EA7DE">
            <wp:extent cx="5151120" cy="4929505"/>
            <wp:effectExtent l="0" t="0" r="0" b="4445"/>
            <wp:docPr id="89304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4317" name="Picture 89304317"/>
                    <pic:cNvPicPr/>
                  </pic:nvPicPr>
                  <pic:blipFill>
                    <a:blip r:embed="rId21">
                      <a:extLst>
                        <a:ext uri="{28A0092B-C50C-407E-A947-70E740481C1C}">
                          <a14:useLocalDpi xmlns:a14="http://schemas.microsoft.com/office/drawing/2010/main" val="0"/>
                        </a:ext>
                      </a:extLst>
                    </a:blip>
                    <a:stretch>
                      <a:fillRect/>
                    </a:stretch>
                  </pic:blipFill>
                  <pic:spPr>
                    <a:xfrm>
                      <a:off x="0" y="0"/>
                      <a:ext cx="5208301" cy="4984226"/>
                    </a:xfrm>
                    <a:prstGeom prst="rect">
                      <a:avLst/>
                    </a:prstGeom>
                  </pic:spPr>
                </pic:pic>
              </a:graphicData>
            </a:graphic>
          </wp:inline>
        </w:drawing>
      </w:r>
      <w:r w:rsidR="00803D34" w:rsidRPr="00803D34">
        <w:rPr>
          <w:rFonts w:ascii="Times New Roman" w:hAnsi="Times New Roman" w:cs="Times New Roman"/>
        </w:rPr>
        <w:br w:type="textWrapping" w:clear="all"/>
      </w:r>
    </w:p>
    <w:p w14:paraId="224B18BC" w14:textId="77777777" w:rsidR="00A07F85" w:rsidRDefault="00A07F85" w:rsidP="00803D34">
      <w:pPr>
        <w:tabs>
          <w:tab w:val="left" w:pos="1509"/>
        </w:tabs>
        <w:ind w:left="432" w:hanging="432"/>
        <w:rPr>
          <w:rFonts w:ascii="Times New Roman" w:hAnsi="Times New Roman" w:cs="Times New Roman"/>
        </w:rPr>
      </w:pPr>
    </w:p>
    <w:p w14:paraId="3600B8AB" w14:textId="77777777" w:rsidR="00A07F85" w:rsidRDefault="00A07F85" w:rsidP="00803D34">
      <w:pPr>
        <w:tabs>
          <w:tab w:val="left" w:pos="1509"/>
        </w:tabs>
        <w:ind w:left="432" w:hanging="432"/>
        <w:rPr>
          <w:rFonts w:ascii="Times New Roman" w:hAnsi="Times New Roman" w:cs="Times New Roman"/>
        </w:rPr>
      </w:pPr>
    </w:p>
    <w:p w14:paraId="54B93FD4" w14:textId="77777777" w:rsidR="00A07F85" w:rsidRDefault="00A07F85" w:rsidP="00803D34">
      <w:pPr>
        <w:tabs>
          <w:tab w:val="left" w:pos="1509"/>
        </w:tabs>
        <w:ind w:left="432" w:hanging="432"/>
        <w:rPr>
          <w:rFonts w:ascii="Times New Roman" w:hAnsi="Times New Roman" w:cs="Times New Roman"/>
        </w:rPr>
      </w:pPr>
    </w:p>
    <w:p w14:paraId="426CD206" w14:textId="77777777" w:rsidR="000B7009" w:rsidRDefault="000B7009" w:rsidP="000B7009">
      <w:pPr>
        <w:pStyle w:val="Heading2"/>
        <w:tabs>
          <w:tab w:val="left" w:pos="1509"/>
        </w:tabs>
        <w:rPr>
          <w:rFonts w:ascii="Times New Roman" w:hAnsi="Times New Roman" w:cs="Times New Roman"/>
          <w:b/>
          <w:bCs/>
          <w:color w:val="000000"/>
          <w:sz w:val="26"/>
          <w:szCs w:val="22"/>
        </w:rPr>
      </w:pPr>
      <w:bookmarkStart w:id="392" w:name="_Toc234182288"/>
      <w:bookmarkStart w:id="393" w:name="idxbm1055"/>
    </w:p>
    <w:p w14:paraId="1FA63E64" w14:textId="136C7262" w:rsidR="00A07F85" w:rsidRDefault="00A07F85" w:rsidP="000B7009">
      <w:pPr>
        <w:pStyle w:val="Heading2"/>
        <w:tabs>
          <w:tab w:val="left" w:pos="1509"/>
        </w:tabs>
        <w:rPr>
          <w:rFonts w:ascii="Times New Roman" w:hAnsi="Times New Roman" w:cs="Times New Roman"/>
          <w:b/>
          <w:bCs/>
          <w:sz w:val="22"/>
          <w:szCs w:val="22"/>
        </w:rPr>
      </w:pPr>
      <w:r w:rsidRPr="00A07F85">
        <w:rPr>
          <w:rFonts w:ascii="Times New Roman" w:hAnsi="Times New Roman" w:cs="Times New Roman"/>
          <w:b/>
          <w:bCs/>
          <w:color w:val="000000"/>
          <w:sz w:val="26"/>
          <w:szCs w:val="22"/>
        </w:rPr>
        <w:t>A.4 Edge Feature Extraction (22-Dimensional)</w:t>
      </w:r>
      <w:bookmarkEnd w:id="392"/>
      <w:bookmarkEnd w:id="393"/>
    </w:p>
    <w:p w14:paraId="47B443E4" w14:textId="77777777" w:rsidR="00A07F85" w:rsidRDefault="00A07F85" w:rsidP="00803D34">
      <w:pPr>
        <w:tabs>
          <w:tab w:val="left" w:pos="1509"/>
        </w:tabs>
        <w:ind w:left="432" w:hanging="432"/>
        <w:rPr>
          <w:rFonts w:ascii="Times New Roman" w:hAnsi="Times New Roman" w:cs="Times New Roman"/>
          <w:b/>
          <w:bCs/>
          <w:sz w:val="22"/>
          <w:szCs w:val="22"/>
        </w:rPr>
      </w:pPr>
    </w:p>
    <w:p w14:paraId="5BB7EA56" w14:textId="77777777" w:rsidR="000B7009" w:rsidRDefault="000B7009" w:rsidP="000B7009">
      <w:pPr>
        <w:tabs>
          <w:tab w:val="left" w:pos="1509"/>
        </w:tabs>
        <w:ind w:left="432" w:hanging="432"/>
        <w:rPr>
          <w:rFonts w:ascii="Times New Roman" w:hAnsi="Times New Roman" w:cs="Times New Roman"/>
        </w:rPr>
      </w:pPr>
      <w:r w:rsidRPr="00A07F85">
        <w:rPr>
          <w:rFonts w:ascii="Times New Roman" w:hAnsi="Times New Roman" w:cs="Times New Roman"/>
        </w:rPr>
        <w:t>The following excerpt implements the 22-dimensional diagonal-relative edge feature vector,</w:t>
      </w:r>
    </w:p>
    <w:p w14:paraId="39A5BA83" w14:textId="77777777" w:rsidR="000B7009" w:rsidRDefault="000B7009" w:rsidP="000B7009">
      <w:pPr>
        <w:tabs>
          <w:tab w:val="left" w:pos="1509"/>
        </w:tabs>
        <w:ind w:left="432" w:hanging="432"/>
        <w:rPr>
          <w:rFonts w:ascii="Times New Roman" w:hAnsi="Times New Roman" w:cs="Times New Roman"/>
        </w:rPr>
      </w:pPr>
      <w:r w:rsidRPr="00A07F85">
        <w:rPr>
          <w:rFonts w:ascii="Times New Roman" w:hAnsi="Times New Roman" w:cs="Times New Roman"/>
        </w:rPr>
        <w:t>including the directional offsets (Equation 3) and composite contact score (Equation 4),</w:t>
      </w:r>
    </w:p>
    <w:p w14:paraId="25F10231" w14:textId="77777777" w:rsidR="000B7009" w:rsidRDefault="000B7009" w:rsidP="000B7009">
      <w:pPr>
        <w:tabs>
          <w:tab w:val="left" w:pos="1509"/>
        </w:tabs>
        <w:ind w:left="432" w:hanging="432"/>
        <w:rPr>
          <w:rFonts w:ascii="Times New Roman" w:hAnsi="Times New Roman" w:cs="Times New Roman"/>
        </w:rPr>
      </w:pPr>
      <w:r w:rsidRPr="00A07F85">
        <w:rPr>
          <w:rFonts w:ascii="Times New Roman" w:hAnsi="Times New Roman" w:cs="Times New Roman"/>
        </w:rPr>
        <w:t>described in Section 4.3.2.</w:t>
      </w:r>
    </w:p>
    <w:p w14:paraId="24BCA25D" w14:textId="77777777" w:rsidR="000B7009" w:rsidRDefault="000B7009" w:rsidP="00803D34">
      <w:pPr>
        <w:tabs>
          <w:tab w:val="left" w:pos="1509"/>
        </w:tabs>
        <w:ind w:left="432" w:hanging="432"/>
        <w:rPr>
          <w:rFonts w:ascii="Times New Roman" w:hAnsi="Times New Roman" w:cs="Times New Roman"/>
          <w:b/>
          <w:bCs/>
          <w:sz w:val="22"/>
          <w:szCs w:val="22"/>
        </w:rPr>
      </w:pPr>
    </w:p>
    <w:p w14:paraId="789F32C4" w14:textId="77777777" w:rsidR="005E2033" w:rsidRDefault="000B7009" w:rsidP="005E2033">
      <w:pPr>
        <w:tabs>
          <w:tab w:val="left" w:pos="1509"/>
        </w:tabs>
        <w:ind w:left="432" w:hanging="432"/>
        <w:jc w:val="center"/>
        <w:rPr>
          <w:rFonts w:ascii="Times New Roman" w:hAnsi="Times New Roman" w:cs="Times New Roman"/>
          <w:b/>
          <w:bCs/>
          <w:color w:val="000000"/>
          <w:sz w:val="26"/>
        </w:rPr>
      </w:pPr>
      <w:r>
        <w:rPr>
          <w:rFonts w:ascii="Times New Roman" w:hAnsi="Times New Roman" w:cs="Times New Roman"/>
          <w:noProof/>
          <w:sz w:val="22"/>
          <w:szCs w:val="22"/>
        </w:rPr>
        <w:drawing>
          <wp:inline distT="0" distB="0" distL="0" distR="0" wp14:anchorId="0157B981" wp14:editId="24D85D11">
            <wp:extent cx="4602480" cy="6728460"/>
            <wp:effectExtent l="0" t="0" r="7620" b="0"/>
            <wp:docPr id="1571443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43239" name="Picture 1571443239"/>
                    <pic:cNvPicPr/>
                  </pic:nvPicPr>
                  <pic:blipFill>
                    <a:blip r:embed="rId22">
                      <a:extLst>
                        <a:ext uri="{28A0092B-C50C-407E-A947-70E740481C1C}">
                          <a14:useLocalDpi xmlns:a14="http://schemas.microsoft.com/office/drawing/2010/main" val="0"/>
                        </a:ext>
                      </a:extLst>
                    </a:blip>
                    <a:stretch>
                      <a:fillRect/>
                    </a:stretch>
                  </pic:blipFill>
                  <pic:spPr>
                    <a:xfrm>
                      <a:off x="0" y="0"/>
                      <a:ext cx="4613721" cy="6744894"/>
                    </a:xfrm>
                    <a:prstGeom prst="rect">
                      <a:avLst/>
                    </a:prstGeom>
                  </pic:spPr>
                </pic:pic>
              </a:graphicData>
            </a:graphic>
          </wp:inline>
        </w:drawing>
      </w:r>
      <w:bookmarkStart w:id="394" w:name="_Toc234182289"/>
      <w:bookmarkStart w:id="395" w:name="idxbm1056"/>
    </w:p>
    <w:p w14:paraId="1769A659" w14:textId="02F1282F" w:rsidR="00A07F85" w:rsidRDefault="00A07F85" w:rsidP="005E2033">
      <w:pPr>
        <w:tabs>
          <w:tab w:val="left" w:pos="1509"/>
        </w:tabs>
        <w:ind w:left="432" w:hanging="432"/>
        <w:rPr>
          <w:rFonts w:ascii="Times New Roman" w:hAnsi="Times New Roman" w:cs="Times New Roman"/>
          <w:b/>
          <w:bCs/>
          <w:color w:val="000000"/>
          <w:sz w:val="26"/>
        </w:rPr>
      </w:pPr>
      <w:r w:rsidRPr="00A07F85">
        <w:rPr>
          <w:rFonts w:ascii="Times New Roman" w:hAnsi="Times New Roman" w:cs="Times New Roman"/>
          <w:b/>
          <w:bCs/>
          <w:color w:val="000000"/>
          <w:sz w:val="26"/>
        </w:rPr>
        <w:lastRenderedPageBreak/>
        <w:t>A.5 Rule-Based Label Injection</w:t>
      </w:r>
      <w:bookmarkEnd w:id="394"/>
      <w:bookmarkEnd w:id="395"/>
    </w:p>
    <w:p w14:paraId="4D8EEE86" w14:textId="77777777" w:rsidR="005E2033" w:rsidRDefault="005E2033" w:rsidP="005E2033">
      <w:pPr>
        <w:tabs>
          <w:tab w:val="left" w:pos="1509"/>
        </w:tabs>
        <w:ind w:left="432" w:hanging="432"/>
        <w:rPr>
          <w:rFonts w:ascii="Times New Roman" w:hAnsi="Times New Roman" w:cs="Times New Roman"/>
          <w:b/>
          <w:bCs/>
          <w:color w:val="000000"/>
          <w:sz w:val="26"/>
        </w:rPr>
      </w:pPr>
    </w:p>
    <w:p w14:paraId="0FD150C5"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The following excerpt implements the geometric rule injection mechanism described in Section</w:t>
      </w:r>
    </w:p>
    <w:p w14:paraId="6C1450C2"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4.4, which derives pseudo-labels for unannotated object pairs.</w:t>
      </w:r>
    </w:p>
    <w:p w14:paraId="56B8EFB8" w14:textId="77777777" w:rsidR="005E2033" w:rsidRPr="005E2033" w:rsidRDefault="005E2033" w:rsidP="005E2033">
      <w:pPr>
        <w:tabs>
          <w:tab w:val="left" w:pos="1509"/>
        </w:tabs>
        <w:ind w:left="432" w:hanging="432"/>
        <w:rPr>
          <w:rFonts w:ascii="Times New Roman" w:hAnsi="Times New Roman" w:cs="Times New Roman"/>
          <w:b/>
          <w:bCs/>
          <w:sz w:val="22"/>
          <w:szCs w:val="22"/>
        </w:rPr>
      </w:pPr>
    </w:p>
    <w:p w14:paraId="4B1F709C" w14:textId="77777777" w:rsidR="00A07F85" w:rsidRDefault="00A07F85" w:rsidP="00A07F85">
      <w:pPr>
        <w:tabs>
          <w:tab w:val="left" w:pos="1509"/>
        </w:tabs>
        <w:ind w:left="432" w:hanging="432"/>
        <w:jc w:val="both"/>
        <w:rPr>
          <w:rFonts w:ascii="Times New Roman" w:hAnsi="Times New Roman" w:cs="Times New Roman"/>
          <w:b/>
          <w:bCs/>
        </w:rPr>
      </w:pPr>
      <w:r>
        <w:rPr>
          <w:rFonts w:ascii="Times New Roman" w:hAnsi="Times New Roman" w:cs="Times New Roman"/>
          <w:noProof/>
        </w:rPr>
        <w:drawing>
          <wp:anchor distT="0" distB="0" distL="114300" distR="114300" simplePos="0" relativeHeight="251659264" behindDoc="0" locked="0" layoutInCell="1" allowOverlap="1" wp14:anchorId="04AD2E95" wp14:editId="3B189094">
            <wp:simplePos x="0" y="0"/>
            <wp:positionH relativeFrom="margin">
              <wp:align>right</wp:align>
            </wp:positionH>
            <wp:positionV relativeFrom="paragraph">
              <wp:posOffset>198755</wp:posOffset>
            </wp:positionV>
            <wp:extent cx="5730240" cy="5394960"/>
            <wp:effectExtent l="0" t="0" r="3810" b="0"/>
            <wp:wrapSquare wrapText="bothSides"/>
            <wp:docPr id="1874487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87208" name="Picture 1874487208"/>
                    <pic:cNvPicPr/>
                  </pic:nvPicPr>
                  <pic:blipFill>
                    <a:blip r:embed="rId23">
                      <a:extLst>
                        <a:ext uri="{28A0092B-C50C-407E-A947-70E740481C1C}">
                          <a14:useLocalDpi xmlns:a14="http://schemas.microsoft.com/office/drawing/2010/main" val="0"/>
                        </a:ext>
                      </a:extLst>
                    </a:blip>
                    <a:stretch>
                      <a:fillRect/>
                    </a:stretch>
                  </pic:blipFill>
                  <pic:spPr>
                    <a:xfrm>
                      <a:off x="0" y="0"/>
                      <a:ext cx="5730240" cy="5394960"/>
                    </a:xfrm>
                    <a:prstGeom prst="rect">
                      <a:avLst/>
                    </a:prstGeom>
                  </pic:spPr>
                </pic:pic>
              </a:graphicData>
            </a:graphic>
            <wp14:sizeRelH relativeFrom="margin">
              <wp14:pctWidth>0</wp14:pctWidth>
            </wp14:sizeRelH>
            <wp14:sizeRelV relativeFrom="margin">
              <wp14:pctHeight>0</wp14:pctHeight>
            </wp14:sizeRelV>
          </wp:anchor>
        </w:drawing>
      </w:r>
    </w:p>
    <w:p w14:paraId="102FE711" w14:textId="77777777" w:rsidR="00A07F85" w:rsidRDefault="00A07F85" w:rsidP="00A07F85">
      <w:pPr>
        <w:tabs>
          <w:tab w:val="left" w:pos="1509"/>
        </w:tabs>
        <w:ind w:left="432" w:hanging="432"/>
        <w:jc w:val="both"/>
        <w:rPr>
          <w:rFonts w:ascii="Times New Roman" w:hAnsi="Times New Roman" w:cs="Times New Roman"/>
          <w:b/>
          <w:bCs/>
        </w:rPr>
      </w:pPr>
    </w:p>
    <w:p w14:paraId="18C03B37" w14:textId="77777777" w:rsidR="00A07F85" w:rsidRDefault="00A07F85" w:rsidP="00A07F85">
      <w:pPr>
        <w:tabs>
          <w:tab w:val="left" w:pos="1509"/>
        </w:tabs>
        <w:ind w:left="432" w:hanging="432"/>
        <w:jc w:val="both"/>
        <w:rPr>
          <w:rFonts w:ascii="Times New Roman" w:hAnsi="Times New Roman" w:cs="Times New Roman"/>
        </w:rPr>
      </w:pPr>
    </w:p>
    <w:p w14:paraId="21AC5DC3" w14:textId="77777777" w:rsidR="00A07F85" w:rsidRDefault="00A07F85" w:rsidP="00A07F85">
      <w:pPr>
        <w:tabs>
          <w:tab w:val="left" w:pos="1509"/>
        </w:tabs>
        <w:ind w:left="432" w:hanging="432"/>
        <w:jc w:val="both"/>
        <w:rPr>
          <w:rFonts w:ascii="Times New Roman" w:hAnsi="Times New Roman" w:cs="Times New Roman"/>
        </w:rPr>
      </w:pPr>
    </w:p>
    <w:p w14:paraId="4B62B7CE" w14:textId="77777777" w:rsidR="00A07F85" w:rsidRDefault="00A07F85" w:rsidP="00A07F85">
      <w:pPr>
        <w:tabs>
          <w:tab w:val="left" w:pos="1509"/>
        </w:tabs>
        <w:ind w:left="432" w:hanging="432"/>
        <w:jc w:val="both"/>
        <w:rPr>
          <w:rFonts w:ascii="Times New Roman" w:hAnsi="Times New Roman" w:cs="Times New Roman"/>
        </w:rPr>
      </w:pPr>
    </w:p>
    <w:p w14:paraId="66B2E3C1" w14:textId="77777777" w:rsidR="005E2033" w:rsidRDefault="005E2033" w:rsidP="00A07F85">
      <w:pPr>
        <w:tabs>
          <w:tab w:val="left" w:pos="1509"/>
        </w:tabs>
        <w:ind w:left="432" w:hanging="432"/>
        <w:jc w:val="both"/>
        <w:rPr>
          <w:rFonts w:ascii="Times New Roman" w:hAnsi="Times New Roman" w:cs="Times New Roman"/>
        </w:rPr>
      </w:pPr>
    </w:p>
    <w:p w14:paraId="25322E95" w14:textId="77777777" w:rsidR="00A07F85" w:rsidRDefault="00A07F85" w:rsidP="00A07F85">
      <w:pPr>
        <w:tabs>
          <w:tab w:val="left" w:pos="1509"/>
        </w:tabs>
        <w:ind w:left="432" w:hanging="432"/>
        <w:jc w:val="both"/>
        <w:rPr>
          <w:rFonts w:ascii="Times New Roman" w:hAnsi="Times New Roman" w:cs="Times New Roman"/>
        </w:rPr>
      </w:pPr>
    </w:p>
    <w:p w14:paraId="1131CE51" w14:textId="77777777" w:rsidR="00A07F85" w:rsidRDefault="00A07F85" w:rsidP="00A07F85">
      <w:pPr>
        <w:tabs>
          <w:tab w:val="left" w:pos="1509"/>
        </w:tabs>
        <w:ind w:left="432" w:hanging="432"/>
        <w:jc w:val="both"/>
        <w:rPr>
          <w:rFonts w:ascii="Times New Roman" w:hAnsi="Times New Roman" w:cs="Times New Roman"/>
        </w:rPr>
      </w:pPr>
    </w:p>
    <w:p w14:paraId="3EC4B824" w14:textId="77777777" w:rsidR="00A07F85" w:rsidRDefault="00A07F85" w:rsidP="00A07F85">
      <w:pPr>
        <w:tabs>
          <w:tab w:val="left" w:pos="1509"/>
        </w:tabs>
        <w:ind w:left="432" w:hanging="432"/>
        <w:jc w:val="both"/>
        <w:rPr>
          <w:rFonts w:ascii="Times New Roman" w:hAnsi="Times New Roman" w:cs="Times New Roman"/>
        </w:rPr>
      </w:pPr>
    </w:p>
    <w:p w14:paraId="1BD91832" w14:textId="77777777" w:rsidR="00A07F85" w:rsidRDefault="00A07F85" w:rsidP="00A07F85">
      <w:pPr>
        <w:pStyle w:val="Heading2"/>
        <w:tabs>
          <w:tab w:val="left" w:pos="1509"/>
        </w:tabs>
        <w:ind w:left="432" w:hanging="432"/>
        <w:jc w:val="both"/>
        <w:rPr>
          <w:rFonts w:ascii="Times New Roman" w:hAnsi="Times New Roman" w:cs="Times New Roman"/>
          <w:b/>
          <w:bCs/>
          <w:color w:val="000000"/>
          <w:sz w:val="26"/>
          <w:szCs w:val="22"/>
        </w:rPr>
      </w:pPr>
      <w:bookmarkStart w:id="396" w:name="_Toc234182290"/>
      <w:bookmarkStart w:id="397" w:name="idxbm1057"/>
      <w:r w:rsidRPr="00A07F85">
        <w:rPr>
          <w:rFonts w:ascii="Times New Roman" w:hAnsi="Times New Roman" w:cs="Times New Roman"/>
          <w:b/>
          <w:bCs/>
          <w:color w:val="000000"/>
          <w:sz w:val="26"/>
          <w:szCs w:val="22"/>
        </w:rPr>
        <w:t xml:space="preserve">A.6 </w:t>
      </w:r>
      <w:proofErr w:type="spellStart"/>
      <w:r w:rsidRPr="00A07F85">
        <w:rPr>
          <w:rFonts w:ascii="Times New Roman" w:hAnsi="Times New Roman" w:cs="Times New Roman"/>
          <w:b/>
          <w:bCs/>
          <w:color w:val="000000"/>
          <w:sz w:val="26"/>
          <w:szCs w:val="22"/>
        </w:rPr>
        <w:t>GeoKAN</w:t>
      </w:r>
      <w:proofErr w:type="spellEnd"/>
      <w:r w:rsidRPr="00A07F85">
        <w:rPr>
          <w:rFonts w:ascii="Times New Roman" w:hAnsi="Times New Roman" w:cs="Times New Roman"/>
          <w:b/>
          <w:bCs/>
          <w:color w:val="000000"/>
          <w:sz w:val="26"/>
          <w:szCs w:val="22"/>
        </w:rPr>
        <w:t>-Gamma Layer (Input-Independent Metric)</w:t>
      </w:r>
      <w:bookmarkEnd w:id="396"/>
      <w:bookmarkEnd w:id="397"/>
    </w:p>
    <w:p w14:paraId="234CBDCD" w14:textId="77777777" w:rsidR="005E2033" w:rsidRDefault="005E2033" w:rsidP="005E2033"/>
    <w:p w14:paraId="1EF5EC71"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The following excerpt implements the Gamma variant's per-dimension learnable scalar metric</w:t>
      </w:r>
    </w:p>
    <w:p w14:paraId="5B7C71DB"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 xml:space="preserve">described in Section 4.5, the lightest of the three </w:t>
      </w:r>
      <w:proofErr w:type="spellStart"/>
      <w:r w:rsidRPr="00A07F85">
        <w:rPr>
          <w:rFonts w:ascii="Times New Roman" w:hAnsi="Times New Roman" w:cs="Times New Roman"/>
        </w:rPr>
        <w:t>GeoKAN</w:t>
      </w:r>
      <w:proofErr w:type="spellEnd"/>
      <w:r w:rsidRPr="00A07F85">
        <w:rPr>
          <w:rFonts w:ascii="Times New Roman" w:hAnsi="Times New Roman" w:cs="Times New Roman"/>
        </w:rPr>
        <w:t xml:space="preserve"> configurations compared in </w:t>
      </w:r>
    </w:p>
    <w:p w14:paraId="5028D159"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Table</w:t>
      </w:r>
      <w:r>
        <w:rPr>
          <w:rFonts w:ascii="Times New Roman" w:hAnsi="Times New Roman" w:cs="Times New Roman"/>
        </w:rPr>
        <w:t xml:space="preserve"> </w:t>
      </w:r>
      <w:r w:rsidRPr="00A07F85">
        <w:rPr>
          <w:rFonts w:ascii="Times New Roman" w:hAnsi="Times New Roman" w:cs="Times New Roman"/>
        </w:rPr>
        <w:t>4.</w:t>
      </w:r>
    </w:p>
    <w:p w14:paraId="4FB64806" w14:textId="77777777" w:rsidR="005E2033" w:rsidRPr="005E2033" w:rsidRDefault="005E2033" w:rsidP="005E2033"/>
    <w:p w14:paraId="7281E4D7" w14:textId="77777777" w:rsidR="00A07F85" w:rsidRDefault="00A07F85" w:rsidP="00A07F85">
      <w:pPr>
        <w:tabs>
          <w:tab w:val="left" w:pos="1509"/>
        </w:tabs>
        <w:ind w:left="432" w:hanging="432"/>
        <w:rPr>
          <w:rFonts w:ascii="Times New Roman" w:hAnsi="Times New Roman" w:cs="Times New Roman"/>
        </w:rPr>
      </w:pPr>
    </w:p>
    <w:p w14:paraId="6560EA6A" w14:textId="77777777" w:rsidR="005E2033" w:rsidRDefault="00A07F85" w:rsidP="005E2033">
      <w:pPr>
        <w:tabs>
          <w:tab w:val="left" w:pos="1509"/>
        </w:tabs>
        <w:ind w:left="432" w:hanging="432"/>
        <w:jc w:val="center"/>
        <w:rPr>
          <w:rFonts w:ascii="Times New Roman" w:hAnsi="Times New Roman" w:cs="Times New Roman"/>
          <w:b/>
          <w:bCs/>
          <w:color w:val="000000"/>
          <w:sz w:val="26"/>
          <w:szCs w:val="22"/>
        </w:rPr>
      </w:pPr>
      <w:r>
        <w:rPr>
          <w:rFonts w:ascii="Times New Roman" w:hAnsi="Times New Roman" w:cs="Times New Roman"/>
          <w:noProof/>
        </w:rPr>
        <w:drawing>
          <wp:inline distT="0" distB="0" distL="0" distR="0" wp14:anchorId="3D28A06B" wp14:editId="5427429C">
            <wp:extent cx="5731510" cy="2600960"/>
            <wp:effectExtent l="0" t="0" r="2540" b="8890"/>
            <wp:docPr id="69057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7558" name="Picture 69057558"/>
                    <pic:cNvPicPr/>
                  </pic:nvPicPr>
                  <pic:blipFill>
                    <a:blip r:embed="rId24">
                      <a:extLst>
                        <a:ext uri="{28A0092B-C50C-407E-A947-70E740481C1C}">
                          <a14:useLocalDpi xmlns:a14="http://schemas.microsoft.com/office/drawing/2010/main" val="0"/>
                        </a:ext>
                      </a:extLst>
                    </a:blip>
                    <a:stretch>
                      <a:fillRect/>
                    </a:stretch>
                  </pic:blipFill>
                  <pic:spPr>
                    <a:xfrm>
                      <a:off x="0" y="0"/>
                      <a:ext cx="5731510" cy="2600960"/>
                    </a:xfrm>
                    <a:prstGeom prst="rect">
                      <a:avLst/>
                    </a:prstGeom>
                  </pic:spPr>
                </pic:pic>
              </a:graphicData>
            </a:graphic>
          </wp:inline>
        </w:drawing>
      </w:r>
      <w:bookmarkStart w:id="398" w:name="_Toc234182291"/>
      <w:bookmarkStart w:id="399" w:name="idxbm1058"/>
    </w:p>
    <w:p w14:paraId="7637B7E3" w14:textId="77777777" w:rsidR="005E2033" w:rsidRDefault="005E2033" w:rsidP="005E2033">
      <w:pPr>
        <w:tabs>
          <w:tab w:val="left" w:pos="1509"/>
        </w:tabs>
        <w:ind w:left="432" w:hanging="432"/>
        <w:jc w:val="center"/>
        <w:rPr>
          <w:rFonts w:ascii="Times New Roman" w:hAnsi="Times New Roman" w:cs="Times New Roman"/>
          <w:b/>
          <w:bCs/>
          <w:color w:val="000000"/>
          <w:sz w:val="26"/>
          <w:szCs w:val="22"/>
        </w:rPr>
      </w:pPr>
    </w:p>
    <w:p w14:paraId="73E5D233" w14:textId="77777777" w:rsidR="005E2033" w:rsidRDefault="005E2033" w:rsidP="005E2033">
      <w:pPr>
        <w:tabs>
          <w:tab w:val="left" w:pos="1509"/>
        </w:tabs>
        <w:ind w:left="432" w:hanging="432"/>
        <w:jc w:val="center"/>
        <w:rPr>
          <w:rFonts w:ascii="Times New Roman" w:hAnsi="Times New Roman" w:cs="Times New Roman"/>
          <w:b/>
          <w:bCs/>
          <w:color w:val="000000"/>
          <w:sz w:val="26"/>
          <w:szCs w:val="22"/>
        </w:rPr>
      </w:pPr>
    </w:p>
    <w:p w14:paraId="415EDD01" w14:textId="520DCB29" w:rsidR="00A07F85" w:rsidRDefault="00A07F85" w:rsidP="005E2033">
      <w:pPr>
        <w:tabs>
          <w:tab w:val="left" w:pos="1509"/>
        </w:tabs>
        <w:ind w:left="432" w:hanging="432"/>
        <w:rPr>
          <w:rFonts w:ascii="Times New Roman" w:hAnsi="Times New Roman" w:cs="Times New Roman"/>
          <w:b/>
          <w:bCs/>
          <w:color w:val="000000"/>
          <w:sz w:val="26"/>
          <w:szCs w:val="22"/>
        </w:rPr>
      </w:pPr>
      <w:r w:rsidRPr="00A07F85">
        <w:rPr>
          <w:rFonts w:ascii="Times New Roman" w:hAnsi="Times New Roman" w:cs="Times New Roman"/>
          <w:b/>
          <w:bCs/>
          <w:color w:val="000000"/>
          <w:sz w:val="26"/>
          <w:szCs w:val="22"/>
        </w:rPr>
        <w:t xml:space="preserve">A.7 </w:t>
      </w:r>
      <w:proofErr w:type="spellStart"/>
      <w:r w:rsidRPr="00A07F85">
        <w:rPr>
          <w:rFonts w:ascii="Times New Roman" w:hAnsi="Times New Roman" w:cs="Times New Roman"/>
          <w:b/>
          <w:bCs/>
          <w:color w:val="000000"/>
          <w:sz w:val="26"/>
          <w:szCs w:val="22"/>
        </w:rPr>
        <w:t>GeoKAN</w:t>
      </w:r>
      <w:proofErr w:type="spellEnd"/>
      <w:r w:rsidRPr="00A07F85">
        <w:rPr>
          <w:rFonts w:ascii="Times New Roman" w:hAnsi="Times New Roman" w:cs="Times New Roman"/>
          <w:b/>
          <w:bCs/>
          <w:color w:val="000000"/>
          <w:sz w:val="26"/>
          <w:szCs w:val="22"/>
        </w:rPr>
        <w:t>-Wavelet Basis Function</w:t>
      </w:r>
      <w:bookmarkEnd w:id="398"/>
      <w:bookmarkEnd w:id="399"/>
    </w:p>
    <w:p w14:paraId="707C0E02" w14:textId="77777777" w:rsidR="005E2033" w:rsidRDefault="005E2033" w:rsidP="005E2033">
      <w:pPr>
        <w:tabs>
          <w:tab w:val="left" w:pos="1509"/>
        </w:tabs>
        <w:ind w:left="432" w:hanging="432"/>
        <w:rPr>
          <w:rFonts w:ascii="Times New Roman" w:hAnsi="Times New Roman" w:cs="Times New Roman"/>
          <w:b/>
          <w:bCs/>
          <w:color w:val="000000"/>
          <w:sz w:val="26"/>
          <w:szCs w:val="22"/>
        </w:rPr>
      </w:pPr>
    </w:p>
    <w:p w14:paraId="60F20917"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The following excerpt implements the Mexican hat wavelet basis expansion described in</w:t>
      </w:r>
    </w:p>
    <w:p w14:paraId="40539757"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Section 4.5 and Equation 7, contrasted with the RBF basis used by the Gamma and RBF</w:t>
      </w:r>
    </w:p>
    <w:p w14:paraId="61E1B23B" w14:textId="77777777" w:rsidR="005E2033" w:rsidRDefault="005E2033" w:rsidP="005E2033">
      <w:pPr>
        <w:tabs>
          <w:tab w:val="left" w:pos="1509"/>
        </w:tabs>
        <w:ind w:left="432" w:hanging="432"/>
        <w:jc w:val="both"/>
        <w:rPr>
          <w:rFonts w:ascii="Times New Roman" w:hAnsi="Times New Roman" w:cs="Times New Roman"/>
        </w:rPr>
      </w:pPr>
      <w:r w:rsidRPr="00A07F85">
        <w:rPr>
          <w:rFonts w:ascii="Times New Roman" w:hAnsi="Times New Roman" w:cs="Times New Roman"/>
        </w:rPr>
        <w:t>variants.</w:t>
      </w:r>
    </w:p>
    <w:p w14:paraId="41AB3A8D" w14:textId="77777777" w:rsidR="005E2033" w:rsidRPr="005E2033" w:rsidRDefault="005E2033" w:rsidP="005E2033">
      <w:pPr>
        <w:tabs>
          <w:tab w:val="left" w:pos="1509"/>
        </w:tabs>
        <w:ind w:left="432" w:hanging="432"/>
        <w:rPr>
          <w:rFonts w:ascii="Times New Roman" w:hAnsi="Times New Roman" w:cs="Times New Roman"/>
        </w:rPr>
      </w:pPr>
    </w:p>
    <w:p w14:paraId="12B80C9F" w14:textId="77777777" w:rsidR="005E2033" w:rsidRDefault="00A07F85" w:rsidP="005E2033">
      <w:pPr>
        <w:tabs>
          <w:tab w:val="left" w:pos="1509"/>
        </w:tabs>
        <w:ind w:left="432" w:hanging="432"/>
        <w:jc w:val="both"/>
        <w:rPr>
          <w:rFonts w:ascii="Times New Roman" w:hAnsi="Times New Roman" w:cs="Times New Roman"/>
          <w:b/>
          <w:bCs/>
          <w:color w:val="000000"/>
          <w:sz w:val="26"/>
          <w:szCs w:val="22"/>
        </w:rPr>
      </w:pPr>
      <w:r>
        <w:rPr>
          <w:rFonts w:ascii="Times New Roman" w:hAnsi="Times New Roman" w:cs="Times New Roman"/>
          <w:noProof/>
        </w:rPr>
        <w:lastRenderedPageBreak/>
        <w:drawing>
          <wp:inline distT="0" distB="0" distL="0" distR="0" wp14:anchorId="660E721E" wp14:editId="0C6C4D3C">
            <wp:extent cx="5372100" cy="4617720"/>
            <wp:effectExtent l="0" t="0" r="0" b="0"/>
            <wp:docPr id="1649403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3162" name="Picture 1649403162"/>
                    <pic:cNvPicPr/>
                  </pic:nvPicPr>
                  <pic:blipFill>
                    <a:blip r:embed="rId25">
                      <a:extLst>
                        <a:ext uri="{28A0092B-C50C-407E-A947-70E740481C1C}">
                          <a14:useLocalDpi xmlns:a14="http://schemas.microsoft.com/office/drawing/2010/main" val="0"/>
                        </a:ext>
                      </a:extLst>
                    </a:blip>
                    <a:stretch>
                      <a:fillRect/>
                    </a:stretch>
                  </pic:blipFill>
                  <pic:spPr>
                    <a:xfrm>
                      <a:off x="0" y="0"/>
                      <a:ext cx="5372100" cy="4617720"/>
                    </a:xfrm>
                    <a:prstGeom prst="rect">
                      <a:avLst/>
                    </a:prstGeom>
                  </pic:spPr>
                </pic:pic>
              </a:graphicData>
            </a:graphic>
          </wp:inline>
        </w:drawing>
      </w:r>
      <w:bookmarkStart w:id="400" w:name="_Toc234182292"/>
      <w:bookmarkStart w:id="401" w:name="idxbm1059"/>
    </w:p>
    <w:p w14:paraId="6C9F975D" w14:textId="77777777" w:rsidR="005E2033" w:rsidRDefault="005E2033" w:rsidP="005E2033">
      <w:pPr>
        <w:tabs>
          <w:tab w:val="left" w:pos="1509"/>
        </w:tabs>
        <w:ind w:left="432" w:hanging="432"/>
        <w:jc w:val="both"/>
        <w:rPr>
          <w:rFonts w:ascii="Times New Roman" w:hAnsi="Times New Roman" w:cs="Times New Roman"/>
          <w:b/>
          <w:bCs/>
          <w:color w:val="000000"/>
          <w:sz w:val="26"/>
          <w:szCs w:val="22"/>
        </w:rPr>
      </w:pPr>
    </w:p>
    <w:p w14:paraId="33645587" w14:textId="77777777" w:rsidR="005E2033" w:rsidRDefault="005E2033" w:rsidP="005E2033">
      <w:pPr>
        <w:tabs>
          <w:tab w:val="left" w:pos="1509"/>
        </w:tabs>
        <w:ind w:left="432" w:hanging="432"/>
        <w:jc w:val="both"/>
        <w:rPr>
          <w:rFonts w:ascii="Times New Roman" w:hAnsi="Times New Roman" w:cs="Times New Roman"/>
          <w:b/>
          <w:bCs/>
          <w:color w:val="000000"/>
          <w:sz w:val="26"/>
          <w:szCs w:val="22"/>
        </w:rPr>
      </w:pPr>
    </w:p>
    <w:p w14:paraId="3442ECD7" w14:textId="77777777" w:rsidR="005E2033" w:rsidRDefault="005E2033" w:rsidP="005E2033">
      <w:pPr>
        <w:tabs>
          <w:tab w:val="left" w:pos="1509"/>
        </w:tabs>
        <w:ind w:left="432" w:hanging="432"/>
        <w:jc w:val="both"/>
        <w:rPr>
          <w:rFonts w:ascii="Times New Roman" w:hAnsi="Times New Roman" w:cs="Times New Roman"/>
          <w:b/>
          <w:bCs/>
          <w:color w:val="000000"/>
          <w:sz w:val="26"/>
          <w:szCs w:val="22"/>
        </w:rPr>
      </w:pPr>
    </w:p>
    <w:p w14:paraId="46392E03" w14:textId="2B31E5A0" w:rsidR="006B6AA2" w:rsidRDefault="006B6AA2" w:rsidP="005E2033">
      <w:pPr>
        <w:tabs>
          <w:tab w:val="left" w:pos="1509"/>
        </w:tabs>
        <w:ind w:left="432" w:hanging="432"/>
        <w:jc w:val="both"/>
        <w:rPr>
          <w:rFonts w:ascii="Times New Roman" w:hAnsi="Times New Roman" w:cs="Times New Roman"/>
          <w:b/>
          <w:bCs/>
          <w:color w:val="000000"/>
          <w:sz w:val="26"/>
          <w:szCs w:val="22"/>
        </w:rPr>
      </w:pPr>
      <w:r w:rsidRPr="006B6AA2">
        <w:rPr>
          <w:rFonts w:ascii="Times New Roman" w:hAnsi="Times New Roman" w:cs="Times New Roman"/>
          <w:b/>
          <w:bCs/>
          <w:color w:val="000000"/>
          <w:sz w:val="26"/>
          <w:szCs w:val="22"/>
        </w:rPr>
        <w:t xml:space="preserve">A.8 </w:t>
      </w:r>
      <w:proofErr w:type="spellStart"/>
      <w:r w:rsidRPr="006B6AA2">
        <w:rPr>
          <w:rFonts w:ascii="Times New Roman" w:hAnsi="Times New Roman" w:cs="Times New Roman"/>
          <w:b/>
          <w:bCs/>
          <w:color w:val="000000"/>
          <w:sz w:val="26"/>
          <w:szCs w:val="22"/>
        </w:rPr>
        <w:t>GeoKAN</w:t>
      </w:r>
      <w:proofErr w:type="spellEnd"/>
      <w:r w:rsidRPr="006B6AA2">
        <w:rPr>
          <w:rFonts w:ascii="Times New Roman" w:hAnsi="Times New Roman" w:cs="Times New Roman"/>
          <w:b/>
          <w:bCs/>
          <w:color w:val="000000"/>
          <w:sz w:val="26"/>
          <w:szCs w:val="22"/>
        </w:rPr>
        <w:t xml:space="preserve"> Metric Regularisation</w:t>
      </w:r>
      <w:bookmarkEnd w:id="400"/>
      <w:bookmarkEnd w:id="401"/>
    </w:p>
    <w:p w14:paraId="2BD59D04" w14:textId="77777777" w:rsidR="005E2033" w:rsidRDefault="005E2033" w:rsidP="005E2033">
      <w:pPr>
        <w:tabs>
          <w:tab w:val="left" w:pos="1509"/>
        </w:tabs>
        <w:ind w:left="432" w:hanging="432"/>
        <w:jc w:val="both"/>
        <w:rPr>
          <w:rFonts w:ascii="Times New Roman" w:hAnsi="Times New Roman" w:cs="Times New Roman"/>
          <w:b/>
          <w:bCs/>
          <w:color w:val="000000"/>
          <w:sz w:val="26"/>
          <w:szCs w:val="22"/>
        </w:rPr>
      </w:pPr>
    </w:p>
    <w:p w14:paraId="31A287BE" w14:textId="77777777" w:rsidR="005E2033" w:rsidRDefault="005E2033" w:rsidP="005E2033">
      <w:pPr>
        <w:tabs>
          <w:tab w:val="left" w:pos="1509"/>
        </w:tabs>
        <w:ind w:left="432" w:hanging="432"/>
        <w:jc w:val="both"/>
        <w:rPr>
          <w:rFonts w:ascii="Times New Roman" w:hAnsi="Times New Roman" w:cs="Times New Roman"/>
          <w:b/>
          <w:bCs/>
          <w:color w:val="000000"/>
          <w:sz w:val="26"/>
          <w:szCs w:val="22"/>
        </w:rPr>
      </w:pPr>
    </w:p>
    <w:p w14:paraId="125DA9A3"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metric warp (Equation 5), radial basis expansion</w:t>
      </w:r>
    </w:p>
    <w:p w14:paraId="2E417B47"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(Equation 6), and metric regularisation term (Equation 8) for the RBF variant, described in</w:t>
      </w:r>
    </w:p>
    <w:p w14:paraId="21231AF3"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Section 4.5.</w:t>
      </w:r>
    </w:p>
    <w:p w14:paraId="4739E046" w14:textId="77777777" w:rsidR="005E2033" w:rsidRPr="005E2033" w:rsidRDefault="005E2033" w:rsidP="005E2033">
      <w:pPr>
        <w:tabs>
          <w:tab w:val="left" w:pos="1509"/>
        </w:tabs>
        <w:ind w:left="432" w:hanging="432"/>
        <w:jc w:val="both"/>
        <w:rPr>
          <w:rFonts w:ascii="Times New Roman" w:hAnsi="Times New Roman" w:cs="Times New Roman"/>
          <w:sz w:val="22"/>
          <w:szCs w:val="22"/>
        </w:rPr>
      </w:pPr>
    </w:p>
    <w:p w14:paraId="662A85DB" w14:textId="77777777" w:rsidR="005E2033" w:rsidRDefault="006B6AA2" w:rsidP="005E2033">
      <w:pPr>
        <w:tabs>
          <w:tab w:val="left" w:pos="1509"/>
        </w:tabs>
        <w:ind w:left="432" w:hanging="432"/>
        <w:jc w:val="both"/>
        <w:rPr>
          <w:rFonts w:ascii="Times New Roman" w:hAnsi="Times New Roman" w:cs="Times New Roman"/>
          <w:b/>
          <w:bCs/>
          <w:color w:val="000000"/>
          <w:sz w:val="26"/>
        </w:rPr>
      </w:pPr>
      <w:r>
        <w:rPr>
          <w:rFonts w:ascii="Times New Roman" w:hAnsi="Times New Roman" w:cs="Times New Roman"/>
          <w:noProof/>
        </w:rPr>
        <w:lastRenderedPageBreak/>
        <w:drawing>
          <wp:inline distT="0" distB="0" distL="0" distR="0" wp14:anchorId="47E34E62" wp14:editId="62C9A2F5">
            <wp:extent cx="5859780" cy="4930140"/>
            <wp:effectExtent l="0" t="0" r="7620" b="3810"/>
            <wp:docPr id="1267646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46006" name="Picture 1267646006"/>
                    <pic:cNvPicPr/>
                  </pic:nvPicPr>
                  <pic:blipFill>
                    <a:blip r:embed="rId26">
                      <a:extLst>
                        <a:ext uri="{28A0092B-C50C-407E-A947-70E740481C1C}">
                          <a14:useLocalDpi xmlns:a14="http://schemas.microsoft.com/office/drawing/2010/main" val="0"/>
                        </a:ext>
                      </a:extLst>
                    </a:blip>
                    <a:stretch>
                      <a:fillRect/>
                    </a:stretch>
                  </pic:blipFill>
                  <pic:spPr>
                    <a:xfrm>
                      <a:off x="0" y="0"/>
                      <a:ext cx="5859780" cy="4930140"/>
                    </a:xfrm>
                    <a:prstGeom prst="rect">
                      <a:avLst/>
                    </a:prstGeom>
                  </pic:spPr>
                </pic:pic>
              </a:graphicData>
            </a:graphic>
          </wp:inline>
        </w:drawing>
      </w:r>
      <w:bookmarkStart w:id="402" w:name="_Toc234182293"/>
      <w:bookmarkStart w:id="403" w:name="idxbm1060"/>
    </w:p>
    <w:p w14:paraId="1AF8CC17" w14:textId="77777777" w:rsidR="005E2033" w:rsidRDefault="005E2033" w:rsidP="005E2033">
      <w:pPr>
        <w:tabs>
          <w:tab w:val="left" w:pos="1509"/>
        </w:tabs>
        <w:ind w:left="432" w:hanging="432"/>
        <w:jc w:val="both"/>
        <w:rPr>
          <w:rFonts w:ascii="Times New Roman" w:hAnsi="Times New Roman" w:cs="Times New Roman"/>
          <w:b/>
          <w:bCs/>
          <w:color w:val="000000"/>
          <w:sz w:val="26"/>
        </w:rPr>
      </w:pPr>
    </w:p>
    <w:p w14:paraId="0E37EF33" w14:textId="77777777" w:rsidR="005E2033" w:rsidRDefault="005E2033" w:rsidP="005E2033">
      <w:pPr>
        <w:tabs>
          <w:tab w:val="left" w:pos="1509"/>
        </w:tabs>
        <w:ind w:left="432" w:hanging="432"/>
        <w:jc w:val="both"/>
        <w:rPr>
          <w:rFonts w:ascii="Times New Roman" w:hAnsi="Times New Roman" w:cs="Times New Roman"/>
          <w:b/>
          <w:bCs/>
          <w:color w:val="000000"/>
          <w:sz w:val="26"/>
        </w:rPr>
      </w:pPr>
    </w:p>
    <w:p w14:paraId="64AD635C" w14:textId="77777777" w:rsidR="005E2033" w:rsidRDefault="005E2033" w:rsidP="005E2033">
      <w:pPr>
        <w:tabs>
          <w:tab w:val="left" w:pos="1509"/>
        </w:tabs>
        <w:ind w:left="432" w:hanging="432"/>
        <w:jc w:val="both"/>
        <w:rPr>
          <w:rFonts w:ascii="Times New Roman" w:hAnsi="Times New Roman" w:cs="Times New Roman"/>
          <w:b/>
          <w:bCs/>
          <w:color w:val="000000"/>
          <w:sz w:val="26"/>
        </w:rPr>
      </w:pPr>
    </w:p>
    <w:p w14:paraId="65B896BE" w14:textId="55BA3C6F" w:rsidR="006B6AA2" w:rsidRDefault="006B6AA2" w:rsidP="005E2033">
      <w:pPr>
        <w:tabs>
          <w:tab w:val="left" w:pos="1509"/>
        </w:tabs>
        <w:ind w:left="432" w:hanging="432"/>
        <w:jc w:val="both"/>
        <w:rPr>
          <w:rFonts w:ascii="Times New Roman" w:hAnsi="Times New Roman" w:cs="Times New Roman"/>
          <w:b/>
          <w:bCs/>
          <w:color w:val="000000"/>
          <w:sz w:val="26"/>
        </w:rPr>
      </w:pPr>
      <w:r w:rsidRPr="006B6AA2">
        <w:rPr>
          <w:rFonts w:ascii="Times New Roman" w:hAnsi="Times New Roman" w:cs="Times New Roman"/>
          <w:b/>
          <w:bCs/>
          <w:color w:val="000000"/>
          <w:sz w:val="26"/>
        </w:rPr>
        <w:t>A.9 GATv2Conv Backbone with Residual Connections</w:t>
      </w:r>
      <w:bookmarkEnd w:id="402"/>
      <w:bookmarkEnd w:id="403"/>
    </w:p>
    <w:p w14:paraId="57575E29" w14:textId="77777777" w:rsidR="005E2033" w:rsidRDefault="005E2033" w:rsidP="005E2033">
      <w:pPr>
        <w:tabs>
          <w:tab w:val="left" w:pos="1509"/>
        </w:tabs>
        <w:ind w:left="432" w:hanging="432"/>
        <w:jc w:val="both"/>
        <w:rPr>
          <w:rFonts w:ascii="Times New Roman" w:hAnsi="Times New Roman" w:cs="Times New Roman"/>
          <w:b/>
          <w:bCs/>
          <w:color w:val="000000"/>
          <w:sz w:val="26"/>
        </w:rPr>
      </w:pPr>
    </w:p>
    <w:p w14:paraId="1F34D761" w14:textId="77777777" w:rsidR="005E2033" w:rsidRDefault="005E2033" w:rsidP="005E2033">
      <w:pPr>
        <w:tabs>
          <w:tab w:val="left" w:pos="1509"/>
        </w:tabs>
        <w:ind w:left="432" w:hanging="432"/>
        <w:jc w:val="both"/>
        <w:rPr>
          <w:rFonts w:ascii="Times New Roman" w:hAnsi="Times New Roman" w:cs="Times New Roman"/>
          <w:b/>
          <w:bCs/>
          <w:color w:val="000000"/>
          <w:sz w:val="26"/>
        </w:rPr>
      </w:pPr>
    </w:p>
    <w:p w14:paraId="6C8399B4"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two-layer GATv2Conv message-passing backbone with</w:t>
      </w:r>
    </w:p>
    <w:p w14:paraId="0FAC7F9C" w14:textId="77777777" w:rsidR="005E2033" w:rsidRDefault="005E2033" w:rsidP="005E2033">
      <w:pPr>
        <w:tabs>
          <w:tab w:val="left" w:pos="1509"/>
        </w:tabs>
        <w:ind w:left="432" w:hanging="432"/>
        <w:jc w:val="both"/>
        <w:rPr>
          <w:rFonts w:ascii="Times New Roman" w:hAnsi="Times New Roman" w:cs="Times New Roman"/>
        </w:rPr>
      </w:pPr>
      <w:r>
        <w:rPr>
          <w:rFonts w:ascii="Times New Roman" w:hAnsi="Times New Roman" w:cs="Times New Roman"/>
        </w:rPr>
        <w:t>re</w:t>
      </w:r>
      <w:r w:rsidRPr="006B6AA2">
        <w:rPr>
          <w:rFonts w:ascii="Times New Roman" w:hAnsi="Times New Roman" w:cs="Times New Roman"/>
        </w:rPr>
        <w:t>sidual</w:t>
      </w:r>
      <w:r>
        <w:rPr>
          <w:rFonts w:ascii="Times New Roman" w:hAnsi="Times New Roman" w:cs="Times New Roman"/>
        </w:rPr>
        <w:t xml:space="preserve"> </w:t>
      </w:r>
      <w:r w:rsidRPr="006B6AA2">
        <w:rPr>
          <w:rFonts w:ascii="Times New Roman" w:hAnsi="Times New Roman" w:cs="Times New Roman"/>
        </w:rPr>
        <w:t>connections described in Section 4.6 and Equation 9.</w:t>
      </w:r>
    </w:p>
    <w:p w14:paraId="7353AF93" w14:textId="77777777" w:rsidR="005E2033" w:rsidRPr="005E2033" w:rsidRDefault="005E2033" w:rsidP="005E2033">
      <w:pPr>
        <w:tabs>
          <w:tab w:val="left" w:pos="1509"/>
        </w:tabs>
        <w:ind w:left="432" w:hanging="432"/>
        <w:jc w:val="both"/>
        <w:rPr>
          <w:rFonts w:ascii="Times New Roman" w:hAnsi="Times New Roman" w:cs="Times New Roman"/>
          <w:sz w:val="20"/>
          <w:szCs w:val="20"/>
        </w:rPr>
      </w:pPr>
    </w:p>
    <w:p w14:paraId="757BE82A" w14:textId="77777777" w:rsidR="006B6AA2" w:rsidRDefault="00A07F85" w:rsidP="00A07F85">
      <w:pPr>
        <w:tabs>
          <w:tab w:val="left" w:pos="1509"/>
        </w:tabs>
        <w:ind w:left="432" w:hanging="432"/>
        <w:jc w:val="center"/>
        <w:rPr>
          <w:rFonts w:ascii="Times New Roman" w:hAnsi="Times New Roman" w:cs="Times New Roman"/>
        </w:rPr>
      </w:pPr>
      <w:r>
        <w:rPr>
          <w:rFonts w:ascii="Times New Roman" w:hAnsi="Times New Roman" w:cs="Times New Roman"/>
          <w:noProof/>
        </w:rPr>
        <w:lastRenderedPageBreak/>
        <w:drawing>
          <wp:inline distT="0" distB="0" distL="0" distR="0" wp14:anchorId="2DDECA59" wp14:editId="53E0D9B2">
            <wp:extent cx="5731510" cy="4077335"/>
            <wp:effectExtent l="0" t="0" r="2540" b="0"/>
            <wp:docPr id="194284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92" name="Picture 194284592"/>
                    <pic:cNvPicPr/>
                  </pic:nvPicPr>
                  <pic:blipFill>
                    <a:blip r:embed="rId27">
                      <a:extLst>
                        <a:ext uri="{28A0092B-C50C-407E-A947-70E740481C1C}">
                          <a14:useLocalDpi xmlns:a14="http://schemas.microsoft.com/office/drawing/2010/main" val="0"/>
                        </a:ext>
                      </a:extLst>
                    </a:blip>
                    <a:stretch>
                      <a:fillRect/>
                    </a:stretch>
                  </pic:blipFill>
                  <pic:spPr>
                    <a:xfrm>
                      <a:off x="0" y="0"/>
                      <a:ext cx="5731510" cy="4077335"/>
                    </a:xfrm>
                    <a:prstGeom prst="rect">
                      <a:avLst/>
                    </a:prstGeom>
                  </pic:spPr>
                </pic:pic>
              </a:graphicData>
            </a:graphic>
          </wp:inline>
        </w:drawing>
      </w:r>
    </w:p>
    <w:p w14:paraId="193ECBC6" w14:textId="77777777" w:rsidR="006B6AA2" w:rsidRDefault="006B6AA2" w:rsidP="005E2033">
      <w:pPr>
        <w:tabs>
          <w:tab w:val="left" w:pos="1509"/>
        </w:tabs>
        <w:jc w:val="both"/>
        <w:rPr>
          <w:rFonts w:ascii="Times New Roman" w:hAnsi="Times New Roman" w:cs="Times New Roman"/>
        </w:rPr>
      </w:pPr>
    </w:p>
    <w:p w14:paraId="191C35B6" w14:textId="77777777" w:rsidR="006B6AA2" w:rsidRDefault="006B6AA2" w:rsidP="006B6AA2">
      <w:pPr>
        <w:pStyle w:val="Heading2"/>
        <w:tabs>
          <w:tab w:val="left" w:pos="1509"/>
        </w:tabs>
        <w:ind w:left="432" w:hanging="432"/>
        <w:jc w:val="both"/>
        <w:rPr>
          <w:rFonts w:ascii="Times New Roman" w:hAnsi="Times New Roman" w:cs="Times New Roman"/>
          <w:b/>
          <w:bCs/>
          <w:color w:val="000000"/>
          <w:sz w:val="26"/>
        </w:rPr>
      </w:pPr>
      <w:bookmarkStart w:id="404" w:name="_Toc234182294"/>
      <w:bookmarkStart w:id="405" w:name="idxbm1061"/>
      <w:r w:rsidRPr="006B6AA2">
        <w:rPr>
          <w:rFonts w:ascii="Times New Roman" w:hAnsi="Times New Roman" w:cs="Times New Roman"/>
          <w:b/>
          <w:bCs/>
          <w:color w:val="000000"/>
          <w:sz w:val="26"/>
        </w:rPr>
        <w:t>A.10 Pairwise Representation Construction</w:t>
      </w:r>
      <w:bookmarkEnd w:id="404"/>
      <w:bookmarkEnd w:id="405"/>
    </w:p>
    <w:p w14:paraId="0C1E34CC" w14:textId="77777777" w:rsidR="005E2033" w:rsidRDefault="005E2033" w:rsidP="005E2033"/>
    <w:p w14:paraId="3315A16D"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512-dimensional pairwise concatenation described in</w:t>
      </w:r>
    </w:p>
    <w:p w14:paraId="5FDEAFA9"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Section 4.6 and Equation 10.</w:t>
      </w:r>
    </w:p>
    <w:p w14:paraId="6A45453B" w14:textId="77777777" w:rsidR="006B6AA2" w:rsidRDefault="006B6AA2" w:rsidP="005E2033">
      <w:pPr>
        <w:tabs>
          <w:tab w:val="left" w:pos="1509"/>
        </w:tabs>
        <w:jc w:val="both"/>
        <w:rPr>
          <w:rFonts w:ascii="Times New Roman" w:hAnsi="Times New Roman" w:cs="Times New Roman"/>
          <w:b/>
          <w:bCs/>
        </w:rPr>
      </w:pPr>
    </w:p>
    <w:p w14:paraId="7CDB7D69" w14:textId="77777777" w:rsidR="005E2033" w:rsidRDefault="006B6AA2" w:rsidP="005E2033">
      <w:pPr>
        <w:tabs>
          <w:tab w:val="left" w:pos="1509"/>
        </w:tabs>
        <w:ind w:left="432" w:hanging="432"/>
        <w:jc w:val="both"/>
        <w:rPr>
          <w:rFonts w:ascii="Times New Roman" w:hAnsi="Times New Roman" w:cs="Times New Roman"/>
          <w:b/>
          <w:bCs/>
          <w:color w:val="000000"/>
          <w:sz w:val="26"/>
        </w:rPr>
      </w:pPr>
      <w:r>
        <w:rPr>
          <w:rFonts w:ascii="Times New Roman" w:hAnsi="Times New Roman" w:cs="Times New Roman"/>
          <w:noProof/>
        </w:rPr>
        <w:drawing>
          <wp:inline distT="0" distB="0" distL="0" distR="0" wp14:anchorId="6339637D" wp14:editId="3893C47E">
            <wp:extent cx="5731510" cy="2456180"/>
            <wp:effectExtent l="0" t="0" r="2540" b="1270"/>
            <wp:docPr id="3339724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72442" name="Picture 333972442"/>
                    <pic:cNvPicPr/>
                  </pic:nvPicPr>
                  <pic:blipFill>
                    <a:blip r:embed="rId28">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bookmarkStart w:id="406" w:name="_Toc234182295"/>
      <w:bookmarkStart w:id="407" w:name="idxbm1062"/>
    </w:p>
    <w:p w14:paraId="0BE03DD0" w14:textId="77777777" w:rsidR="005E2033" w:rsidRDefault="005E2033" w:rsidP="005E2033">
      <w:pPr>
        <w:tabs>
          <w:tab w:val="left" w:pos="1509"/>
        </w:tabs>
        <w:ind w:left="432" w:hanging="432"/>
        <w:jc w:val="both"/>
        <w:rPr>
          <w:rFonts w:ascii="Times New Roman" w:hAnsi="Times New Roman" w:cs="Times New Roman"/>
          <w:b/>
          <w:bCs/>
          <w:color w:val="000000"/>
          <w:sz w:val="26"/>
        </w:rPr>
      </w:pPr>
    </w:p>
    <w:p w14:paraId="3E1A5CFB" w14:textId="146DD397" w:rsidR="005E2033" w:rsidRDefault="006B6AA2" w:rsidP="005E2033">
      <w:pPr>
        <w:tabs>
          <w:tab w:val="left" w:pos="1509"/>
        </w:tabs>
        <w:ind w:left="432" w:hanging="432"/>
        <w:jc w:val="both"/>
        <w:rPr>
          <w:rFonts w:ascii="Times New Roman" w:hAnsi="Times New Roman" w:cs="Times New Roman"/>
          <w:b/>
          <w:bCs/>
          <w:color w:val="000000"/>
          <w:sz w:val="26"/>
        </w:rPr>
      </w:pPr>
      <w:r w:rsidRPr="006B6AA2">
        <w:rPr>
          <w:rFonts w:ascii="Times New Roman" w:hAnsi="Times New Roman" w:cs="Times New Roman"/>
          <w:b/>
          <w:bCs/>
          <w:color w:val="000000"/>
          <w:sz w:val="26"/>
        </w:rPr>
        <w:lastRenderedPageBreak/>
        <w:t>A.11 Dual-Head Split (Contact vs. Directional)</w:t>
      </w:r>
      <w:bookmarkEnd w:id="406"/>
      <w:bookmarkEnd w:id="407"/>
    </w:p>
    <w:p w14:paraId="5E56EEA4" w14:textId="77777777" w:rsidR="005E2033" w:rsidRDefault="005E2033" w:rsidP="005E2033">
      <w:pPr>
        <w:tabs>
          <w:tab w:val="left" w:pos="1509"/>
        </w:tabs>
        <w:ind w:left="432" w:hanging="432"/>
        <w:jc w:val="both"/>
        <w:rPr>
          <w:rFonts w:ascii="Times New Roman" w:hAnsi="Times New Roman" w:cs="Times New Roman"/>
          <w:b/>
          <w:bCs/>
          <w:color w:val="000000"/>
          <w:sz w:val="26"/>
        </w:rPr>
      </w:pPr>
    </w:p>
    <w:p w14:paraId="01F209F8"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split between the contact head and directional head</w:t>
      </w:r>
    </w:p>
    <w:p w14:paraId="3D75239E"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described in Section 4.6 and Table 5, including their respective input dimensions.</w:t>
      </w:r>
    </w:p>
    <w:p w14:paraId="4388051C" w14:textId="77777777" w:rsidR="005E2033" w:rsidRDefault="005E2033" w:rsidP="005E2033">
      <w:pPr>
        <w:tabs>
          <w:tab w:val="left" w:pos="1509"/>
        </w:tabs>
        <w:ind w:left="432" w:hanging="432"/>
        <w:jc w:val="both"/>
        <w:rPr>
          <w:rFonts w:ascii="Times New Roman" w:hAnsi="Times New Roman" w:cs="Times New Roman"/>
        </w:rPr>
      </w:pPr>
    </w:p>
    <w:p w14:paraId="65297172" w14:textId="77777777" w:rsidR="005E2033" w:rsidRPr="005E2033" w:rsidRDefault="005E2033" w:rsidP="005E2033">
      <w:pPr>
        <w:tabs>
          <w:tab w:val="left" w:pos="1509"/>
        </w:tabs>
        <w:ind w:left="432" w:hanging="432"/>
        <w:jc w:val="both"/>
        <w:rPr>
          <w:rFonts w:ascii="Times New Roman" w:hAnsi="Times New Roman" w:cs="Times New Roman"/>
        </w:rPr>
      </w:pPr>
    </w:p>
    <w:p w14:paraId="25F8273A" w14:textId="77777777" w:rsidR="006B6AA2" w:rsidRDefault="006B6AA2" w:rsidP="006B6AA2">
      <w:pPr>
        <w:tabs>
          <w:tab w:val="left" w:pos="1509"/>
        </w:tabs>
        <w:ind w:left="432" w:hanging="432"/>
        <w:jc w:val="both"/>
        <w:rPr>
          <w:rFonts w:ascii="Times New Roman" w:hAnsi="Times New Roman" w:cs="Times New Roman"/>
        </w:rPr>
      </w:pPr>
      <w:r>
        <w:rPr>
          <w:rFonts w:ascii="Times New Roman" w:hAnsi="Times New Roman" w:cs="Times New Roman"/>
          <w:noProof/>
        </w:rPr>
        <w:drawing>
          <wp:inline distT="0" distB="0" distL="0" distR="0" wp14:anchorId="49F390F8" wp14:editId="19AE4F55">
            <wp:extent cx="5731510" cy="2688590"/>
            <wp:effectExtent l="0" t="0" r="2540" b="0"/>
            <wp:docPr id="7687968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96820" name="Picture 768796820"/>
                    <pic:cNvPicPr/>
                  </pic:nvPicPr>
                  <pic:blipFill>
                    <a:blip r:embed="rId29">
                      <a:extLst>
                        <a:ext uri="{28A0092B-C50C-407E-A947-70E740481C1C}">
                          <a14:useLocalDpi xmlns:a14="http://schemas.microsoft.com/office/drawing/2010/main" val="0"/>
                        </a:ext>
                      </a:extLst>
                    </a:blip>
                    <a:stretch>
                      <a:fillRect/>
                    </a:stretch>
                  </pic:blipFill>
                  <pic:spPr>
                    <a:xfrm>
                      <a:off x="0" y="0"/>
                      <a:ext cx="5731510" cy="2688590"/>
                    </a:xfrm>
                    <a:prstGeom prst="rect">
                      <a:avLst/>
                    </a:prstGeom>
                  </pic:spPr>
                </pic:pic>
              </a:graphicData>
            </a:graphic>
          </wp:inline>
        </w:drawing>
      </w:r>
    </w:p>
    <w:p w14:paraId="3C05A653" w14:textId="77777777" w:rsidR="006B6AA2" w:rsidRDefault="006B6AA2" w:rsidP="006B6AA2">
      <w:pPr>
        <w:tabs>
          <w:tab w:val="left" w:pos="1509"/>
        </w:tabs>
        <w:ind w:left="432" w:hanging="432"/>
        <w:jc w:val="both"/>
        <w:rPr>
          <w:rFonts w:ascii="Times New Roman" w:hAnsi="Times New Roman" w:cs="Times New Roman"/>
        </w:rPr>
      </w:pPr>
    </w:p>
    <w:p w14:paraId="20E889D9" w14:textId="77777777" w:rsidR="005E2033" w:rsidRDefault="005E2033" w:rsidP="006B6AA2">
      <w:pPr>
        <w:tabs>
          <w:tab w:val="left" w:pos="1509"/>
        </w:tabs>
        <w:ind w:left="432" w:hanging="432"/>
        <w:jc w:val="both"/>
        <w:rPr>
          <w:rFonts w:ascii="Times New Roman" w:hAnsi="Times New Roman" w:cs="Times New Roman"/>
        </w:rPr>
      </w:pPr>
    </w:p>
    <w:p w14:paraId="6DD8F6FC" w14:textId="77777777" w:rsidR="005E2033" w:rsidRDefault="005E2033" w:rsidP="006B6AA2">
      <w:pPr>
        <w:tabs>
          <w:tab w:val="left" w:pos="1509"/>
        </w:tabs>
        <w:ind w:left="432" w:hanging="432"/>
        <w:jc w:val="both"/>
        <w:rPr>
          <w:rFonts w:ascii="Times New Roman" w:hAnsi="Times New Roman" w:cs="Times New Roman"/>
        </w:rPr>
      </w:pPr>
    </w:p>
    <w:p w14:paraId="2571A6FA" w14:textId="77777777" w:rsidR="006B6AA2" w:rsidRDefault="006B6AA2" w:rsidP="006B6AA2">
      <w:pPr>
        <w:tabs>
          <w:tab w:val="left" w:pos="1509"/>
        </w:tabs>
        <w:ind w:left="432" w:hanging="432"/>
        <w:jc w:val="both"/>
        <w:rPr>
          <w:rFonts w:ascii="Times New Roman" w:hAnsi="Times New Roman" w:cs="Times New Roman"/>
        </w:rPr>
      </w:pPr>
    </w:p>
    <w:p w14:paraId="141F942C" w14:textId="77777777" w:rsidR="006B6AA2" w:rsidRDefault="006B6AA2" w:rsidP="006B6AA2">
      <w:pPr>
        <w:pStyle w:val="Heading2"/>
        <w:tabs>
          <w:tab w:val="left" w:pos="1509"/>
        </w:tabs>
        <w:ind w:left="432" w:hanging="432"/>
        <w:jc w:val="both"/>
        <w:rPr>
          <w:rFonts w:ascii="Times New Roman" w:hAnsi="Times New Roman" w:cs="Times New Roman"/>
          <w:b/>
          <w:noProof/>
          <w:color w:val="000000"/>
          <w:sz w:val="26"/>
        </w:rPr>
      </w:pPr>
      <w:bookmarkStart w:id="408" w:name="_Toc234182296"/>
      <w:bookmarkStart w:id="409" w:name="idxbm1063"/>
      <w:r w:rsidRPr="006B6AA2">
        <w:rPr>
          <w:rFonts w:ascii="Times New Roman" w:hAnsi="Times New Roman" w:cs="Times New Roman"/>
          <w:b/>
          <w:bCs/>
          <w:color w:val="000000"/>
          <w:sz w:val="26"/>
        </w:rPr>
        <w:t>A.12 Asymmetric Loss (ASL)</w:t>
      </w:r>
      <w:bookmarkEnd w:id="408"/>
      <w:r w:rsidRPr="006B6AA2">
        <w:rPr>
          <w:rFonts w:ascii="Times New Roman" w:hAnsi="Times New Roman" w:cs="Times New Roman"/>
          <w:b/>
          <w:noProof/>
          <w:color w:val="000000"/>
          <w:sz w:val="26"/>
        </w:rPr>
        <w:t xml:space="preserve"> </w:t>
      </w:r>
      <w:bookmarkEnd w:id="409"/>
    </w:p>
    <w:p w14:paraId="226E7404" w14:textId="77777777" w:rsidR="005E2033" w:rsidRDefault="005E2033" w:rsidP="005E2033"/>
    <w:p w14:paraId="677534AC"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Asymmetric Loss function described in Section 4.7 and</w:t>
      </w:r>
    </w:p>
    <w:p w14:paraId="16729207"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Equation 11, used as the primary training objective.</w:t>
      </w:r>
    </w:p>
    <w:p w14:paraId="0B08B0D9" w14:textId="77777777" w:rsidR="005E2033" w:rsidRPr="005E2033" w:rsidRDefault="005E2033" w:rsidP="005E2033"/>
    <w:p w14:paraId="1A841D2D" w14:textId="77777777" w:rsidR="006B6AA2" w:rsidRDefault="006B6AA2" w:rsidP="006B6AA2">
      <w:pPr>
        <w:tabs>
          <w:tab w:val="left" w:pos="1509"/>
        </w:tabs>
        <w:ind w:left="432" w:hanging="432"/>
        <w:jc w:val="center"/>
        <w:rPr>
          <w:rFonts w:ascii="Times New Roman" w:hAnsi="Times New Roman" w:cs="Times New Roman"/>
        </w:rPr>
      </w:pPr>
      <w:r>
        <w:rPr>
          <w:rFonts w:ascii="Times New Roman" w:hAnsi="Times New Roman" w:cs="Times New Roman"/>
          <w:noProof/>
        </w:rPr>
        <w:lastRenderedPageBreak/>
        <w:drawing>
          <wp:inline distT="0" distB="0" distL="0" distR="0" wp14:anchorId="1142B70E" wp14:editId="7FAB46E8">
            <wp:extent cx="4945380" cy="4191000"/>
            <wp:effectExtent l="0" t="0" r="7620" b="0"/>
            <wp:docPr id="19143576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57643" name="Picture 1914357643"/>
                    <pic:cNvPicPr/>
                  </pic:nvPicPr>
                  <pic:blipFill>
                    <a:blip r:embed="rId30">
                      <a:extLst>
                        <a:ext uri="{28A0092B-C50C-407E-A947-70E740481C1C}">
                          <a14:useLocalDpi xmlns:a14="http://schemas.microsoft.com/office/drawing/2010/main" val="0"/>
                        </a:ext>
                      </a:extLst>
                    </a:blip>
                    <a:stretch>
                      <a:fillRect/>
                    </a:stretch>
                  </pic:blipFill>
                  <pic:spPr>
                    <a:xfrm>
                      <a:off x="0" y="0"/>
                      <a:ext cx="4945380" cy="4191000"/>
                    </a:xfrm>
                    <a:prstGeom prst="rect">
                      <a:avLst/>
                    </a:prstGeom>
                  </pic:spPr>
                </pic:pic>
              </a:graphicData>
            </a:graphic>
          </wp:inline>
        </w:drawing>
      </w:r>
    </w:p>
    <w:p w14:paraId="28A50E03" w14:textId="77777777" w:rsidR="006B6AA2" w:rsidRDefault="006B6AA2" w:rsidP="006B6AA2">
      <w:pPr>
        <w:tabs>
          <w:tab w:val="left" w:pos="1509"/>
        </w:tabs>
        <w:ind w:left="432" w:hanging="432"/>
        <w:jc w:val="both"/>
        <w:rPr>
          <w:rFonts w:ascii="Times New Roman" w:hAnsi="Times New Roman" w:cs="Times New Roman"/>
        </w:rPr>
      </w:pPr>
    </w:p>
    <w:p w14:paraId="5F175C8F" w14:textId="77777777" w:rsidR="006B6AA2" w:rsidRDefault="006B6AA2" w:rsidP="006B6AA2">
      <w:pPr>
        <w:pStyle w:val="Heading2"/>
        <w:tabs>
          <w:tab w:val="left" w:pos="1509"/>
        </w:tabs>
        <w:ind w:left="432" w:hanging="432"/>
        <w:jc w:val="both"/>
        <w:rPr>
          <w:rFonts w:ascii="Times New Roman" w:hAnsi="Times New Roman" w:cs="Times New Roman"/>
          <w:b/>
          <w:bCs/>
          <w:color w:val="000000"/>
          <w:sz w:val="26"/>
        </w:rPr>
      </w:pPr>
      <w:bookmarkStart w:id="410" w:name="_Toc234182297"/>
      <w:bookmarkStart w:id="411" w:name="idxbm1064"/>
      <w:r w:rsidRPr="006B6AA2">
        <w:rPr>
          <w:rFonts w:ascii="Times New Roman" w:hAnsi="Times New Roman" w:cs="Times New Roman"/>
          <w:b/>
          <w:bCs/>
          <w:color w:val="000000"/>
          <w:sz w:val="26"/>
        </w:rPr>
        <w:t>A.13 Negative Edge Subsampling</w:t>
      </w:r>
      <w:bookmarkEnd w:id="410"/>
      <w:bookmarkEnd w:id="411"/>
    </w:p>
    <w:p w14:paraId="1F2DD7C7" w14:textId="77777777" w:rsidR="005E2033" w:rsidRDefault="005E2033" w:rsidP="005E2033"/>
    <w:p w14:paraId="07D3DB6F"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batch-level negative edge subsampling described in</w:t>
      </w:r>
    </w:p>
    <w:p w14:paraId="066C67B9" w14:textId="7235C700" w:rsidR="005E2033" w:rsidRP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Section 4.7, which rebalances each training batch to 30% positive edges.</w:t>
      </w:r>
    </w:p>
    <w:p w14:paraId="1BF5D429" w14:textId="77777777" w:rsidR="005E2033" w:rsidRPr="005E2033" w:rsidRDefault="005E2033" w:rsidP="005E2033"/>
    <w:p w14:paraId="312B4BDF" w14:textId="77777777" w:rsidR="005E2033" w:rsidRDefault="00A07F85" w:rsidP="005E2033">
      <w:pPr>
        <w:tabs>
          <w:tab w:val="left" w:pos="1509"/>
        </w:tabs>
        <w:ind w:left="432" w:hanging="432"/>
        <w:jc w:val="center"/>
        <w:rPr>
          <w:rFonts w:ascii="Times New Roman" w:hAnsi="Times New Roman" w:cs="Times New Roman"/>
          <w:b/>
          <w:bCs/>
          <w:color w:val="000000"/>
          <w:sz w:val="26"/>
        </w:rPr>
      </w:pPr>
      <w:r>
        <w:rPr>
          <w:rFonts w:ascii="Times New Roman" w:hAnsi="Times New Roman" w:cs="Times New Roman"/>
          <w:noProof/>
        </w:rPr>
        <w:drawing>
          <wp:inline distT="0" distB="0" distL="0" distR="0" wp14:anchorId="44409821" wp14:editId="0E584A96">
            <wp:extent cx="5829300" cy="2705100"/>
            <wp:effectExtent l="0" t="0" r="0" b="0"/>
            <wp:docPr id="1267467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67698" name="Picture 1267467698"/>
                    <pic:cNvPicPr/>
                  </pic:nvPicPr>
                  <pic:blipFill>
                    <a:blip r:embed="rId31">
                      <a:extLst>
                        <a:ext uri="{28A0092B-C50C-407E-A947-70E740481C1C}">
                          <a14:useLocalDpi xmlns:a14="http://schemas.microsoft.com/office/drawing/2010/main" val="0"/>
                        </a:ext>
                      </a:extLst>
                    </a:blip>
                    <a:stretch>
                      <a:fillRect/>
                    </a:stretch>
                  </pic:blipFill>
                  <pic:spPr>
                    <a:xfrm>
                      <a:off x="0" y="0"/>
                      <a:ext cx="5829300" cy="2705100"/>
                    </a:xfrm>
                    <a:prstGeom prst="rect">
                      <a:avLst/>
                    </a:prstGeom>
                  </pic:spPr>
                </pic:pic>
              </a:graphicData>
            </a:graphic>
          </wp:inline>
        </w:drawing>
      </w:r>
      <w:bookmarkStart w:id="412" w:name="_Toc234182298"/>
      <w:bookmarkStart w:id="413" w:name="idxbm1065"/>
    </w:p>
    <w:p w14:paraId="253F445C" w14:textId="6F01BFE3" w:rsidR="006B6AA2" w:rsidRDefault="006B6AA2" w:rsidP="005E2033">
      <w:pPr>
        <w:tabs>
          <w:tab w:val="left" w:pos="1509"/>
        </w:tabs>
        <w:ind w:left="432" w:hanging="432"/>
        <w:rPr>
          <w:rFonts w:ascii="Times New Roman" w:hAnsi="Times New Roman" w:cs="Times New Roman"/>
          <w:b/>
          <w:bCs/>
          <w:color w:val="000000"/>
          <w:sz w:val="26"/>
        </w:rPr>
      </w:pPr>
      <w:r w:rsidRPr="006B6AA2">
        <w:rPr>
          <w:rFonts w:ascii="Times New Roman" w:hAnsi="Times New Roman" w:cs="Times New Roman"/>
          <w:b/>
          <w:bCs/>
          <w:color w:val="000000"/>
          <w:sz w:val="26"/>
        </w:rPr>
        <w:lastRenderedPageBreak/>
        <w:t>A.14 Inverse-Consistency Loss</w:t>
      </w:r>
      <w:bookmarkEnd w:id="412"/>
      <w:bookmarkEnd w:id="413"/>
    </w:p>
    <w:p w14:paraId="5BFBBBB3" w14:textId="77777777" w:rsidR="005E2033" w:rsidRDefault="005E2033" w:rsidP="005E2033">
      <w:pPr>
        <w:tabs>
          <w:tab w:val="left" w:pos="1509"/>
        </w:tabs>
        <w:ind w:left="432" w:hanging="432"/>
        <w:rPr>
          <w:rFonts w:ascii="Times New Roman" w:hAnsi="Times New Roman" w:cs="Times New Roman"/>
          <w:b/>
          <w:bCs/>
          <w:color w:val="000000"/>
          <w:sz w:val="26"/>
        </w:rPr>
      </w:pPr>
    </w:p>
    <w:p w14:paraId="37B38C06"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inverse-consistency loss term described in Section 4.7</w:t>
      </w:r>
    </w:p>
    <w:p w14:paraId="7E0F9EB6"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and Equation 12, penalising disagreement between a relation and its predicted inverse.</w:t>
      </w:r>
    </w:p>
    <w:p w14:paraId="7341A067" w14:textId="77777777" w:rsidR="005E2033" w:rsidRPr="005E2033" w:rsidRDefault="005E2033" w:rsidP="005E2033">
      <w:pPr>
        <w:tabs>
          <w:tab w:val="left" w:pos="1509"/>
        </w:tabs>
        <w:ind w:left="432" w:hanging="432"/>
        <w:rPr>
          <w:rFonts w:ascii="Times New Roman" w:hAnsi="Times New Roman" w:cs="Times New Roman"/>
        </w:rPr>
      </w:pPr>
    </w:p>
    <w:p w14:paraId="072E5278" w14:textId="77777777" w:rsidR="006B6AA2" w:rsidRDefault="006B6AA2" w:rsidP="006B6AA2">
      <w:pPr>
        <w:tabs>
          <w:tab w:val="left" w:pos="1509"/>
        </w:tabs>
        <w:ind w:left="432" w:hanging="432"/>
        <w:jc w:val="both"/>
        <w:rPr>
          <w:rFonts w:ascii="Times New Roman" w:hAnsi="Times New Roman" w:cs="Times New Roman"/>
          <w:b/>
          <w:bCs/>
        </w:rPr>
      </w:pPr>
    </w:p>
    <w:p w14:paraId="171E7F4B" w14:textId="77777777" w:rsidR="006B6AA2" w:rsidRDefault="006B6AA2" w:rsidP="006B6AA2">
      <w:pPr>
        <w:tabs>
          <w:tab w:val="left" w:pos="1509"/>
        </w:tabs>
        <w:ind w:left="432" w:hanging="432"/>
        <w:jc w:val="both"/>
        <w:rPr>
          <w:rFonts w:ascii="Times New Roman" w:hAnsi="Times New Roman" w:cs="Times New Roman"/>
        </w:rPr>
      </w:pPr>
      <w:r>
        <w:rPr>
          <w:rFonts w:ascii="Times New Roman" w:hAnsi="Times New Roman" w:cs="Times New Roman"/>
          <w:noProof/>
        </w:rPr>
        <w:drawing>
          <wp:inline distT="0" distB="0" distL="0" distR="0" wp14:anchorId="304162B4" wp14:editId="030EF1E6">
            <wp:extent cx="5859780" cy="2316480"/>
            <wp:effectExtent l="0" t="0" r="7620" b="7620"/>
            <wp:docPr id="7656372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37277" name="Picture 765637277"/>
                    <pic:cNvPicPr/>
                  </pic:nvPicPr>
                  <pic:blipFill>
                    <a:blip r:embed="rId32">
                      <a:extLst>
                        <a:ext uri="{28A0092B-C50C-407E-A947-70E740481C1C}">
                          <a14:useLocalDpi xmlns:a14="http://schemas.microsoft.com/office/drawing/2010/main" val="0"/>
                        </a:ext>
                      </a:extLst>
                    </a:blip>
                    <a:stretch>
                      <a:fillRect/>
                    </a:stretch>
                  </pic:blipFill>
                  <pic:spPr>
                    <a:xfrm>
                      <a:off x="0" y="0"/>
                      <a:ext cx="5859780" cy="2316480"/>
                    </a:xfrm>
                    <a:prstGeom prst="rect">
                      <a:avLst/>
                    </a:prstGeom>
                  </pic:spPr>
                </pic:pic>
              </a:graphicData>
            </a:graphic>
          </wp:inline>
        </w:drawing>
      </w:r>
    </w:p>
    <w:p w14:paraId="08060E7B" w14:textId="77777777" w:rsidR="006B6AA2" w:rsidRDefault="006B6AA2" w:rsidP="006B6AA2">
      <w:pPr>
        <w:tabs>
          <w:tab w:val="left" w:pos="1509"/>
        </w:tabs>
        <w:ind w:left="432" w:hanging="432"/>
        <w:jc w:val="both"/>
        <w:rPr>
          <w:rFonts w:ascii="Times New Roman" w:hAnsi="Times New Roman" w:cs="Times New Roman"/>
        </w:rPr>
      </w:pPr>
    </w:p>
    <w:p w14:paraId="6B663AEE" w14:textId="77777777" w:rsidR="006B6AA2" w:rsidRDefault="006B6AA2" w:rsidP="006B6AA2">
      <w:pPr>
        <w:tabs>
          <w:tab w:val="left" w:pos="1509"/>
        </w:tabs>
        <w:ind w:left="432" w:hanging="432"/>
        <w:jc w:val="both"/>
        <w:rPr>
          <w:rFonts w:ascii="Times New Roman" w:hAnsi="Times New Roman" w:cs="Times New Roman"/>
        </w:rPr>
      </w:pPr>
    </w:p>
    <w:p w14:paraId="68FB67C5" w14:textId="77777777" w:rsidR="005E2033" w:rsidRDefault="005E2033" w:rsidP="006B6AA2">
      <w:pPr>
        <w:tabs>
          <w:tab w:val="left" w:pos="1509"/>
        </w:tabs>
        <w:ind w:left="432" w:hanging="432"/>
        <w:jc w:val="both"/>
        <w:rPr>
          <w:rFonts w:ascii="Times New Roman" w:hAnsi="Times New Roman" w:cs="Times New Roman"/>
        </w:rPr>
      </w:pPr>
    </w:p>
    <w:p w14:paraId="6B2E0AC6" w14:textId="77777777" w:rsidR="006B6AA2" w:rsidRDefault="006B6AA2" w:rsidP="005E2033">
      <w:pPr>
        <w:tabs>
          <w:tab w:val="left" w:pos="1509"/>
        </w:tabs>
        <w:jc w:val="both"/>
        <w:rPr>
          <w:rFonts w:ascii="Times New Roman" w:hAnsi="Times New Roman" w:cs="Times New Roman"/>
        </w:rPr>
      </w:pPr>
    </w:p>
    <w:p w14:paraId="60605134" w14:textId="77777777" w:rsidR="006B6AA2" w:rsidRDefault="006B6AA2" w:rsidP="006B6AA2">
      <w:pPr>
        <w:pStyle w:val="Heading2"/>
        <w:tabs>
          <w:tab w:val="left" w:pos="1509"/>
        </w:tabs>
        <w:ind w:left="432" w:hanging="432"/>
        <w:jc w:val="both"/>
        <w:rPr>
          <w:rFonts w:ascii="Times New Roman" w:hAnsi="Times New Roman" w:cs="Times New Roman"/>
          <w:b/>
          <w:bCs/>
          <w:color w:val="000000"/>
          <w:sz w:val="26"/>
        </w:rPr>
      </w:pPr>
      <w:bookmarkStart w:id="414" w:name="_Toc234182299"/>
      <w:bookmarkStart w:id="415" w:name="idxbm1066"/>
      <w:r w:rsidRPr="006B6AA2">
        <w:rPr>
          <w:rFonts w:ascii="Times New Roman" w:hAnsi="Times New Roman" w:cs="Times New Roman"/>
          <w:b/>
          <w:bCs/>
          <w:color w:val="000000"/>
          <w:sz w:val="26"/>
        </w:rPr>
        <w:t>A.15 Data Augmentation: Gaussian Jitter</w:t>
      </w:r>
      <w:bookmarkEnd w:id="414"/>
      <w:bookmarkEnd w:id="415"/>
    </w:p>
    <w:p w14:paraId="27263124" w14:textId="77777777" w:rsidR="005E2033" w:rsidRPr="005E2033" w:rsidRDefault="005E2033" w:rsidP="005E2033"/>
    <w:p w14:paraId="5F4E4468" w14:textId="77777777" w:rsidR="005E2033" w:rsidRDefault="005E2033" w:rsidP="005E2033"/>
    <w:p w14:paraId="78134F42"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Gaussian jitter transform and the full augmentation</w:t>
      </w:r>
    </w:p>
    <w:p w14:paraId="17D4A1AC"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registry described in Section 4.7, one of the six geometric transforms used to expand the</w:t>
      </w:r>
    </w:p>
    <w:p w14:paraId="534AFF5A"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training</w:t>
      </w:r>
      <w:r>
        <w:rPr>
          <w:rFonts w:ascii="Times New Roman" w:hAnsi="Times New Roman" w:cs="Times New Roman"/>
        </w:rPr>
        <w:t xml:space="preserve"> </w:t>
      </w:r>
      <w:r w:rsidRPr="006B6AA2">
        <w:rPr>
          <w:rFonts w:ascii="Times New Roman" w:hAnsi="Times New Roman" w:cs="Times New Roman"/>
        </w:rPr>
        <w:t>set sevenfold.</w:t>
      </w:r>
    </w:p>
    <w:p w14:paraId="0643F4CF" w14:textId="77777777" w:rsidR="005E2033" w:rsidRDefault="005E2033" w:rsidP="005E2033"/>
    <w:p w14:paraId="625C65C6" w14:textId="77777777" w:rsidR="005E2033" w:rsidRPr="005E2033" w:rsidRDefault="005E2033" w:rsidP="005E2033"/>
    <w:p w14:paraId="6A181AB8" w14:textId="77777777" w:rsidR="006B6AA2" w:rsidRDefault="006B6AA2" w:rsidP="006B6AA2">
      <w:pPr>
        <w:tabs>
          <w:tab w:val="left" w:pos="1509"/>
        </w:tabs>
        <w:ind w:left="432" w:hanging="432"/>
        <w:jc w:val="both"/>
        <w:rPr>
          <w:rFonts w:ascii="Times New Roman" w:hAnsi="Times New Roman" w:cs="Times New Roman"/>
          <w:noProof/>
        </w:rPr>
      </w:pPr>
    </w:p>
    <w:p w14:paraId="39C5F516" w14:textId="77777777" w:rsidR="006B6AA2" w:rsidRDefault="006B6AA2" w:rsidP="006B6AA2">
      <w:pPr>
        <w:tabs>
          <w:tab w:val="left" w:pos="1509"/>
        </w:tabs>
        <w:ind w:left="432" w:hanging="432"/>
        <w:jc w:val="both"/>
        <w:rPr>
          <w:rFonts w:ascii="Times New Roman" w:hAnsi="Times New Roman" w:cs="Times New Roman"/>
        </w:rPr>
      </w:pPr>
      <w:r>
        <w:rPr>
          <w:rFonts w:ascii="Times New Roman" w:hAnsi="Times New Roman" w:cs="Times New Roman"/>
          <w:noProof/>
        </w:rPr>
        <w:lastRenderedPageBreak/>
        <w:drawing>
          <wp:inline distT="0" distB="0" distL="0" distR="0" wp14:anchorId="0BFE99FF" wp14:editId="55C91986">
            <wp:extent cx="5836920" cy="4282440"/>
            <wp:effectExtent l="0" t="0" r="0" b="3810"/>
            <wp:docPr id="11512691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9156" name="Picture 1151269156"/>
                    <pic:cNvPicPr/>
                  </pic:nvPicPr>
                  <pic:blipFill>
                    <a:blip r:embed="rId33">
                      <a:extLst>
                        <a:ext uri="{28A0092B-C50C-407E-A947-70E740481C1C}">
                          <a14:useLocalDpi xmlns:a14="http://schemas.microsoft.com/office/drawing/2010/main" val="0"/>
                        </a:ext>
                      </a:extLst>
                    </a:blip>
                    <a:stretch>
                      <a:fillRect/>
                    </a:stretch>
                  </pic:blipFill>
                  <pic:spPr>
                    <a:xfrm>
                      <a:off x="0" y="0"/>
                      <a:ext cx="5836920" cy="4282440"/>
                    </a:xfrm>
                    <a:prstGeom prst="rect">
                      <a:avLst/>
                    </a:prstGeom>
                  </pic:spPr>
                </pic:pic>
              </a:graphicData>
            </a:graphic>
          </wp:inline>
        </w:drawing>
      </w:r>
    </w:p>
    <w:p w14:paraId="7B3B6584" w14:textId="77777777" w:rsidR="00AA5B1B" w:rsidRDefault="00AA5B1B" w:rsidP="005E2033">
      <w:pPr>
        <w:tabs>
          <w:tab w:val="left" w:pos="1509"/>
        </w:tabs>
        <w:jc w:val="both"/>
        <w:rPr>
          <w:rFonts w:ascii="Times New Roman" w:hAnsi="Times New Roman" w:cs="Times New Roman"/>
          <w:b/>
          <w:bCs/>
        </w:rPr>
      </w:pPr>
    </w:p>
    <w:p w14:paraId="397DAEE2" w14:textId="77777777" w:rsidR="00AA5B1B" w:rsidRDefault="00AA5B1B" w:rsidP="005E2033">
      <w:pPr>
        <w:tabs>
          <w:tab w:val="left" w:pos="1509"/>
        </w:tabs>
        <w:jc w:val="both"/>
        <w:rPr>
          <w:rFonts w:ascii="Times New Roman" w:hAnsi="Times New Roman" w:cs="Times New Roman"/>
          <w:b/>
          <w:bCs/>
        </w:rPr>
      </w:pPr>
    </w:p>
    <w:p w14:paraId="25AAF7C2" w14:textId="77777777" w:rsidR="00AA5B1B" w:rsidRDefault="00AA5B1B" w:rsidP="006B6AA2">
      <w:pPr>
        <w:tabs>
          <w:tab w:val="left" w:pos="1509"/>
        </w:tabs>
        <w:ind w:left="432" w:hanging="432"/>
        <w:jc w:val="both"/>
        <w:rPr>
          <w:rFonts w:ascii="Times New Roman" w:hAnsi="Times New Roman" w:cs="Times New Roman"/>
          <w:b/>
          <w:bCs/>
        </w:rPr>
      </w:pPr>
    </w:p>
    <w:p w14:paraId="2AEF9748" w14:textId="77777777" w:rsidR="006B6AA2" w:rsidRDefault="00AA5B1B" w:rsidP="006B6AA2">
      <w:pPr>
        <w:pStyle w:val="Heading2"/>
        <w:tabs>
          <w:tab w:val="left" w:pos="1509"/>
        </w:tabs>
        <w:ind w:left="432" w:hanging="432"/>
        <w:jc w:val="both"/>
        <w:rPr>
          <w:rFonts w:ascii="Times New Roman" w:hAnsi="Times New Roman" w:cs="Times New Roman"/>
          <w:b/>
          <w:bCs/>
        </w:rPr>
      </w:pPr>
      <w:bookmarkStart w:id="416" w:name="_Toc234182300"/>
      <w:bookmarkStart w:id="417" w:name="idxbm1067"/>
      <w:r w:rsidRPr="00AA5B1B">
        <w:rPr>
          <w:rFonts w:ascii="Times New Roman" w:hAnsi="Times New Roman" w:cs="Times New Roman"/>
          <w:b/>
          <w:bCs/>
          <w:color w:val="000000"/>
          <w:sz w:val="26"/>
        </w:rPr>
        <w:t>A.16 Per-Relation Threshold Calibration</w:t>
      </w:r>
      <w:bookmarkEnd w:id="416"/>
      <w:bookmarkEnd w:id="417"/>
    </w:p>
    <w:p w14:paraId="448B7BC6" w14:textId="77777777" w:rsidR="00AA5B1B" w:rsidRDefault="00AA5B1B" w:rsidP="006B6AA2">
      <w:pPr>
        <w:tabs>
          <w:tab w:val="left" w:pos="1509"/>
        </w:tabs>
        <w:ind w:left="432" w:hanging="432"/>
        <w:jc w:val="both"/>
        <w:rPr>
          <w:rFonts w:ascii="Times New Roman" w:hAnsi="Times New Roman" w:cs="Times New Roman"/>
          <w:noProof/>
        </w:rPr>
      </w:pPr>
    </w:p>
    <w:p w14:paraId="7CC4C561" w14:textId="77777777" w:rsidR="005E2033" w:rsidRDefault="005E2033" w:rsidP="006B6AA2">
      <w:pPr>
        <w:tabs>
          <w:tab w:val="left" w:pos="1509"/>
        </w:tabs>
        <w:ind w:left="432" w:hanging="432"/>
        <w:jc w:val="both"/>
        <w:rPr>
          <w:rFonts w:ascii="Times New Roman" w:hAnsi="Times New Roman" w:cs="Times New Roman"/>
          <w:noProof/>
        </w:rPr>
      </w:pPr>
    </w:p>
    <w:p w14:paraId="12D5C40F"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The following excerpt implements the per-relation decision threshold sweep described in</w:t>
      </w:r>
    </w:p>
    <w:p w14:paraId="2DCF3C35" w14:textId="77777777" w:rsidR="005E2033" w:rsidRDefault="005E2033" w:rsidP="005E2033">
      <w:pPr>
        <w:tabs>
          <w:tab w:val="left" w:pos="1509"/>
        </w:tabs>
        <w:ind w:left="432" w:hanging="432"/>
        <w:jc w:val="both"/>
        <w:rPr>
          <w:rFonts w:ascii="Times New Roman" w:hAnsi="Times New Roman" w:cs="Times New Roman"/>
        </w:rPr>
      </w:pPr>
      <w:r w:rsidRPr="006B6AA2">
        <w:rPr>
          <w:rFonts w:ascii="Times New Roman" w:hAnsi="Times New Roman" w:cs="Times New Roman"/>
        </w:rPr>
        <w:t>Section 4.7, selecting the F1-maximising threshold for each relation on the validation set.</w:t>
      </w:r>
    </w:p>
    <w:p w14:paraId="40338082" w14:textId="77777777" w:rsidR="005E2033" w:rsidRDefault="005E2033" w:rsidP="006B6AA2">
      <w:pPr>
        <w:tabs>
          <w:tab w:val="left" w:pos="1509"/>
        </w:tabs>
        <w:ind w:left="432" w:hanging="432"/>
        <w:jc w:val="both"/>
        <w:rPr>
          <w:rFonts w:ascii="Times New Roman" w:hAnsi="Times New Roman" w:cs="Times New Roman"/>
          <w:noProof/>
        </w:rPr>
      </w:pPr>
    </w:p>
    <w:p w14:paraId="361833DF" w14:textId="77777777" w:rsidR="00AA5B1B" w:rsidRDefault="00AA5B1B" w:rsidP="006B6AA2">
      <w:pPr>
        <w:tabs>
          <w:tab w:val="left" w:pos="1509"/>
        </w:tabs>
        <w:ind w:left="432" w:hanging="432"/>
        <w:jc w:val="both"/>
        <w:rPr>
          <w:rFonts w:ascii="Times New Roman" w:hAnsi="Times New Roman" w:cs="Times New Roman"/>
        </w:rPr>
      </w:pPr>
      <w:r>
        <w:rPr>
          <w:rFonts w:ascii="Times New Roman" w:hAnsi="Times New Roman" w:cs="Times New Roman"/>
          <w:noProof/>
        </w:rPr>
        <w:lastRenderedPageBreak/>
        <w:drawing>
          <wp:inline distT="0" distB="0" distL="0" distR="0" wp14:anchorId="2F8F09F6" wp14:editId="03BBCECA">
            <wp:extent cx="5731510" cy="4420235"/>
            <wp:effectExtent l="0" t="0" r="2540" b="0"/>
            <wp:docPr id="472965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65694" name="Picture 472965694"/>
                    <pic:cNvPicPr/>
                  </pic:nvPicPr>
                  <pic:blipFill>
                    <a:blip r:embed="rId34">
                      <a:extLst>
                        <a:ext uri="{28A0092B-C50C-407E-A947-70E740481C1C}">
                          <a14:useLocalDpi xmlns:a14="http://schemas.microsoft.com/office/drawing/2010/main" val="0"/>
                        </a:ext>
                      </a:extLst>
                    </a:blip>
                    <a:stretch>
                      <a:fillRect/>
                    </a:stretch>
                  </pic:blipFill>
                  <pic:spPr>
                    <a:xfrm>
                      <a:off x="0" y="0"/>
                      <a:ext cx="5731510" cy="4420235"/>
                    </a:xfrm>
                    <a:prstGeom prst="rect">
                      <a:avLst/>
                    </a:prstGeom>
                  </pic:spPr>
                </pic:pic>
              </a:graphicData>
            </a:graphic>
          </wp:inline>
        </w:drawing>
      </w:r>
    </w:p>
    <w:p w14:paraId="598ABCCA" w14:textId="77777777" w:rsidR="00AA5B1B" w:rsidRDefault="00AA5B1B" w:rsidP="006B6AA2">
      <w:pPr>
        <w:tabs>
          <w:tab w:val="left" w:pos="1509"/>
        </w:tabs>
        <w:ind w:left="432" w:hanging="432"/>
        <w:jc w:val="both"/>
        <w:rPr>
          <w:rFonts w:ascii="Times New Roman" w:hAnsi="Times New Roman" w:cs="Times New Roman"/>
        </w:rPr>
      </w:pPr>
    </w:p>
    <w:p w14:paraId="2CF9317E" w14:textId="77777777" w:rsidR="00AA5B1B" w:rsidRDefault="00AA5B1B" w:rsidP="005E2033">
      <w:pPr>
        <w:tabs>
          <w:tab w:val="left" w:pos="1509"/>
        </w:tabs>
        <w:jc w:val="both"/>
        <w:rPr>
          <w:rFonts w:ascii="Times New Roman" w:hAnsi="Times New Roman" w:cs="Times New Roman"/>
        </w:rPr>
      </w:pPr>
    </w:p>
    <w:p w14:paraId="6EEC66BE" w14:textId="77777777" w:rsidR="00AA5B1B" w:rsidRDefault="00AA5B1B" w:rsidP="006B6AA2">
      <w:pPr>
        <w:tabs>
          <w:tab w:val="left" w:pos="1509"/>
        </w:tabs>
        <w:ind w:left="432" w:hanging="432"/>
        <w:jc w:val="both"/>
        <w:rPr>
          <w:rFonts w:ascii="Times New Roman" w:hAnsi="Times New Roman" w:cs="Times New Roman"/>
        </w:rPr>
      </w:pPr>
    </w:p>
    <w:p w14:paraId="7E2E7B29" w14:textId="77777777" w:rsidR="00AA5B1B" w:rsidRDefault="00AA5B1B" w:rsidP="006B6AA2">
      <w:pPr>
        <w:tabs>
          <w:tab w:val="left" w:pos="1509"/>
        </w:tabs>
        <w:ind w:left="432" w:hanging="432"/>
        <w:jc w:val="both"/>
        <w:rPr>
          <w:rFonts w:ascii="Times New Roman" w:hAnsi="Times New Roman" w:cs="Times New Roman"/>
        </w:rPr>
      </w:pPr>
    </w:p>
    <w:p w14:paraId="5837C2B6" w14:textId="77777777" w:rsidR="00AA5B1B" w:rsidRDefault="00AA5B1B" w:rsidP="006B6AA2">
      <w:pPr>
        <w:tabs>
          <w:tab w:val="left" w:pos="1509"/>
        </w:tabs>
        <w:ind w:left="432" w:hanging="432"/>
        <w:jc w:val="both"/>
        <w:rPr>
          <w:rFonts w:ascii="Times New Roman" w:hAnsi="Times New Roman" w:cs="Times New Roman"/>
        </w:rPr>
      </w:pPr>
    </w:p>
    <w:p w14:paraId="6E35B2D4" w14:textId="77777777" w:rsidR="00AA5B1B" w:rsidRDefault="00AA5B1B" w:rsidP="006B6AA2">
      <w:pPr>
        <w:pStyle w:val="Heading2"/>
        <w:tabs>
          <w:tab w:val="left" w:pos="1509"/>
        </w:tabs>
        <w:ind w:left="432" w:hanging="432"/>
        <w:jc w:val="both"/>
        <w:rPr>
          <w:rFonts w:ascii="Times New Roman" w:hAnsi="Times New Roman" w:cs="Times New Roman"/>
          <w:b/>
          <w:bCs/>
          <w:color w:val="000000"/>
          <w:sz w:val="26"/>
        </w:rPr>
      </w:pPr>
      <w:bookmarkStart w:id="418" w:name="_Toc234182301"/>
      <w:bookmarkStart w:id="419" w:name="idxbm1068"/>
      <w:r w:rsidRPr="00AA5B1B">
        <w:rPr>
          <w:rFonts w:ascii="Times New Roman" w:hAnsi="Times New Roman" w:cs="Times New Roman"/>
          <w:b/>
          <w:bCs/>
          <w:color w:val="000000"/>
          <w:sz w:val="26"/>
        </w:rPr>
        <w:t>A.17 Symbolic Repair: Constraint Definition</w:t>
      </w:r>
      <w:bookmarkEnd w:id="418"/>
      <w:bookmarkEnd w:id="419"/>
    </w:p>
    <w:p w14:paraId="45AB74FC" w14:textId="77777777" w:rsidR="005E2033" w:rsidRDefault="005E2033" w:rsidP="005E2033"/>
    <w:p w14:paraId="534B4D6E" w14:textId="77777777" w:rsidR="005E2033" w:rsidRDefault="005E2033" w:rsidP="005E2033"/>
    <w:p w14:paraId="560AD06E"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The following excerpt defines the four logical constraint types — mutual exclusion,</w:t>
      </w:r>
    </w:p>
    <w:p w14:paraId="77EAEC04"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asymmetry, transitivity, and symmetry — described in Section 4.8 and Table 7.</w:t>
      </w:r>
    </w:p>
    <w:p w14:paraId="42190CBF" w14:textId="77777777" w:rsidR="005E2033" w:rsidRPr="005E2033" w:rsidRDefault="005E2033" w:rsidP="005E2033"/>
    <w:p w14:paraId="1D1A72BE" w14:textId="77777777" w:rsidR="00AA5B1B" w:rsidRDefault="00AA5B1B" w:rsidP="006B6AA2">
      <w:pPr>
        <w:tabs>
          <w:tab w:val="left" w:pos="1509"/>
        </w:tabs>
        <w:ind w:left="432" w:hanging="432"/>
        <w:jc w:val="both"/>
        <w:rPr>
          <w:rFonts w:ascii="Times New Roman" w:hAnsi="Times New Roman" w:cs="Times New Roman"/>
        </w:rPr>
      </w:pPr>
    </w:p>
    <w:p w14:paraId="1AB0A317" w14:textId="77777777" w:rsidR="00AA5B1B" w:rsidRDefault="00A07F85" w:rsidP="00A07F85">
      <w:pPr>
        <w:tabs>
          <w:tab w:val="left" w:pos="1509"/>
        </w:tabs>
        <w:ind w:left="432" w:hanging="432"/>
        <w:jc w:val="center"/>
        <w:rPr>
          <w:rFonts w:ascii="Times New Roman" w:hAnsi="Times New Roman" w:cs="Times New Roman"/>
        </w:rPr>
      </w:pPr>
      <w:r>
        <w:rPr>
          <w:rFonts w:ascii="Times New Roman" w:hAnsi="Times New Roman" w:cs="Times New Roman"/>
          <w:noProof/>
        </w:rPr>
        <w:lastRenderedPageBreak/>
        <w:drawing>
          <wp:inline distT="0" distB="0" distL="0" distR="0" wp14:anchorId="031BEBEE" wp14:editId="6BC24E96">
            <wp:extent cx="5821680" cy="4198620"/>
            <wp:effectExtent l="0" t="0" r="7620" b="0"/>
            <wp:docPr id="21152315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31553" name="Picture 2115231553"/>
                    <pic:cNvPicPr/>
                  </pic:nvPicPr>
                  <pic:blipFill>
                    <a:blip r:embed="rId35">
                      <a:extLst>
                        <a:ext uri="{28A0092B-C50C-407E-A947-70E740481C1C}">
                          <a14:useLocalDpi xmlns:a14="http://schemas.microsoft.com/office/drawing/2010/main" val="0"/>
                        </a:ext>
                      </a:extLst>
                    </a:blip>
                    <a:stretch>
                      <a:fillRect/>
                    </a:stretch>
                  </pic:blipFill>
                  <pic:spPr>
                    <a:xfrm>
                      <a:off x="0" y="0"/>
                      <a:ext cx="5821680" cy="4198620"/>
                    </a:xfrm>
                    <a:prstGeom prst="rect">
                      <a:avLst/>
                    </a:prstGeom>
                  </pic:spPr>
                </pic:pic>
              </a:graphicData>
            </a:graphic>
          </wp:inline>
        </w:drawing>
      </w:r>
    </w:p>
    <w:p w14:paraId="056D6873" w14:textId="77777777" w:rsidR="00AA5B1B" w:rsidRDefault="00AA5B1B" w:rsidP="00AA5B1B">
      <w:pPr>
        <w:tabs>
          <w:tab w:val="left" w:pos="1509"/>
        </w:tabs>
        <w:ind w:left="432" w:hanging="432"/>
        <w:jc w:val="both"/>
        <w:rPr>
          <w:rFonts w:ascii="Times New Roman" w:hAnsi="Times New Roman" w:cs="Times New Roman"/>
        </w:rPr>
      </w:pPr>
    </w:p>
    <w:p w14:paraId="44695944" w14:textId="77777777" w:rsidR="005E2033" w:rsidRDefault="005E2033" w:rsidP="00AA5B1B">
      <w:pPr>
        <w:pStyle w:val="Heading2"/>
        <w:tabs>
          <w:tab w:val="left" w:pos="1509"/>
        </w:tabs>
        <w:ind w:left="432" w:hanging="432"/>
        <w:jc w:val="both"/>
        <w:rPr>
          <w:rFonts w:ascii="Times New Roman" w:hAnsi="Times New Roman" w:cs="Times New Roman"/>
          <w:b/>
          <w:bCs/>
          <w:color w:val="000000"/>
          <w:sz w:val="26"/>
        </w:rPr>
      </w:pPr>
      <w:bookmarkStart w:id="420" w:name="_Toc234182302"/>
      <w:bookmarkStart w:id="421" w:name="idxbm1069"/>
    </w:p>
    <w:p w14:paraId="40825F06" w14:textId="77777777" w:rsidR="005E2033" w:rsidRDefault="005E2033" w:rsidP="00AA5B1B">
      <w:pPr>
        <w:pStyle w:val="Heading2"/>
        <w:tabs>
          <w:tab w:val="left" w:pos="1509"/>
        </w:tabs>
        <w:ind w:left="432" w:hanging="432"/>
        <w:jc w:val="both"/>
        <w:rPr>
          <w:rFonts w:ascii="Times New Roman" w:hAnsi="Times New Roman" w:cs="Times New Roman"/>
          <w:b/>
          <w:bCs/>
          <w:color w:val="000000"/>
          <w:sz w:val="26"/>
        </w:rPr>
      </w:pPr>
    </w:p>
    <w:p w14:paraId="41DDBF0C" w14:textId="77777777" w:rsidR="005E2033" w:rsidRDefault="005E2033" w:rsidP="00AA5B1B">
      <w:pPr>
        <w:pStyle w:val="Heading2"/>
        <w:tabs>
          <w:tab w:val="left" w:pos="1509"/>
        </w:tabs>
        <w:ind w:left="432" w:hanging="432"/>
        <w:jc w:val="both"/>
        <w:rPr>
          <w:rFonts w:ascii="Times New Roman" w:hAnsi="Times New Roman" w:cs="Times New Roman"/>
          <w:b/>
          <w:bCs/>
          <w:color w:val="000000"/>
          <w:sz w:val="26"/>
        </w:rPr>
      </w:pPr>
    </w:p>
    <w:p w14:paraId="609A0330" w14:textId="6484487D" w:rsidR="00AA5B1B" w:rsidRDefault="00AA5B1B" w:rsidP="00AA5B1B">
      <w:pPr>
        <w:pStyle w:val="Heading2"/>
        <w:tabs>
          <w:tab w:val="left" w:pos="1509"/>
        </w:tabs>
        <w:ind w:left="432" w:hanging="432"/>
        <w:jc w:val="both"/>
        <w:rPr>
          <w:rFonts w:ascii="Times New Roman" w:hAnsi="Times New Roman" w:cs="Times New Roman"/>
          <w:b/>
          <w:bCs/>
          <w:color w:val="000000"/>
          <w:sz w:val="26"/>
        </w:rPr>
      </w:pPr>
      <w:r w:rsidRPr="00AA5B1B">
        <w:rPr>
          <w:rFonts w:ascii="Times New Roman" w:hAnsi="Times New Roman" w:cs="Times New Roman"/>
          <w:b/>
          <w:bCs/>
          <w:color w:val="000000"/>
          <w:sz w:val="26"/>
        </w:rPr>
        <w:t>A.18 Symbolic Repair: Confidence Propagation</w:t>
      </w:r>
      <w:bookmarkEnd w:id="420"/>
      <w:bookmarkEnd w:id="421"/>
    </w:p>
    <w:p w14:paraId="7B70324B" w14:textId="77777777" w:rsidR="005E2033" w:rsidRDefault="005E2033" w:rsidP="005E2033"/>
    <w:p w14:paraId="0B005181" w14:textId="77777777" w:rsidR="005E2033" w:rsidRDefault="005E2033" w:rsidP="005E2033">
      <w:pPr>
        <w:tabs>
          <w:tab w:val="left" w:pos="1509"/>
        </w:tabs>
        <w:ind w:left="432" w:hanging="432"/>
        <w:jc w:val="both"/>
        <w:rPr>
          <w:rFonts w:ascii="Times New Roman" w:hAnsi="Times New Roman" w:cs="Times New Roman"/>
        </w:rPr>
      </w:pPr>
    </w:p>
    <w:p w14:paraId="6F9D9361" w14:textId="264372CB"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The following excerpt implements the inverse-completion confidence rule (Equation 17) and</w:t>
      </w:r>
    </w:p>
    <w:p w14:paraId="0B2BE069"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transitive-closure confidence rule (Equation 18) described in Section 4.8.</w:t>
      </w:r>
    </w:p>
    <w:p w14:paraId="16A5BF03" w14:textId="77777777" w:rsidR="005E2033" w:rsidRDefault="005E2033" w:rsidP="005E2033"/>
    <w:p w14:paraId="764D1DDD" w14:textId="77777777" w:rsidR="005E2033" w:rsidRPr="005E2033" w:rsidRDefault="005E2033" w:rsidP="005E2033"/>
    <w:p w14:paraId="0F7931CA" w14:textId="77777777" w:rsidR="00AA5B1B" w:rsidRDefault="00AA5B1B" w:rsidP="00AA5B1B">
      <w:pPr>
        <w:tabs>
          <w:tab w:val="left" w:pos="1509"/>
        </w:tabs>
        <w:ind w:left="432" w:hanging="432"/>
        <w:jc w:val="both"/>
        <w:rPr>
          <w:rFonts w:ascii="Times New Roman" w:hAnsi="Times New Roman" w:cs="Times New Roman"/>
        </w:rPr>
      </w:pPr>
      <w:r>
        <w:rPr>
          <w:rFonts w:ascii="Times New Roman" w:hAnsi="Times New Roman" w:cs="Times New Roman"/>
          <w:noProof/>
        </w:rPr>
        <w:lastRenderedPageBreak/>
        <w:drawing>
          <wp:inline distT="0" distB="0" distL="0" distR="0" wp14:anchorId="1C81F0A4" wp14:editId="0E0A1769">
            <wp:extent cx="5731510" cy="2996565"/>
            <wp:effectExtent l="0" t="0" r="2540" b="0"/>
            <wp:docPr id="12158906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90621" name="Picture 1215890621"/>
                    <pic:cNvPicPr/>
                  </pic:nvPicPr>
                  <pic:blipFill>
                    <a:blip r:embed="rId36">
                      <a:extLst>
                        <a:ext uri="{28A0092B-C50C-407E-A947-70E740481C1C}">
                          <a14:useLocalDpi xmlns:a14="http://schemas.microsoft.com/office/drawing/2010/main" val="0"/>
                        </a:ext>
                      </a:extLst>
                    </a:blip>
                    <a:stretch>
                      <a:fillRect/>
                    </a:stretch>
                  </pic:blipFill>
                  <pic:spPr>
                    <a:xfrm>
                      <a:off x="0" y="0"/>
                      <a:ext cx="5731510" cy="2996565"/>
                    </a:xfrm>
                    <a:prstGeom prst="rect">
                      <a:avLst/>
                    </a:prstGeom>
                  </pic:spPr>
                </pic:pic>
              </a:graphicData>
            </a:graphic>
          </wp:inline>
        </w:drawing>
      </w:r>
    </w:p>
    <w:p w14:paraId="058C38F7" w14:textId="77777777" w:rsidR="00AA5B1B" w:rsidRDefault="00AA5B1B" w:rsidP="00AA5B1B">
      <w:pPr>
        <w:tabs>
          <w:tab w:val="left" w:pos="1509"/>
        </w:tabs>
        <w:ind w:left="432" w:hanging="432"/>
        <w:jc w:val="both"/>
        <w:rPr>
          <w:rFonts w:ascii="Times New Roman" w:hAnsi="Times New Roman" w:cs="Times New Roman"/>
        </w:rPr>
      </w:pPr>
    </w:p>
    <w:p w14:paraId="6F72010B" w14:textId="77777777" w:rsidR="00AA5B1B" w:rsidRDefault="00AA5B1B" w:rsidP="00AA5B1B">
      <w:pPr>
        <w:pStyle w:val="Heading2"/>
        <w:tabs>
          <w:tab w:val="left" w:pos="1509"/>
        </w:tabs>
        <w:ind w:left="432" w:hanging="432"/>
        <w:jc w:val="both"/>
        <w:rPr>
          <w:rFonts w:ascii="Times New Roman" w:hAnsi="Times New Roman" w:cs="Times New Roman"/>
          <w:b/>
          <w:bCs/>
          <w:color w:val="000000"/>
          <w:sz w:val="26"/>
        </w:rPr>
      </w:pPr>
      <w:bookmarkStart w:id="422" w:name="_Toc234182303"/>
      <w:bookmarkStart w:id="423" w:name="idxbm1070"/>
      <w:r w:rsidRPr="00AA5B1B">
        <w:rPr>
          <w:rFonts w:ascii="Times New Roman" w:hAnsi="Times New Roman" w:cs="Times New Roman"/>
          <w:b/>
          <w:bCs/>
          <w:color w:val="000000"/>
          <w:sz w:val="26"/>
        </w:rPr>
        <w:t xml:space="preserve">A.19 </w:t>
      </w:r>
      <w:proofErr w:type="spellStart"/>
      <w:r w:rsidRPr="00AA5B1B">
        <w:rPr>
          <w:rFonts w:ascii="Times New Roman" w:hAnsi="Times New Roman" w:cs="Times New Roman"/>
          <w:b/>
          <w:bCs/>
          <w:color w:val="000000"/>
          <w:sz w:val="26"/>
        </w:rPr>
        <w:t>Recall@K</w:t>
      </w:r>
      <w:proofErr w:type="spellEnd"/>
      <w:r w:rsidRPr="00AA5B1B">
        <w:rPr>
          <w:rFonts w:ascii="Times New Roman" w:hAnsi="Times New Roman" w:cs="Times New Roman"/>
          <w:b/>
          <w:bCs/>
          <w:color w:val="000000"/>
          <w:sz w:val="26"/>
        </w:rPr>
        <w:t xml:space="preserve"> Computation</w:t>
      </w:r>
      <w:bookmarkEnd w:id="422"/>
      <w:bookmarkEnd w:id="423"/>
    </w:p>
    <w:p w14:paraId="50D9E184" w14:textId="77777777" w:rsidR="005E2033" w:rsidRDefault="005E2033" w:rsidP="005E2033"/>
    <w:p w14:paraId="19440E87" w14:textId="77777777" w:rsidR="005E2033" w:rsidRDefault="005E2033" w:rsidP="005E2033">
      <w:pPr>
        <w:tabs>
          <w:tab w:val="left" w:pos="1509"/>
        </w:tabs>
        <w:ind w:left="432" w:hanging="432"/>
        <w:jc w:val="both"/>
        <w:rPr>
          <w:rFonts w:ascii="Times New Roman" w:hAnsi="Times New Roman" w:cs="Times New Roman"/>
        </w:rPr>
      </w:pPr>
    </w:p>
    <w:p w14:paraId="7F430204" w14:textId="5810D83A"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 xml:space="preserve">The following excerpt implements the </w:t>
      </w:r>
      <w:proofErr w:type="spellStart"/>
      <w:r w:rsidRPr="00AA5B1B">
        <w:rPr>
          <w:rFonts w:ascii="Times New Roman" w:hAnsi="Times New Roman" w:cs="Times New Roman"/>
        </w:rPr>
        <w:t>Recall@K</w:t>
      </w:r>
      <w:proofErr w:type="spellEnd"/>
      <w:r w:rsidRPr="00AA5B1B">
        <w:rPr>
          <w:rFonts w:ascii="Times New Roman" w:hAnsi="Times New Roman" w:cs="Times New Roman"/>
        </w:rPr>
        <w:t xml:space="preserve"> metric described in Section 4.9 and Equation</w:t>
      </w:r>
    </w:p>
    <w:p w14:paraId="48B16231"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14, used throughout the evaluation in Chapter 5.</w:t>
      </w:r>
    </w:p>
    <w:p w14:paraId="019654E2" w14:textId="77777777" w:rsidR="005E2033" w:rsidRPr="005E2033" w:rsidRDefault="005E2033" w:rsidP="005E2033"/>
    <w:p w14:paraId="039EEE5F" w14:textId="77777777" w:rsidR="00AA5B1B" w:rsidRPr="00AA5B1B" w:rsidRDefault="00AA5B1B" w:rsidP="00AA5B1B">
      <w:pPr>
        <w:tabs>
          <w:tab w:val="left" w:pos="1509"/>
        </w:tabs>
        <w:ind w:left="432" w:hanging="432"/>
        <w:jc w:val="both"/>
        <w:rPr>
          <w:rFonts w:ascii="Times New Roman" w:hAnsi="Times New Roman" w:cs="Times New Roman"/>
          <w:b/>
          <w:bCs/>
        </w:rPr>
      </w:pPr>
    </w:p>
    <w:p w14:paraId="6EC5B2C4" w14:textId="77777777" w:rsidR="005E2033" w:rsidRDefault="00A07F85" w:rsidP="005E2033">
      <w:pPr>
        <w:tabs>
          <w:tab w:val="left" w:pos="1509"/>
        </w:tabs>
        <w:ind w:left="432" w:hanging="432"/>
        <w:jc w:val="center"/>
        <w:rPr>
          <w:rFonts w:ascii="Times New Roman" w:hAnsi="Times New Roman" w:cs="Times New Roman"/>
          <w:b/>
          <w:bCs/>
          <w:color w:val="000000"/>
          <w:sz w:val="26"/>
        </w:rPr>
      </w:pPr>
      <w:r>
        <w:rPr>
          <w:rFonts w:ascii="Times New Roman" w:hAnsi="Times New Roman" w:cs="Times New Roman"/>
          <w:noProof/>
        </w:rPr>
        <w:drawing>
          <wp:inline distT="0" distB="0" distL="0" distR="0" wp14:anchorId="3A443946" wp14:editId="3C8FAB77">
            <wp:extent cx="5731510" cy="2816860"/>
            <wp:effectExtent l="0" t="0" r="2540" b="2540"/>
            <wp:docPr id="12916625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62516" name="Picture 1291662516"/>
                    <pic:cNvPicPr/>
                  </pic:nvPicPr>
                  <pic:blipFill>
                    <a:blip r:embed="rId37">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bookmarkStart w:id="424" w:name="_Toc234182304"/>
      <w:bookmarkStart w:id="425" w:name="idxbm1071"/>
    </w:p>
    <w:p w14:paraId="7EFB8F6D" w14:textId="77777777" w:rsidR="005E2033" w:rsidRDefault="005E2033" w:rsidP="005E2033">
      <w:pPr>
        <w:tabs>
          <w:tab w:val="left" w:pos="1509"/>
        </w:tabs>
        <w:ind w:left="432" w:hanging="432"/>
        <w:jc w:val="center"/>
        <w:rPr>
          <w:rFonts w:ascii="Times New Roman" w:hAnsi="Times New Roman" w:cs="Times New Roman"/>
          <w:b/>
          <w:bCs/>
          <w:color w:val="000000"/>
          <w:sz w:val="26"/>
        </w:rPr>
      </w:pPr>
    </w:p>
    <w:p w14:paraId="64C173A1" w14:textId="316807AF" w:rsidR="00AA5B1B" w:rsidRDefault="00AA5B1B" w:rsidP="005E2033">
      <w:pPr>
        <w:tabs>
          <w:tab w:val="left" w:pos="1509"/>
        </w:tabs>
        <w:ind w:left="432" w:hanging="432"/>
        <w:rPr>
          <w:rFonts w:ascii="Times New Roman" w:hAnsi="Times New Roman" w:cs="Times New Roman"/>
          <w:b/>
          <w:bCs/>
          <w:color w:val="000000"/>
          <w:sz w:val="26"/>
        </w:rPr>
      </w:pPr>
      <w:r w:rsidRPr="00AA5B1B">
        <w:rPr>
          <w:rFonts w:ascii="Times New Roman" w:hAnsi="Times New Roman" w:cs="Times New Roman"/>
          <w:b/>
          <w:bCs/>
          <w:color w:val="000000"/>
          <w:sz w:val="26"/>
        </w:rPr>
        <w:lastRenderedPageBreak/>
        <w:t>A.20 Warmup + Cosine Learning Rate Schedule</w:t>
      </w:r>
      <w:bookmarkEnd w:id="424"/>
      <w:bookmarkEnd w:id="425"/>
    </w:p>
    <w:p w14:paraId="696B761E" w14:textId="77777777" w:rsidR="005E2033" w:rsidRDefault="005E2033" w:rsidP="005E2033">
      <w:pPr>
        <w:tabs>
          <w:tab w:val="left" w:pos="1509"/>
        </w:tabs>
        <w:ind w:left="432" w:hanging="432"/>
        <w:rPr>
          <w:rFonts w:ascii="Times New Roman" w:hAnsi="Times New Roman" w:cs="Times New Roman"/>
          <w:b/>
          <w:bCs/>
          <w:color w:val="000000"/>
          <w:sz w:val="26"/>
        </w:rPr>
      </w:pPr>
    </w:p>
    <w:p w14:paraId="4163D041"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The following excerpt implements the linear-warmup, cosine-decay learning rate schedule</w:t>
      </w:r>
    </w:p>
    <w:p w14:paraId="2D393072" w14:textId="77777777" w:rsidR="005E2033" w:rsidRDefault="005E2033" w:rsidP="005E2033">
      <w:pPr>
        <w:tabs>
          <w:tab w:val="left" w:pos="1509"/>
        </w:tabs>
        <w:ind w:left="432" w:hanging="432"/>
        <w:jc w:val="both"/>
        <w:rPr>
          <w:rFonts w:ascii="Times New Roman" w:hAnsi="Times New Roman" w:cs="Times New Roman"/>
        </w:rPr>
      </w:pPr>
      <w:r w:rsidRPr="00AA5B1B">
        <w:rPr>
          <w:rFonts w:ascii="Times New Roman" w:hAnsi="Times New Roman" w:cs="Times New Roman"/>
        </w:rPr>
        <w:t>described in Section 4.7 (Optimisation and Schedule).</w:t>
      </w:r>
    </w:p>
    <w:p w14:paraId="29A1DB39" w14:textId="77777777" w:rsidR="005E2033" w:rsidRPr="005E2033" w:rsidRDefault="005E2033" w:rsidP="005E2033">
      <w:pPr>
        <w:tabs>
          <w:tab w:val="left" w:pos="1509"/>
        </w:tabs>
        <w:ind w:left="432" w:hanging="432"/>
        <w:rPr>
          <w:rFonts w:ascii="Times New Roman" w:hAnsi="Times New Roman" w:cs="Times New Roman"/>
        </w:rPr>
      </w:pPr>
    </w:p>
    <w:p w14:paraId="6C7DCBAA" w14:textId="77777777" w:rsidR="00AA5B1B" w:rsidRDefault="00AA5B1B" w:rsidP="00AA5B1B">
      <w:pPr>
        <w:tabs>
          <w:tab w:val="left" w:pos="1509"/>
        </w:tabs>
        <w:ind w:left="432" w:hanging="432"/>
        <w:jc w:val="both"/>
        <w:rPr>
          <w:rFonts w:ascii="Times New Roman" w:hAnsi="Times New Roman" w:cs="Times New Roman"/>
        </w:rPr>
      </w:pPr>
    </w:p>
    <w:p w14:paraId="30FB3357" w14:textId="77777777" w:rsidR="00A07F85" w:rsidRDefault="00A07F85" w:rsidP="00A07F85">
      <w:pPr>
        <w:tabs>
          <w:tab w:val="left" w:pos="1509"/>
        </w:tabs>
        <w:ind w:left="432" w:hanging="432"/>
        <w:jc w:val="center"/>
        <w:rPr>
          <w:rFonts w:ascii="Times New Roman" w:hAnsi="Times New Roman" w:cs="Times New Roman"/>
        </w:rPr>
      </w:pPr>
      <w:r>
        <w:rPr>
          <w:rFonts w:ascii="Times New Roman" w:hAnsi="Times New Roman" w:cs="Times New Roman"/>
          <w:noProof/>
        </w:rPr>
        <w:drawing>
          <wp:inline distT="0" distB="0" distL="0" distR="0" wp14:anchorId="27B6FF8A" wp14:editId="0125FE18">
            <wp:extent cx="5654040" cy="2385060"/>
            <wp:effectExtent l="0" t="0" r="3810" b="0"/>
            <wp:docPr id="18297015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1512" name="Picture 1829701512"/>
                    <pic:cNvPicPr/>
                  </pic:nvPicPr>
                  <pic:blipFill>
                    <a:blip r:embed="rId38">
                      <a:extLst>
                        <a:ext uri="{28A0092B-C50C-407E-A947-70E740481C1C}">
                          <a14:useLocalDpi xmlns:a14="http://schemas.microsoft.com/office/drawing/2010/main" val="0"/>
                        </a:ext>
                      </a:extLst>
                    </a:blip>
                    <a:stretch>
                      <a:fillRect/>
                    </a:stretch>
                  </pic:blipFill>
                  <pic:spPr>
                    <a:xfrm>
                      <a:off x="0" y="0"/>
                      <a:ext cx="5654040" cy="2385060"/>
                    </a:xfrm>
                    <a:prstGeom prst="rect">
                      <a:avLst/>
                    </a:prstGeom>
                  </pic:spPr>
                </pic:pic>
              </a:graphicData>
            </a:graphic>
          </wp:inline>
        </w:drawing>
      </w:r>
    </w:p>
    <w:p w14:paraId="0A8022DB" w14:textId="77777777" w:rsidR="005E2033" w:rsidRDefault="005E2033" w:rsidP="005E2033">
      <w:pPr>
        <w:tabs>
          <w:tab w:val="left" w:pos="1509"/>
        </w:tabs>
        <w:rPr>
          <w:rFonts w:ascii="Times New Roman" w:hAnsi="Times New Roman" w:cs="Times New Roman"/>
        </w:rPr>
      </w:pPr>
    </w:p>
    <w:p w14:paraId="4DEAB922" w14:textId="77777777" w:rsidR="005E2033" w:rsidRDefault="005E2033" w:rsidP="005E2033">
      <w:pPr>
        <w:tabs>
          <w:tab w:val="left" w:pos="1509"/>
        </w:tabs>
        <w:rPr>
          <w:ins w:id="426" w:author="Sahil Shah" w:date="2026-07-07T17:12:00Z"/>
          <w:rFonts w:ascii="Times New Roman" w:hAnsi="Times New Roman" w:cs="Times New Roman"/>
        </w:rPr>
      </w:pPr>
    </w:p>
    <w:p w14:paraId="15AD0CC5" w14:textId="77777777" w:rsidR="004A293F" w:rsidRDefault="004A293F" w:rsidP="005E2033">
      <w:pPr>
        <w:tabs>
          <w:tab w:val="left" w:pos="1509"/>
        </w:tabs>
        <w:rPr>
          <w:ins w:id="427" w:author="Sahil Shah" w:date="2026-07-07T17:12:00Z"/>
          <w:rFonts w:ascii="Times New Roman" w:hAnsi="Times New Roman" w:cs="Times New Roman"/>
        </w:rPr>
      </w:pPr>
    </w:p>
    <w:p w14:paraId="78F19487" w14:textId="77777777" w:rsidR="004A293F" w:rsidRDefault="004A293F" w:rsidP="005E2033">
      <w:pPr>
        <w:tabs>
          <w:tab w:val="left" w:pos="1509"/>
        </w:tabs>
        <w:rPr>
          <w:ins w:id="428" w:author="Sahil Shah" w:date="2026-07-07T17:12:00Z"/>
          <w:rFonts w:ascii="Times New Roman" w:hAnsi="Times New Roman" w:cs="Times New Roman"/>
        </w:rPr>
      </w:pPr>
    </w:p>
    <w:p w14:paraId="1D0C4138" w14:textId="77777777" w:rsidR="004A293F" w:rsidRDefault="004A293F" w:rsidP="005E2033">
      <w:pPr>
        <w:tabs>
          <w:tab w:val="left" w:pos="1509"/>
        </w:tabs>
        <w:rPr>
          <w:ins w:id="429" w:author="Sahil Shah" w:date="2026-07-07T17:12:00Z"/>
          <w:rFonts w:ascii="Times New Roman" w:hAnsi="Times New Roman" w:cs="Times New Roman"/>
        </w:rPr>
      </w:pPr>
    </w:p>
    <w:p w14:paraId="5092E781" w14:textId="77777777" w:rsidR="004A293F" w:rsidRDefault="004A293F" w:rsidP="005E2033">
      <w:pPr>
        <w:tabs>
          <w:tab w:val="left" w:pos="1509"/>
        </w:tabs>
        <w:rPr>
          <w:ins w:id="430" w:author="Sahil Shah" w:date="2026-07-07T17:12:00Z"/>
          <w:rFonts w:ascii="Times New Roman" w:hAnsi="Times New Roman" w:cs="Times New Roman"/>
        </w:rPr>
      </w:pPr>
    </w:p>
    <w:p w14:paraId="45B723D6" w14:textId="77777777" w:rsidR="004A293F" w:rsidRDefault="004A293F" w:rsidP="005E2033">
      <w:pPr>
        <w:tabs>
          <w:tab w:val="left" w:pos="1509"/>
        </w:tabs>
        <w:rPr>
          <w:ins w:id="431" w:author="Sahil Shah" w:date="2026-07-07T17:12:00Z"/>
          <w:rFonts w:ascii="Times New Roman" w:hAnsi="Times New Roman" w:cs="Times New Roman"/>
        </w:rPr>
      </w:pPr>
    </w:p>
    <w:p w14:paraId="61E8ED62" w14:textId="77777777" w:rsidR="004A293F" w:rsidRDefault="004A293F" w:rsidP="005E2033">
      <w:pPr>
        <w:tabs>
          <w:tab w:val="left" w:pos="1509"/>
        </w:tabs>
        <w:rPr>
          <w:ins w:id="432" w:author="Sahil Shah" w:date="2026-07-07T17:12:00Z"/>
          <w:rFonts w:ascii="Times New Roman" w:hAnsi="Times New Roman" w:cs="Times New Roman"/>
        </w:rPr>
      </w:pPr>
    </w:p>
    <w:p w14:paraId="76ABE38F" w14:textId="77777777" w:rsidR="004A293F" w:rsidRDefault="004A293F" w:rsidP="005E2033">
      <w:pPr>
        <w:tabs>
          <w:tab w:val="left" w:pos="1509"/>
        </w:tabs>
        <w:rPr>
          <w:ins w:id="433" w:author="Sahil Shah" w:date="2026-07-07T17:12:00Z"/>
          <w:rFonts w:ascii="Times New Roman" w:hAnsi="Times New Roman" w:cs="Times New Roman"/>
        </w:rPr>
      </w:pPr>
    </w:p>
    <w:p w14:paraId="1752C4B8" w14:textId="77777777" w:rsidR="004A293F" w:rsidRDefault="004A293F" w:rsidP="005E2033">
      <w:pPr>
        <w:tabs>
          <w:tab w:val="left" w:pos="1509"/>
        </w:tabs>
        <w:rPr>
          <w:ins w:id="434" w:author="Sahil Shah" w:date="2026-07-07T17:12:00Z"/>
          <w:rFonts w:ascii="Times New Roman" w:hAnsi="Times New Roman" w:cs="Times New Roman"/>
        </w:rPr>
      </w:pPr>
    </w:p>
    <w:p w14:paraId="77688770" w14:textId="77777777" w:rsidR="004A293F" w:rsidRDefault="004A293F" w:rsidP="005E2033">
      <w:pPr>
        <w:tabs>
          <w:tab w:val="left" w:pos="1509"/>
        </w:tabs>
        <w:rPr>
          <w:ins w:id="435" w:author="Sahil Shah" w:date="2026-07-07T17:12:00Z"/>
          <w:rFonts w:ascii="Times New Roman" w:hAnsi="Times New Roman" w:cs="Times New Roman"/>
        </w:rPr>
      </w:pPr>
    </w:p>
    <w:p w14:paraId="143A8312" w14:textId="77777777" w:rsidR="004A293F" w:rsidRDefault="004A293F" w:rsidP="005E2033">
      <w:pPr>
        <w:tabs>
          <w:tab w:val="left" w:pos="1509"/>
        </w:tabs>
        <w:rPr>
          <w:ins w:id="436" w:author="Sahil Shah" w:date="2026-07-07T17:12:00Z"/>
          <w:rFonts w:ascii="Times New Roman" w:hAnsi="Times New Roman" w:cs="Times New Roman"/>
        </w:rPr>
      </w:pPr>
    </w:p>
    <w:p w14:paraId="3D71AB87" w14:textId="77777777" w:rsidR="004A293F" w:rsidRDefault="004A293F" w:rsidP="005E2033">
      <w:pPr>
        <w:tabs>
          <w:tab w:val="left" w:pos="1509"/>
        </w:tabs>
        <w:rPr>
          <w:rFonts w:ascii="Times New Roman" w:hAnsi="Times New Roman" w:cs="Times New Roman"/>
        </w:rPr>
      </w:pPr>
    </w:p>
    <w:p w14:paraId="430ADE39" w14:textId="77777777" w:rsidR="00367B3C" w:rsidRPr="00367B3C" w:rsidRDefault="00367B3C" w:rsidP="00367B3C">
      <w:pPr>
        <w:pStyle w:val="Heading1"/>
        <w:tabs>
          <w:tab w:val="left" w:pos="1509"/>
        </w:tabs>
        <w:ind w:left="432" w:hanging="432"/>
        <w:jc w:val="right"/>
        <w:rPr>
          <w:rFonts w:ascii="Times New Roman" w:hAnsi="Times New Roman" w:cs="Times New Roman"/>
          <w:b/>
          <w:bCs/>
          <w:color w:val="EE0000"/>
          <w:sz w:val="28"/>
          <w:szCs w:val="28"/>
        </w:rPr>
      </w:pPr>
      <w:bookmarkStart w:id="437" w:name="_Toc234182305"/>
      <w:bookmarkStart w:id="438" w:name="idxbm1072"/>
      <w:r w:rsidRPr="00367B3C">
        <w:rPr>
          <w:rFonts w:ascii="Times New Roman" w:hAnsi="Times New Roman" w:cs="Times New Roman"/>
          <w:b/>
          <w:bCs/>
          <w:color w:val="000000"/>
          <w:sz w:val="28"/>
          <w:szCs w:val="28"/>
        </w:rPr>
        <w:lastRenderedPageBreak/>
        <w:t>Proforma 4</w:t>
      </w:r>
      <w:bookmarkEnd w:id="437"/>
      <w:bookmarkEnd w:id="438"/>
    </w:p>
    <w:p w14:paraId="12FC0933" w14:textId="77777777" w:rsidR="00367B3C" w:rsidRDefault="00367B3C" w:rsidP="00A07F85">
      <w:pPr>
        <w:tabs>
          <w:tab w:val="left" w:pos="1509"/>
        </w:tabs>
        <w:ind w:left="432" w:hanging="432"/>
        <w:jc w:val="center"/>
        <w:rPr>
          <w:rFonts w:ascii="Times New Roman" w:hAnsi="Times New Roman" w:cs="Times New Roman"/>
          <w:b/>
          <w:bCs/>
          <w:sz w:val="28"/>
          <w:szCs w:val="28"/>
        </w:rPr>
      </w:pPr>
    </w:p>
    <w:p w14:paraId="69F9B0DB" w14:textId="77777777" w:rsidR="00367B3C" w:rsidRDefault="00367B3C" w:rsidP="00A07F85">
      <w:pPr>
        <w:tabs>
          <w:tab w:val="left" w:pos="1509"/>
        </w:tabs>
        <w:ind w:left="432" w:hanging="432"/>
        <w:jc w:val="center"/>
        <w:rPr>
          <w:rFonts w:ascii="Times New Roman" w:hAnsi="Times New Roman" w:cs="Times New Roman"/>
          <w:b/>
          <w:bCs/>
          <w:sz w:val="28"/>
          <w:szCs w:val="28"/>
        </w:rPr>
      </w:pPr>
      <w:r w:rsidRPr="00367B3C">
        <w:rPr>
          <w:rFonts w:ascii="Times New Roman" w:hAnsi="Times New Roman" w:cs="Times New Roman"/>
          <w:b/>
          <w:bCs/>
          <w:sz w:val="28"/>
          <w:szCs w:val="28"/>
        </w:rPr>
        <w:t>Undertaking from the PG student while submitting his/her final dissertation to his respective institute</w:t>
      </w:r>
    </w:p>
    <w:p w14:paraId="2B02BEC4" w14:textId="77777777" w:rsidR="00367B3C" w:rsidRPr="00367B3C" w:rsidRDefault="00367B3C" w:rsidP="00367B3C">
      <w:pPr>
        <w:tabs>
          <w:tab w:val="left" w:pos="1509"/>
        </w:tabs>
        <w:ind w:left="432" w:hanging="432"/>
        <w:jc w:val="right"/>
        <w:rPr>
          <w:rFonts w:ascii="Times New Roman" w:hAnsi="Times New Roman" w:cs="Times New Roman"/>
          <w:b/>
          <w:bCs/>
          <w:sz w:val="28"/>
          <w:szCs w:val="28"/>
          <w:lang w:val="en-GB"/>
        </w:rPr>
      </w:pPr>
      <w:r w:rsidRPr="00367B3C">
        <w:rPr>
          <w:rFonts w:ascii="Times New Roman" w:hAnsi="Times New Roman" w:cs="Times New Roman"/>
          <w:b/>
          <w:bCs/>
          <w:sz w:val="28"/>
          <w:szCs w:val="28"/>
          <w:lang w:val="en-GB"/>
        </w:rPr>
        <w:t>Ref. No. _________</w:t>
      </w:r>
    </w:p>
    <w:p w14:paraId="235D2CB0" w14:textId="77777777" w:rsidR="00367B3C" w:rsidRDefault="00367B3C" w:rsidP="00367B3C">
      <w:pPr>
        <w:tabs>
          <w:tab w:val="left" w:pos="1509"/>
        </w:tabs>
        <w:ind w:left="432" w:hanging="432"/>
        <w:jc w:val="both"/>
        <w:rPr>
          <w:rFonts w:ascii="Times New Roman" w:hAnsi="Times New Roman" w:cs="Times New Roman"/>
          <w:lang w:val="en-GB"/>
        </w:rPr>
      </w:pPr>
      <w:proofErr w:type="gramStart"/>
      <w:r w:rsidRPr="00367B3C">
        <w:rPr>
          <w:rFonts w:ascii="Times New Roman" w:hAnsi="Times New Roman" w:cs="Times New Roman"/>
          <w:lang w:val="en-GB"/>
        </w:rPr>
        <w:t>I ,</w:t>
      </w:r>
      <w:proofErr w:type="gramEnd"/>
      <w:r w:rsidRPr="00367B3C">
        <w:rPr>
          <w:rFonts w:ascii="Times New Roman" w:hAnsi="Times New Roman" w:cs="Times New Roman"/>
          <w:lang w:val="en-GB"/>
        </w:rPr>
        <w:t xml:space="preserve"> the following student </w:t>
      </w:r>
    </w:p>
    <w:p w14:paraId="48881A5A" w14:textId="77777777" w:rsidR="00367B3C" w:rsidRDefault="00367B3C" w:rsidP="00367B3C">
      <w:pPr>
        <w:tabs>
          <w:tab w:val="left" w:pos="1509"/>
        </w:tabs>
        <w:ind w:left="432" w:hanging="432"/>
        <w:jc w:val="both"/>
        <w:rPr>
          <w:rFonts w:ascii="Times New Roman" w:hAnsi="Times New Roman" w:cs="Times New Roman"/>
          <w:lang w:val="en-GB"/>
        </w:rPr>
      </w:pPr>
    </w:p>
    <w:tbl>
      <w:tblPr>
        <w:tblStyle w:val="TableGrid"/>
        <w:tblW w:w="0" w:type="auto"/>
        <w:tblInd w:w="432" w:type="dxa"/>
        <w:tblLook w:val="04A0" w:firstRow="1" w:lastRow="0" w:firstColumn="1" w:lastColumn="0" w:noHBand="0" w:noVBand="1"/>
      </w:tblPr>
      <w:tblGrid>
        <w:gridCol w:w="1011"/>
        <w:gridCol w:w="1633"/>
        <w:gridCol w:w="1533"/>
        <w:gridCol w:w="1483"/>
        <w:gridCol w:w="2924"/>
      </w:tblGrid>
      <w:tr w:rsidR="00367B3C" w:rsidRPr="00367B3C" w14:paraId="798A4025" w14:textId="77777777" w:rsidTr="00367B3C">
        <w:tc>
          <w:tcPr>
            <w:tcW w:w="1396" w:type="dxa"/>
          </w:tcPr>
          <w:p w14:paraId="2867D44D"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Sr. No.</w:t>
            </w:r>
          </w:p>
        </w:tc>
        <w:tc>
          <w:tcPr>
            <w:tcW w:w="1905" w:type="dxa"/>
          </w:tcPr>
          <w:p w14:paraId="32484D23"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 xml:space="preserve">Sequence of </w:t>
            </w:r>
            <w:proofErr w:type="gramStart"/>
            <w:r w:rsidRPr="00367B3C">
              <w:rPr>
                <w:rFonts w:ascii="Times New Roman" w:hAnsi="Times New Roman" w:cs="Times New Roman"/>
                <w:lang w:val="en-GB"/>
              </w:rPr>
              <w:t>students</w:t>
            </w:r>
            <w:proofErr w:type="gramEnd"/>
            <w:r w:rsidRPr="00367B3C">
              <w:rPr>
                <w:rFonts w:ascii="Times New Roman" w:hAnsi="Times New Roman" w:cs="Times New Roman"/>
                <w:lang w:val="en-GB"/>
              </w:rPr>
              <w:t xml:space="preserve"> names on a dissertation</w:t>
            </w:r>
          </w:p>
        </w:tc>
        <w:tc>
          <w:tcPr>
            <w:tcW w:w="1905" w:type="dxa"/>
          </w:tcPr>
          <w:p w14:paraId="1AC41647"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Students name</w:t>
            </w:r>
          </w:p>
        </w:tc>
        <w:tc>
          <w:tcPr>
            <w:tcW w:w="1905" w:type="dxa"/>
          </w:tcPr>
          <w:p w14:paraId="6F975E1C"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Name of the Institute &amp; Place</w:t>
            </w:r>
          </w:p>
        </w:tc>
        <w:tc>
          <w:tcPr>
            <w:tcW w:w="1905" w:type="dxa"/>
          </w:tcPr>
          <w:p w14:paraId="1D023A7B"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Email &amp; Mobile</w:t>
            </w:r>
          </w:p>
        </w:tc>
      </w:tr>
      <w:tr w:rsidR="00367B3C" w:rsidRPr="00367B3C" w14:paraId="70C70B7B" w14:textId="77777777" w:rsidTr="00367B3C">
        <w:tc>
          <w:tcPr>
            <w:tcW w:w="1396" w:type="dxa"/>
          </w:tcPr>
          <w:p w14:paraId="47CBC5E0"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1.</w:t>
            </w:r>
          </w:p>
        </w:tc>
        <w:tc>
          <w:tcPr>
            <w:tcW w:w="1905" w:type="dxa"/>
          </w:tcPr>
          <w:p w14:paraId="6F72F4B8"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First Author</w:t>
            </w:r>
          </w:p>
        </w:tc>
        <w:tc>
          <w:tcPr>
            <w:tcW w:w="1905" w:type="dxa"/>
          </w:tcPr>
          <w:p w14:paraId="28232896"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Debjyoti Sengupta</w:t>
            </w:r>
          </w:p>
        </w:tc>
        <w:tc>
          <w:tcPr>
            <w:tcW w:w="1905" w:type="dxa"/>
          </w:tcPr>
          <w:p w14:paraId="67D8D224"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SIG</w:t>
            </w:r>
          </w:p>
        </w:tc>
        <w:tc>
          <w:tcPr>
            <w:tcW w:w="1905" w:type="dxa"/>
          </w:tcPr>
          <w:p w14:paraId="04028C25" w14:textId="77777777" w:rsidR="00367B3C" w:rsidRPr="00367B3C" w:rsidRDefault="00367B3C" w:rsidP="002C50C2">
            <w:pPr>
              <w:jc w:val="both"/>
              <w:rPr>
                <w:rFonts w:ascii="Times New Roman" w:hAnsi="Times New Roman" w:cs="Times New Roman"/>
                <w:lang w:val="en-GB"/>
              </w:rPr>
            </w:pPr>
            <w:r w:rsidRPr="00367B3C">
              <w:rPr>
                <w:rFonts w:ascii="Times New Roman" w:hAnsi="Times New Roman" w:cs="Times New Roman"/>
                <w:lang w:val="en-GB"/>
              </w:rPr>
              <w:t xml:space="preserve">Email: debjyotiashu66@gmail.com / Mobile: </w:t>
            </w:r>
            <w:r>
              <w:rPr>
                <w:rFonts w:ascii="Times New Roman" w:hAnsi="Times New Roman" w:cs="Times New Roman"/>
                <w:lang w:val="en-GB"/>
              </w:rPr>
              <w:t>7718395692</w:t>
            </w:r>
          </w:p>
        </w:tc>
      </w:tr>
    </w:tbl>
    <w:p w14:paraId="1F1055B0" w14:textId="77777777" w:rsidR="00367B3C" w:rsidRPr="00367B3C" w:rsidRDefault="00367B3C" w:rsidP="00367B3C">
      <w:pPr>
        <w:tabs>
          <w:tab w:val="left" w:pos="1509"/>
        </w:tabs>
        <w:ind w:left="432" w:hanging="432"/>
        <w:jc w:val="both"/>
        <w:rPr>
          <w:rFonts w:ascii="Times New Roman" w:hAnsi="Times New Roman" w:cs="Times New Roman"/>
          <w:lang w:val="en-GB"/>
        </w:rPr>
      </w:pPr>
    </w:p>
    <w:p w14:paraId="50B3F8E9" w14:textId="77777777" w:rsid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hereby give an undertaking that the dissertation '</w:t>
      </w:r>
      <w:proofErr w:type="spellStart"/>
      <w:r w:rsidRPr="00367B3C">
        <w:rPr>
          <w:rFonts w:ascii="Times New Roman" w:hAnsi="Times New Roman" w:cs="Times New Roman"/>
          <w:lang w:val="en-GB"/>
        </w:rPr>
        <w:t>LogicSplat</w:t>
      </w:r>
      <w:proofErr w:type="spellEnd"/>
      <w:r w:rsidRPr="00367B3C">
        <w:rPr>
          <w:rFonts w:ascii="Times New Roman" w:hAnsi="Times New Roman" w:cs="Times New Roman"/>
          <w:lang w:val="en-GB"/>
        </w:rPr>
        <w:t>: Neuro-Symbolic 3D Scene Graph</w:t>
      </w:r>
    </w:p>
    <w:p w14:paraId="2360D06C" w14:textId="77777777" w:rsid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 xml:space="preserve">Generation via Geometric Kolmogorov–Arnold </w:t>
      </w:r>
      <w:proofErr w:type="gramStart"/>
      <w:r w:rsidRPr="00367B3C">
        <w:rPr>
          <w:rFonts w:ascii="Times New Roman" w:hAnsi="Times New Roman" w:cs="Times New Roman"/>
          <w:lang w:val="en-GB"/>
        </w:rPr>
        <w:t>Networks'</w:t>
      </w:r>
      <w:proofErr w:type="gramEnd"/>
      <w:r w:rsidRPr="00367B3C">
        <w:rPr>
          <w:rFonts w:ascii="Times New Roman" w:hAnsi="Times New Roman" w:cs="Times New Roman"/>
          <w:lang w:val="en-GB"/>
        </w:rPr>
        <w:t xml:space="preserve"> has been checked for its Similarity</w:t>
      </w:r>
    </w:p>
    <w:p w14:paraId="5428878A" w14:textId="77777777" w:rsid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Index/Plagiarism through Turnitin software tool; and that the document has been prepared by</w:t>
      </w:r>
    </w:p>
    <w:p w14:paraId="31E49DD6" w14:textId="77777777" w:rsidR="00367B3C" w:rsidRP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me and it is my original work and free of any plagiarism. It was found that:</w:t>
      </w:r>
    </w:p>
    <w:p w14:paraId="2A87F961" w14:textId="77777777" w:rsidR="00367B3C" w:rsidRDefault="00367B3C" w:rsidP="00367B3C">
      <w:pPr>
        <w:tabs>
          <w:tab w:val="left" w:pos="1509"/>
        </w:tabs>
        <w:ind w:left="432" w:hanging="432"/>
        <w:jc w:val="both"/>
        <w:rPr>
          <w:rFonts w:ascii="Times New Roman" w:hAnsi="Times New Roman" w:cs="Times New Roman"/>
          <w:lang w:val="en-GB"/>
        </w:rPr>
      </w:pPr>
    </w:p>
    <w:tbl>
      <w:tblPr>
        <w:tblStyle w:val="TableGrid"/>
        <w:tblW w:w="0" w:type="auto"/>
        <w:tblInd w:w="108" w:type="dxa"/>
        <w:tblLook w:val="04A0" w:firstRow="1" w:lastRow="0" w:firstColumn="1" w:lastColumn="0" w:noHBand="0" w:noVBand="1"/>
      </w:tblPr>
      <w:tblGrid>
        <w:gridCol w:w="422"/>
        <w:gridCol w:w="6742"/>
        <w:gridCol w:w="1744"/>
      </w:tblGrid>
      <w:tr w:rsidR="00367B3C" w14:paraId="5C6C04AE" w14:textId="77777777" w:rsidTr="006F6F9D">
        <w:tc>
          <w:tcPr>
            <w:tcW w:w="423" w:type="dxa"/>
          </w:tcPr>
          <w:p w14:paraId="3D76C186" w14:textId="77777777" w:rsidR="00367B3C" w:rsidRDefault="00367B3C" w:rsidP="006F6F9D">
            <w:pPr>
              <w:rPr>
                <w:rFonts w:ascii="Times New Roman" w:hAnsi="Times New Roman" w:cs="Times New Roman"/>
              </w:rPr>
            </w:pPr>
            <w:r>
              <w:rPr>
                <w:rFonts w:ascii="Times New Roman" w:hAnsi="Times New Roman" w:cs="Times New Roman"/>
              </w:rPr>
              <w:t>1.</w:t>
            </w:r>
          </w:p>
        </w:tc>
        <w:tc>
          <w:tcPr>
            <w:tcW w:w="6961" w:type="dxa"/>
          </w:tcPr>
          <w:p w14:paraId="0FEB0FDE" w14:textId="77777777" w:rsidR="00367B3C" w:rsidRDefault="00367B3C" w:rsidP="006F6F9D">
            <w:pPr>
              <w:rPr>
                <w:rFonts w:ascii="Times New Roman" w:hAnsi="Times New Roman" w:cs="Times New Roman"/>
              </w:rPr>
            </w:pPr>
            <w:r>
              <w:rPr>
                <w:rFonts w:ascii="Times New Roman" w:hAnsi="Times New Roman" w:cs="Times New Roman"/>
              </w:rPr>
              <w:t>The Similarity Index (SI) was:</w:t>
            </w:r>
          </w:p>
          <w:p w14:paraId="47CC777D" w14:textId="77777777" w:rsidR="00367B3C" w:rsidRDefault="00367B3C" w:rsidP="006F6F9D">
            <w:pPr>
              <w:rPr>
                <w:rFonts w:ascii="Times New Roman" w:hAnsi="Times New Roman" w:cs="Times New Roman"/>
                <w:i/>
                <w:sz w:val="18"/>
              </w:rPr>
            </w:pPr>
            <w:r>
              <w:rPr>
                <w:rFonts w:ascii="Times New Roman" w:hAnsi="Times New Roman" w:cs="Times New Roman"/>
                <w:i/>
                <w:sz w:val="18"/>
              </w:rPr>
              <w:t xml:space="preserve">(Note: SI range: 0 to 10%; if SI is &gt;10%, then authors cannot communicate </w:t>
            </w:r>
            <w:proofErr w:type="spellStart"/>
            <w:r>
              <w:rPr>
                <w:rFonts w:ascii="Times New Roman" w:hAnsi="Times New Roman" w:cs="Times New Roman"/>
                <w:i/>
                <w:sz w:val="18"/>
              </w:rPr>
              <w:t>ms</w:t>
            </w:r>
            <w:proofErr w:type="spellEnd"/>
            <w:r>
              <w:rPr>
                <w:rFonts w:ascii="Times New Roman" w:hAnsi="Times New Roman" w:cs="Times New Roman"/>
                <w:i/>
                <w:sz w:val="18"/>
              </w:rPr>
              <w:t xml:space="preserve">; </w:t>
            </w:r>
            <w:r>
              <w:rPr>
                <w:rFonts w:ascii="Times New Roman" w:hAnsi="Times New Roman" w:cs="Times New Roman"/>
                <w:b/>
                <w:i/>
                <w:sz w:val="18"/>
              </w:rPr>
              <w:t>attachment of SI report is mandatory</w:t>
            </w:r>
            <w:r>
              <w:rPr>
                <w:rFonts w:ascii="Times New Roman" w:hAnsi="Times New Roman" w:cs="Times New Roman"/>
                <w:i/>
                <w:sz w:val="18"/>
              </w:rPr>
              <w:t>)</w:t>
            </w:r>
          </w:p>
        </w:tc>
        <w:tc>
          <w:tcPr>
            <w:tcW w:w="1795" w:type="dxa"/>
          </w:tcPr>
          <w:p w14:paraId="0A10C6F6" w14:textId="77777777" w:rsidR="00367B3C" w:rsidRDefault="00367B3C" w:rsidP="006F6F9D">
            <w:pPr>
              <w:jc w:val="center"/>
              <w:rPr>
                <w:rFonts w:ascii="Times New Roman" w:hAnsi="Times New Roman" w:cs="Times New Roman"/>
                <w:sz w:val="20"/>
                <w:szCs w:val="20"/>
              </w:rPr>
            </w:pPr>
          </w:p>
          <w:p w14:paraId="40AD88F5" w14:textId="77777777" w:rsidR="00367B3C" w:rsidRPr="00180FB8" w:rsidRDefault="00367B3C" w:rsidP="006F6F9D">
            <w:pPr>
              <w:jc w:val="center"/>
              <w:rPr>
                <w:rFonts w:ascii="Times New Roman" w:hAnsi="Times New Roman" w:cs="Times New Roman"/>
                <w:color w:val="FF0000"/>
                <w:sz w:val="20"/>
                <w:szCs w:val="20"/>
              </w:rPr>
            </w:pPr>
            <w:r w:rsidRPr="002F1377">
              <w:rPr>
                <w:rFonts w:ascii="Times New Roman" w:hAnsi="Times New Roman" w:cs="Times New Roman"/>
                <w:sz w:val="20"/>
                <w:szCs w:val="20"/>
              </w:rPr>
              <w:t>%</w:t>
            </w:r>
          </w:p>
        </w:tc>
      </w:tr>
      <w:tr w:rsidR="00367B3C" w14:paraId="61FD4030" w14:textId="77777777" w:rsidTr="006F6F9D">
        <w:tc>
          <w:tcPr>
            <w:tcW w:w="423" w:type="dxa"/>
          </w:tcPr>
          <w:p w14:paraId="36FC73B5" w14:textId="77777777" w:rsidR="00367B3C" w:rsidRDefault="00367B3C" w:rsidP="006F6F9D">
            <w:pPr>
              <w:rPr>
                <w:rFonts w:ascii="Times New Roman" w:hAnsi="Times New Roman" w:cs="Times New Roman"/>
              </w:rPr>
            </w:pPr>
            <w:r>
              <w:rPr>
                <w:rFonts w:ascii="Times New Roman" w:hAnsi="Times New Roman" w:cs="Times New Roman"/>
              </w:rPr>
              <w:t>2.</w:t>
            </w:r>
          </w:p>
        </w:tc>
        <w:tc>
          <w:tcPr>
            <w:tcW w:w="6961" w:type="dxa"/>
          </w:tcPr>
          <w:p w14:paraId="0DEFC132" w14:textId="77777777" w:rsidR="00367B3C" w:rsidRDefault="00367B3C" w:rsidP="006F6F9D">
            <w:pPr>
              <w:rPr>
                <w:rFonts w:ascii="Times New Roman" w:hAnsi="Times New Roman" w:cs="Times New Roman"/>
              </w:rPr>
            </w:pPr>
            <w:r>
              <w:rPr>
                <w:rFonts w:ascii="Times New Roman" w:hAnsi="Times New Roman" w:cs="Times New Roman"/>
              </w:rPr>
              <w:t xml:space="preserve">The ethical clearance for research work conducted obtained from:  </w:t>
            </w:r>
          </w:p>
          <w:p w14:paraId="41D357DB" w14:textId="77777777" w:rsidR="00367B3C" w:rsidRDefault="00367B3C" w:rsidP="006F6F9D">
            <w:pPr>
              <w:rPr>
                <w:rFonts w:ascii="Times New Roman" w:hAnsi="Times New Roman" w:cs="Times New Roman"/>
                <w:i/>
                <w:sz w:val="18"/>
              </w:rPr>
            </w:pPr>
            <w:r>
              <w:rPr>
                <w:rFonts w:ascii="Times New Roman" w:hAnsi="Times New Roman" w:cs="Times New Roman"/>
                <w:i/>
                <w:sz w:val="18"/>
              </w:rPr>
              <w:t>(Note: Name the consent obtaining body; if ‘not appliable’ then write so)</w:t>
            </w:r>
          </w:p>
        </w:tc>
        <w:tc>
          <w:tcPr>
            <w:tcW w:w="1795" w:type="dxa"/>
          </w:tcPr>
          <w:p w14:paraId="63DE4B57" w14:textId="77777777" w:rsidR="00367B3C" w:rsidRDefault="00367B3C" w:rsidP="006F6F9D">
            <w:pPr>
              <w:jc w:val="center"/>
              <w:rPr>
                <w:rFonts w:ascii="Times New Roman" w:hAnsi="Times New Roman" w:cs="Times New Roman"/>
                <w:sz w:val="20"/>
                <w:szCs w:val="20"/>
              </w:rPr>
            </w:pPr>
            <w:r>
              <w:rPr>
                <w:rFonts w:ascii="Times New Roman" w:hAnsi="Times New Roman" w:cs="Times New Roman"/>
                <w:sz w:val="20"/>
                <w:szCs w:val="20"/>
              </w:rPr>
              <w:t>NA</w:t>
            </w:r>
          </w:p>
        </w:tc>
      </w:tr>
      <w:tr w:rsidR="00367B3C" w14:paraId="1C125267" w14:textId="77777777" w:rsidTr="006F6F9D">
        <w:tc>
          <w:tcPr>
            <w:tcW w:w="423" w:type="dxa"/>
          </w:tcPr>
          <w:p w14:paraId="4B946DBE" w14:textId="77777777" w:rsidR="00367B3C" w:rsidRDefault="00367B3C" w:rsidP="006F6F9D">
            <w:pPr>
              <w:rPr>
                <w:rFonts w:ascii="Times New Roman" w:hAnsi="Times New Roman" w:cs="Times New Roman"/>
              </w:rPr>
            </w:pPr>
            <w:r>
              <w:rPr>
                <w:rFonts w:ascii="Times New Roman" w:hAnsi="Times New Roman" w:cs="Times New Roman"/>
              </w:rPr>
              <w:t>3.</w:t>
            </w:r>
          </w:p>
        </w:tc>
        <w:tc>
          <w:tcPr>
            <w:tcW w:w="6961" w:type="dxa"/>
          </w:tcPr>
          <w:p w14:paraId="1842F8FA" w14:textId="77777777" w:rsidR="00367B3C" w:rsidRDefault="00367B3C" w:rsidP="006F6F9D">
            <w:pPr>
              <w:rPr>
                <w:rFonts w:ascii="Times New Roman" w:hAnsi="Times New Roman" w:cs="Times New Roman"/>
              </w:rPr>
            </w:pPr>
            <w:r>
              <w:rPr>
                <w:rFonts w:ascii="Times New Roman" w:hAnsi="Times New Roman" w:cs="Times New Roman"/>
              </w:rPr>
              <w:t xml:space="preserve">The source of funding for research was: </w:t>
            </w:r>
          </w:p>
          <w:p w14:paraId="5C565853" w14:textId="77777777" w:rsidR="00367B3C" w:rsidRDefault="00367B3C" w:rsidP="006F6F9D">
            <w:pPr>
              <w:rPr>
                <w:rFonts w:ascii="Times New Roman" w:hAnsi="Times New Roman" w:cs="Times New Roman"/>
                <w:i/>
                <w:sz w:val="18"/>
              </w:rPr>
            </w:pPr>
            <w:r>
              <w:rPr>
                <w:rFonts w:ascii="Times New Roman" w:hAnsi="Times New Roman" w:cs="Times New Roman"/>
                <w:i/>
                <w:sz w:val="18"/>
              </w:rPr>
              <w:t>(Note: Name the funding agency; or write ‘self’ if no funding source is involved)</w:t>
            </w:r>
          </w:p>
        </w:tc>
        <w:tc>
          <w:tcPr>
            <w:tcW w:w="1795" w:type="dxa"/>
          </w:tcPr>
          <w:p w14:paraId="77874942" w14:textId="77777777" w:rsidR="00367B3C" w:rsidRDefault="00367B3C" w:rsidP="006F6F9D">
            <w:pPr>
              <w:jc w:val="center"/>
              <w:rPr>
                <w:rFonts w:ascii="Times New Roman" w:hAnsi="Times New Roman" w:cs="Times New Roman"/>
                <w:sz w:val="20"/>
                <w:szCs w:val="20"/>
              </w:rPr>
            </w:pPr>
            <w:r>
              <w:rPr>
                <w:rFonts w:ascii="Times New Roman" w:hAnsi="Times New Roman" w:cs="Times New Roman"/>
                <w:sz w:val="20"/>
                <w:szCs w:val="20"/>
              </w:rPr>
              <w:t>Self</w:t>
            </w:r>
          </w:p>
        </w:tc>
      </w:tr>
      <w:tr w:rsidR="00367B3C" w14:paraId="181A8068" w14:textId="77777777" w:rsidTr="006F6F9D">
        <w:tc>
          <w:tcPr>
            <w:tcW w:w="423" w:type="dxa"/>
          </w:tcPr>
          <w:p w14:paraId="05F002C7" w14:textId="77777777" w:rsidR="00367B3C" w:rsidRDefault="00367B3C" w:rsidP="006F6F9D">
            <w:pPr>
              <w:rPr>
                <w:rFonts w:ascii="Times New Roman" w:hAnsi="Times New Roman" w:cs="Times New Roman"/>
              </w:rPr>
            </w:pPr>
            <w:r>
              <w:rPr>
                <w:rFonts w:ascii="Times New Roman" w:hAnsi="Times New Roman" w:cs="Times New Roman"/>
              </w:rPr>
              <w:t>4.</w:t>
            </w:r>
          </w:p>
        </w:tc>
        <w:tc>
          <w:tcPr>
            <w:tcW w:w="6961" w:type="dxa"/>
          </w:tcPr>
          <w:p w14:paraId="63A73919" w14:textId="77777777" w:rsidR="00367B3C" w:rsidRDefault="00367B3C" w:rsidP="006F6F9D">
            <w:pPr>
              <w:rPr>
                <w:rFonts w:ascii="Times New Roman" w:hAnsi="Times New Roman" w:cs="Times New Roman"/>
              </w:rPr>
            </w:pPr>
            <w:r>
              <w:rPr>
                <w:rFonts w:ascii="Times New Roman" w:hAnsi="Times New Roman" w:cs="Times New Roman"/>
              </w:rPr>
              <w:t xml:space="preserve">Conflict of interest: </w:t>
            </w:r>
          </w:p>
          <w:p w14:paraId="214665C0" w14:textId="77777777" w:rsidR="00367B3C" w:rsidRDefault="00367B3C" w:rsidP="006F6F9D">
            <w:pPr>
              <w:rPr>
                <w:rFonts w:ascii="Times New Roman" w:hAnsi="Times New Roman" w:cs="Times New Roman"/>
                <w:i/>
                <w:sz w:val="18"/>
              </w:rPr>
            </w:pPr>
            <w:r>
              <w:rPr>
                <w:rFonts w:ascii="Times New Roman" w:hAnsi="Times New Roman" w:cs="Times New Roman"/>
                <w:i/>
                <w:sz w:val="18"/>
              </w:rPr>
              <w:t xml:space="preserve">(Note: Tick </w:t>
            </w:r>
            <w:r>
              <w:rPr>
                <w:rFonts w:ascii="Times New Roman" w:hAnsi="Times New Roman" w:cs="Times New Roman"/>
                <w:i/>
                <w:sz w:val="18"/>
              </w:rPr>
              <w:sym w:font="Symbol" w:char="F0D6"/>
            </w:r>
            <w:r>
              <w:rPr>
                <w:rFonts w:ascii="Times New Roman" w:hAnsi="Times New Roman" w:cs="Times New Roman"/>
                <w:i/>
                <w:sz w:val="18"/>
              </w:rPr>
              <w:t xml:space="preserve">  whichever is applicable)</w:t>
            </w:r>
          </w:p>
        </w:tc>
        <w:tc>
          <w:tcPr>
            <w:tcW w:w="1795" w:type="dxa"/>
          </w:tcPr>
          <w:p w14:paraId="24BA3F48" w14:textId="77777777" w:rsidR="00367B3C" w:rsidRDefault="00367B3C" w:rsidP="006F6F9D">
            <w:pPr>
              <w:jc w:val="center"/>
              <w:rPr>
                <w:rFonts w:ascii="Times New Roman" w:hAnsi="Times New Roman" w:cs="Times New Roman"/>
                <w:sz w:val="20"/>
                <w:szCs w:val="20"/>
              </w:rPr>
            </w:pPr>
            <w:r>
              <w:rPr>
                <w:rFonts w:ascii="Times New Roman" w:hAnsi="Times New Roman" w:cs="Times New Roman"/>
                <w:sz w:val="20"/>
                <w:szCs w:val="20"/>
              </w:rPr>
              <w:t>No</w:t>
            </w:r>
          </w:p>
        </w:tc>
      </w:tr>
      <w:tr w:rsidR="00367B3C" w14:paraId="46393350" w14:textId="77777777" w:rsidTr="006F6F9D">
        <w:tc>
          <w:tcPr>
            <w:tcW w:w="423" w:type="dxa"/>
          </w:tcPr>
          <w:p w14:paraId="4BBCC1B0" w14:textId="77777777" w:rsidR="00367B3C" w:rsidRDefault="00367B3C" w:rsidP="006F6F9D">
            <w:pPr>
              <w:rPr>
                <w:rFonts w:ascii="Times New Roman" w:hAnsi="Times New Roman" w:cs="Times New Roman"/>
              </w:rPr>
            </w:pPr>
            <w:r>
              <w:rPr>
                <w:rFonts w:ascii="Times New Roman" w:hAnsi="Times New Roman" w:cs="Times New Roman"/>
              </w:rPr>
              <w:t xml:space="preserve">5. </w:t>
            </w:r>
          </w:p>
        </w:tc>
        <w:tc>
          <w:tcPr>
            <w:tcW w:w="6961" w:type="dxa"/>
          </w:tcPr>
          <w:p w14:paraId="235F67B6" w14:textId="77777777" w:rsidR="00367B3C" w:rsidRDefault="00367B3C" w:rsidP="006F6F9D">
            <w:pPr>
              <w:rPr>
                <w:rFonts w:ascii="Times New Roman" w:hAnsi="Times New Roman" w:cs="Times New Roman"/>
              </w:rPr>
            </w:pPr>
            <w:r>
              <w:rPr>
                <w:rFonts w:ascii="Times New Roman" w:hAnsi="Times New Roman" w:cs="Times New Roman"/>
              </w:rPr>
              <w:t xml:space="preserve">The material (adopted text, tables, figures, graphs, etc.) as has been obtained from other sources, has been duly acknowledged in the manuscript: </w:t>
            </w:r>
          </w:p>
          <w:p w14:paraId="1E1A84BD" w14:textId="77777777" w:rsidR="00367B3C" w:rsidRDefault="00367B3C" w:rsidP="006F6F9D">
            <w:pPr>
              <w:rPr>
                <w:rFonts w:ascii="Times New Roman" w:hAnsi="Times New Roman" w:cs="Times New Roman"/>
                <w:i/>
                <w:sz w:val="18"/>
              </w:rPr>
            </w:pPr>
            <w:r>
              <w:rPr>
                <w:rFonts w:ascii="Times New Roman" w:hAnsi="Times New Roman" w:cs="Times New Roman"/>
                <w:i/>
                <w:sz w:val="18"/>
              </w:rPr>
              <w:t xml:space="preserve">(Note: Tick </w:t>
            </w:r>
            <w:r>
              <w:rPr>
                <w:rFonts w:ascii="Times New Roman" w:hAnsi="Times New Roman" w:cs="Times New Roman"/>
                <w:i/>
                <w:sz w:val="18"/>
              </w:rPr>
              <w:sym w:font="Symbol" w:char="F0D6"/>
            </w:r>
            <w:r>
              <w:rPr>
                <w:rFonts w:ascii="Times New Roman" w:hAnsi="Times New Roman" w:cs="Times New Roman"/>
                <w:i/>
                <w:sz w:val="18"/>
              </w:rPr>
              <w:t xml:space="preserve">  whichever is applicable)</w:t>
            </w:r>
          </w:p>
        </w:tc>
        <w:tc>
          <w:tcPr>
            <w:tcW w:w="1795" w:type="dxa"/>
          </w:tcPr>
          <w:p w14:paraId="7A631568" w14:textId="77777777" w:rsidR="00367B3C" w:rsidRDefault="00367B3C" w:rsidP="006F6F9D">
            <w:pPr>
              <w:jc w:val="center"/>
              <w:rPr>
                <w:rFonts w:ascii="Times New Roman" w:hAnsi="Times New Roman" w:cs="Times New Roman"/>
                <w:sz w:val="20"/>
                <w:szCs w:val="20"/>
              </w:rPr>
            </w:pPr>
            <w:r>
              <w:rPr>
                <w:rFonts w:ascii="Times New Roman" w:hAnsi="Times New Roman" w:cs="Times New Roman"/>
                <w:sz w:val="20"/>
                <w:szCs w:val="20"/>
              </w:rPr>
              <w:t xml:space="preserve">Yes </w:t>
            </w:r>
          </w:p>
        </w:tc>
      </w:tr>
    </w:tbl>
    <w:p w14:paraId="71ABCC9F" w14:textId="77777777" w:rsidR="00367B3C" w:rsidRDefault="00367B3C" w:rsidP="00075628">
      <w:pPr>
        <w:tabs>
          <w:tab w:val="left" w:pos="1509"/>
        </w:tabs>
        <w:jc w:val="both"/>
        <w:rPr>
          <w:rFonts w:ascii="Times New Roman" w:hAnsi="Times New Roman" w:cs="Times New Roman"/>
          <w:lang w:val="en-GB"/>
        </w:rPr>
      </w:pPr>
    </w:p>
    <w:p w14:paraId="66D5E519" w14:textId="77777777" w:rsid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In case if any of the above-furnished information is found false at any point in time, then the</w:t>
      </w:r>
    </w:p>
    <w:p w14:paraId="36C2DB4E" w14:textId="77777777" w:rsid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 xml:space="preserve">University authorities can take action as deemed fit against all of us. </w:t>
      </w:r>
    </w:p>
    <w:p w14:paraId="09DF29DA" w14:textId="77777777" w:rsidR="008F4B93" w:rsidRDefault="008F4B93" w:rsidP="00075628">
      <w:pPr>
        <w:tabs>
          <w:tab w:val="left" w:pos="1509"/>
        </w:tabs>
        <w:jc w:val="both"/>
        <w:rPr>
          <w:rFonts w:ascii="Times New Roman" w:hAnsi="Times New Roman" w:cs="Times New Roman"/>
          <w:lang w:val="en-GB"/>
        </w:rPr>
      </w:pPr>
    </w:p>
    <w:p w14:paraId="515540AC" w14:textId="77777777" w:rsidR="00367B3C" w:rsidRPr="00367B3C" w:rsidRDefault="00367B3C"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tab/>
      </w:r>
    </w:p>
    <w:p w14:paraId="4E9EF454" w14:textId="77777777" w:rsidR="00367B3C" w:rsidRPr="00367B3C" w:rsidRDefault="008F4B93" w:rsidP="00367B3C">
      <w:pPr>
        <w:tabs>
          <w:tab w:val="left" w:pos="1509"/>
        </w:tabs>
        <w:ind w:left="432" w:hanging="432"/>
        <w:jc w:val="both"/>
        <w:rPr>
          <w:rFonts w:ascii="Times New Roman" w:hAnsi="Times New Roman" w:cs="Times New Roman"/>
          <w:lang w:val="en-GB"/>
        </w:rPr>
      </w:pPr>
      <w:r w:rsidRPr="00367B3C">
        <w:rPr>
          <w:rFonts w:ascii="Times New Roman" w:hAnsi="Times New Roman" w:cs="Times New Roman"/>
          <w:lang w:val="en-GB"/>
        </w:rPr>
        <w:lastRenderedPageBreak/>
        <w:t>Full Name &amp; Signature of the student</w:t>
      </w:r>
      <w:r>
        <w:rPr>
          <w:rFonts w:ascii="Times New Roman" w:hAnsi="Times New Roman" w:cs="Times New Roman"/>
          <w:lang w:val="en-GB"/>
        </w:rPr>
        <w:tab/>
      </w:r>
      <w:r>
        <w:rPr>
          <w:rFonts w:ascii="Times New Roman" w:hAnsi="Times New Roman" w:cs="Times New Roman"/>
          <w:lang w:val="en-GB"/>
        </w:rPr>
        <w:tab/>
      </w:r>
      <w:r w:rsidR="00367B3C" w:rsidRPr="00367B3C">
        <w:rPr>
          <w:rFonts w:ascii="Times New Roman" w:hAnsi="Times New Roman" w:cs="Times New Roman"/>
          <w:lang w:val="en-GB"/>
        </w:rPr>
        <w:t>Name &amp; Signature of SIU Guide/Mentor</w:t>
      </w:r>
    </w:p>
    <w:p w14:paraId="43101F4B" w14:textId="77777777" w:rsidR="00367B3C" w:rsidRDefault="00367B3C" w:rsidP="00367B3C">
      <w:pPr>
        <w:tabs>
          <w:tab w:val="left" w:pos="1509"/>
        </w:tabs>
        <w:ind w:left="432" w:hanging="432"/>
        <w:jc w:val="both"/>
        <w:rPr>
          <w:rFonts w:ascii="Times New Roman" w:hAnsi="Times New Roman" w:cs="Times New Roman"/>
          <w:lang w:val="en-GB"/>
        </w:rPr>
      </w:pPr>
    </w:p>
    <w:p w14:paraId="5C8D65D9" w14:textId="77777777" w:rsidR="008F4B93" w:rsidRPr="008F4B93" w:rsidRDefault="008F4B93" w:rsidP="008F4B93">
      <w:pPr>
        <w:tabs>
          <w:tab w:val="left" w:pos="1509"/>
        </w:tabs>
        <w:ind w:left="432" w:hanging="432"/>
        <w:jc w:val="both"/>
        <w:rPr>
          <w:rFonts w:ascii="Times New Roman" w:hAnsi="Times New Roman" w:cs="Times New Roman"/>
          <w:lang w:val="en-GB"/>
        </w:rPr>
      </w:pPr>
      <w:r w:rsidRPr="008F4B93">
        <w:rPr>
          <w:rFonts w:ascii="Times New Roman" w:hAnsi="Times New Roman" w:cs="Times New Roman"/>
          <w:lang w:val="en-GB"/>
        </w:rPr>
        <w:t xml:space="preserve">Date: </w:t>
      </w:r>
    </w:p>
    <w:p w14:paraId="37891B5C" w14:textId="77777777" w:rsidR="008F4B93" w:rsidRPr="008F4B93" w:rsidRDefault="008F4B93" w:rsidP="008F4B93">
      <w:pPr>
        <w:tabs>
          <w:tab w:val="left" w:pos="1509"/>
        </w:tabs>
        <w:ind w:left="432" w:hanging="432"/>
        <w:jc w:val="both"/>
        <w:rPr>
          <w:rFonts w:ascii="Times New Roman" w:hAnsi="Times New Roman" w:cs="Times New Roman"/>
          <w:lang w:val="en-GB"/>
        </w:rPr>
      </w:pPr>
    </w:p>
    <w:p w14:paraId="21EB76FC" w14:textId="77777777" w:rsidR="008F4B93" w:rsidRPr="008F4B93" w:rsidRDefault="008F4B93" w:rsidP="008F4B93">
      <w:pPr>
        <w:tabs>
          <w:tab w:val="left" w:pos="1509"/>
        </w:tabs>
        <w:ind w:left="432" w:hanging="432"/>
        <w:jc w:val="both"/>
        <w:rPr>
          <w:rFonts w:ascii="Times New Roman" w:hAnsi="Times New Roman" w:cs="Times New Roman"/>
          <w:lang w:val="en-GB"/>
        </w:rPr>
      </w:pPr>
    </w:p>
    <w:p w14:paraId="61405DDD" w14:textId="77777777" w:rsidR="008F4B93" w:rsidRDefault="008F4B93" w:rsidP="008F4B93">
      <w:pPr>
        <w:tabs>
          <w:tab w:val="left" w:pos="1509"/>
        </w:tabs>
        <w:ind w:left="432" w:hanging="432"/>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8F4B93">
        <w:rPr>
          <w:rFonts w:ascii="Times New Roman" w:hAnsi="Times New Roman" w:cs="Times New Roman"/>
          <w:lang w:val="en-GB"/>
        </w:rPr>
        <w:t xml:space="preserve">Endorsement by </w:t>
      </w:r>
    </w:p>
    <w:p w14:paraId="7D5DC996" w14:textId="77777777" w:rsidR="008F4B93" w:rsidRPr="008F4B93" w:rsidRDefault="008F4B93" w:rsidP="008F4B93">
      <w:pPr>
        <w:tabs>
          <w:tab w:val="left" w:pos="1509"/>
        </w:tabs>
        <w:ind w:left="432" w:hanging="432"/>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ab/>
      </w:r>
      <w:r w:rsidRPr="008F4B93">
        <w:rPr>
          <w:rFonts w:ascii="Times New Roman" w:hAnsi="Times New Roman" w:cs="Times New Roman"/>
          <w:lang w:val="en-GB"/>
        </w:rPr>
        <w:t>Academic Integrity Committee (AIC)</w:t>
      </w:r>
    </w:p>
    <w:p w14:paraId="29F54803" w14:textId="77777777" w:rsidR="008F4B93" w:rsidRDefault="008F4B93" w:rsidP="008F4B93">
      <w:pPr>
        <w:tabs>
          <w:tab w:val="left" w:pos="1509"/>
        </w:tabs>
        <w:ind w:left="432" w:hanging="432"/>
        <w:jc w:val="both"/>
        <w:rPr>
          <w:rFonts w:ascii="Times New Roman" w:hAnsi="Times New Roman" w:cs="Times New Roman"/>
          <w:lang w:val="en-GB"/>
        </w:rPr>
      </w:pPr>
    </w:p>
    <w:p w14:paraId="41D85469" w14:textId="77777777" w:rsidR="008F4B93" w:rsidRPr="008F4B93" w:rsidRDefault="008F4B93" w:rsidP="008F4B93">
      <w:pPr>
        <w:tabs>
          <w:tab w:val="left" w:pos="1509"/>
        </w:tabs>
        <w:ind w:left="432" w:hanging="432"/>
        <w:jc w:val="both"/>
        <w:rPr>
          <w:rFonts w:ascii="Times New Roman" w:hAnsi="Times New Roman" w:cs="Times New Roman"/>
          <w:lang w:val="en-GB"/>
        </w:rPr>
      </w:pPr>
      <w:r w:rsidRPr="008F4B93">
        <w:rPr>
          <w:rFonts w:ascii="Times New Roman" w:hAnsi="Times New Roman" w:cs="Times New Roman"/>
          <w:lang w:val="en-GB"/>
        </w:rPr>
        <w:t>Place: Pune</w:t>
      </w:r>
    </w:p>
    <w:p w14:paraId="74F6D5E7" w14:textId="77777777" w:rsidR="006167C3" w:rsidRDefault="008F4B93" w:rsidP="008F4B93">
      <w:pPr>
        <w:tabs>
          <w:tab w:val="left" w:pos="1509"/>
        </w:tabs>
        <w:ind w:left="432" w:hanging="432"/>
        <w:jc w:val="both"/>
        <w:rPr>
          <w:rFonts w:ascii="Times New Roman" w:hAnsi="Times New Roman" w:cs="Times New Roman"/>
          <w:lang w:val="en-GB"/>
        </w:rPr>
      </w:pPr>
      <w:r w:rsidRPr="008F4B93">
        <w:rPr>
          <w:rFonts w:ascii="Times New Roman" w:hAnsi="Times New Roman" w:cs="Times New Roman"/>
          <w:lang w:val="en-GB"/>
        </w:rPr>
        <w:t>Note: It is mandatory that the Similarity Index report of plagiarism (only first page) should be</w:t>
      </w:r>
    </w:p>
    <w:p w14:paraId="232B1843" w14:textId="6CA444F8" w:rsidR="008F4B93" w:rsidRPr="00367B3C" w:rsidRDefault="008F4B93" w:rsidP="008F4B93">
      <w:pPr>
        <w:tabs>
          <w:tab w:val="left" w:pos="1509"/>
        </w:tabs>
        <w:ind w:left="432" w:hanging="432"/>
        <w:jc w:val="both"/>
        <w:rPr>
          <w:rFonts w:ascii="Times New Roman" w:hAnsi="Times New Roman" w:cs="Times New Roman"/>
          <w:lang w:val="en-GB"/>
        </w:rPr>
      </w:pPr>
      <w:r w:rsidRPr="008F4B93">
        <w:rPr>
          <w:rFonts w:ascii="Times New Roman" w:hAnsi="Times New Roman" w:cs="Times New Roman"/>
          <w:lang w:val="en-GB"/>
        </w:rPr>
        <w:t>appended to the UG/PG dissertation</w:t>
      </w:r>
    </w:p>
    <w:p w14:paraId="474E8D31" w14:textId="77777777" w:rsidR="00367B3C" w:rsidRPr="00367B3C" w:rsidRDefault="00367B3C" w:rsidP="00367B3C">
      <w:pPr>
        <w:tabs>
          <w:tab w:val="left" w:pos="1509"/>
        </w:tabs>
        <w:ind w:left="432" w:hanging="432"/>
        <w:jc w:val="both"/>
        <w:rPr>
          <w:rFonts w:ascii="Times New Roman" w:hAnsi="Times New Roman" w:cs="Times New Roman"/>
          <w:lang w:val="en-GB"/>
        </w:rPr>
      </w:pPr>
    </w:p>
    <w:p w14:paraId="2B8B7C40" w14:textId="77777777" w:rsidR="00367B3C" w:rsidRPr="00367B3C" w:rsidRDefault="00367B3C" w:rsidP="00367B3C">
      <w:pPr>
        <w:tabs>
          <w:tab w:val="left" w:pos="1509"/>
        </w:tabs>
        <w:ind w:left="432" w:hanging="432"/>
        <w:jc w:val="both"/>
        <w:rPr>
          <w:rFonts w:ascii="Times New Roman" w:hAnsi="Times New Roman" w:cs="Times New Roman"/>
          <w:lang w:val="en-GB"/>
        </w:rPr>
      </w:pPr>
    </w:p>
    <w:p w14:paraId="212A68DC" w14:textId="77777777" w:rsidR="00367B3C" w:rsidRPr="00367B3C" w:rsidRDefault="00367B3C" w:rsidP="00367B3C">
      <w:pPr>
        <w:tabs>
          <w:tab w:val="left" w:pos="1509"/>
        </w:tabs>
        <w:ind w:left="432" w:hanging="432"/>
        <w:jc w:val="both"/>
        <w:rPr>
          <w:rFonts w:ascii="Times New Roman" w:hAnsi="Times New Roman" w:cs="Times New Roman"/>
          <w:lang w:val="en-GB"/>
        </w:rPr>
      </w:pPr>
    </w:p>
    <w:sectPr w:rsidR="00367B3C" w:rsidRPr="00367B3C">
      <w:footerReference w:type="default" r:id="rId3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hil Shah" w:date="2026-07-07T16:35:00Z" w:initials="SS">
    <w:p w14:paraId="55444DDC" w14:textId="41C1C3E7" w:rsidR="002D4B7F" w:rsidRDefault="002D4B7F">
      <w:pPr>
        <w:pStyle w:val="CommentText"/>
      </w:pPr>
      <w:r>
        <w:rPr>
          <w:rStyle w:val="CommentReference"/>
        </w:rPr>
        <w:annotationRef/>
      </w:r>
      <w:r>
        <w:t>No italic</w:t>
      </w:r>
    </w:p>
  </w:comment>
  <w:comment w:id="2" w:author="Sahil Shah" w:date="2026-07-07T16:36:00Z" w:initials="SS">
    <w:p w14:paraId="7C54381F" w14:textId="6A8B3EDF" w:rsidR="002D4B7F" w:rsidRDefault="002D4B7F">
      <w:pPr>
        <w:pStyle w:val="CommentText"/>
      </w:pPr>
      <w:r>
        <w:rPr>
          <w:rStyle w:val="CommentReference"/>
        </w:rPr>
        <w:annotationRef/>
      </w:r>
      <w:r>
        <w:t xml:space="preserve">Make it materials and methods and merge </w:t>
      </w:r>
      <w:proofErr w:type="spellStart"/>
      <w:r>
        <w:t>ch</w:t>
      </w:r>
      <w:proofErr w:type="spellEnd"/>
      <w:r>
        <w:t xml:space="preserve"> 3 &amp; 4 as </w:t>
      </w:r>
      <w:proofErr w:type="spellStart"/>
      <w:r>
        <w:t>ch</w:t>
      </w:r>
      <w:proofErr w:type="spellEnd"/>
      <w:r>
        <w:t xml:space="preserve"> 3</w:t>
      </w:r>
    </w:p>
  </w:comment>
  <w:comment w:id="3" w:author="Sahil Shah" w:date="2026-07-07T16:36:00Z" w:initials="SS">
    <w:p w14:paraId="285CBB08" w14:textId="3DE36E8B" w:rsidR="002D4B7F" w:rsidRDefault="002D4B7F">
      <w:pPr>
        <w:pStyle w:val="CommentText"/>
      </w:pPr>
      <w:r>
        <w:rPr>
          <w:rStyle w:val="CommentReference"/>
        </w:rPr>
        <w:annotationRef/>
      </w:r>
      <w:r>
        <w:t>Result and discussion should be in 1 chapter</w:t>
      </w:r>
    </w:p>
  </w:comment>
  <w:comment w:id="4" w:author="Sahil Shah" w:date="2026-07-07T16:37:00Z" w:initials="SS">
    <w:p w14:paraId="547C56E8" w14:textId="6324CBB2" w:rsidR="002D4B7F" w:rsidRDefault="002D4B7F">
      <w:pPr>
        <w:pStyle w:val="CommentText"/>
      </w:pPr>
      <w:r>
        <w:rPr>
          <w:rStyle w:val="CommentReference"/>
        </w:rPr>
        <w:annotationRef/>
      </w:r>
      <w:r>
        <w:t>No chapter no. for references</w:t>
      </w:r>
    </w:p>
  </w:comment>
  <w:comment w:id="11" w:author="Sahil Shah" w:date="2026-07-07T16:37:00Z" w:initials="SS">
    <w:p w14:paraId="52BDFF66" w14:textId="439EB148" w:rsidR="002D4B7F" w:rsidRDefault="002D4B7F">
      <w:pPr>
        <w:pStyle w:val="CommentText"/>
      </w:pPr>
      <w:r>
        <w:rPr>
          <w:rStyle w:val="CommentReference"/>
        </w:rPr>
        <w:annotationRef/>
      </w:r>
      <w:r>
        <w:t>Include below your PRN, name and signature</w:t>
      </w:r>
    </w:p>
  </w:comment>
  <w:comment w:id="16" w:author="Sahil Shah" w:date="2026-07-07T16:38:00Z" w:initials="SS">
    <w:p w14:paraId="521F431C" w14:textId="49BDCDD5" w:rsidR="002D4B7F" w:rsidRDefault="002D4B7F">
      <w:pPr>
        <w:pStyle w:val="CommentText"/>
      </w:pPr>
      <w:r>
        <w:rPr>
          <w:rStyle w:val="CommentReference"/>
        </w:rPr>
        <w:annotationRef/>
      </w:r>
      <w:r>
        <w:t>Write about applicability and use of this system as a separate paragraph after this</w:t>
      </w:r>
    </w:p>
  </w:comment>
  <w:comment w:id="19" w:author="Sahil Shah" w:date="2026-07-07T16:39:00Z" w:initials="SS">
    <w:p w14:paraId="0FF931E3" w14:textId="4EED7AA3" w:rsidR="002D4B7F" w:rsidRDefault="002D4B7F">
      <w:pPr>
        <w:pStyle w:val="CommentText"/>
      </w:pPr>
      <w:r>
        <w:rPr>
          <w:rStyle w:val="CommentReference"/>
        </w:rPr>
        <w:annotationRef/>
      </w:r>
      <w:r>
        <w:t>No need of this</w:t>
      </w:r>
    </w:p>
  </w:comment>
  <w:comment w:id="23" w:author="Sahil Shah" w:date="2026-07-07T16:43:00Z" w:initials="SS">
    <w:p w14:paraId="4D3B2457" w14:textId="5354D872" w:rsidR="002D4B7F" w:rsidRDefault="002D4B7F">
      <w:pPr>
        <w:pStyle w:val="CommentText"/>
      </w:pPr>
      <w:r>
        <w:rPr>
          <w:rStyle w:val="CommentReference"/>
        </w:rPr>
        <w:annotationRef/>
      </w:r>
      <w:r>
        <w:t>Can you rewrite with shorter sentences and include details about how it performs against existing works</w:t>
      </w:r>
    </w:p>
  </w:comment>
  <w:comment w:id="35" w:author="Sahil Shah" w:date="2026-07-07T16:44:00Z" w:initials="SS">
    <w:p w14:paraId="3F4038EA" w14:textId="246570D1" w:rsidR="002D4B7F" w:rsidRDefault="002D4B7F">
      <w:pPr>
        <w:pStyle w:val="CommentText"/>
      </w:pPr>
      <w:r>
        <w:rPr>
          <w:rStyle w:val="CommentReference"/>
        </w:rPr>
        <w:annotationRef/>
      </w:r>
      <w:r>
        <w:t>Only include either APA style or [1] number not both</w:t>
      </w:r>
    </w:p>
  </w:comment>
  <w:comment w:id="54" w:author="Sahil Shah" w:date="2026-07-07T16:45:00Z" w:initials="SS">
    <w:p w14:paraId="3D469105" w14:textId="46EAE230" w:rsidR="00403136" w:rsidRDefault="00403136">
      <w:pPr>
        <w:pStyle w:val="CommentText"/>
      </w:pPr>
      <w:r>
        <w:rPr>
          <w:rStyle w:val="CommentReference"/>
        </w:rPr>
        <w:annotationRef/>
      </w:r>
      <w:r>
        <w:t>Include scope of research as separate paragraph</w:t>
      </w:r>
    </w:p>
  </w:comment>
  <w:comment w:id="65" w:author="Sahil Shah" w:date="2026-07-07T16:47:00Z" w:initials="SS">
    <w:p w14:paraId="17C05FB0" w14:textId="2ED1B2DA" w:rsidR="00403136" w:rsidRDefault="00403136">
      <w:pPr>
        <w:pStyle w:val="CommentText"/>
      </w:pPr>
      <w:r>
        <w:rPr>
          <w:rStyle w:val="CommentReference"/>
        </w:rPr>
        <w:annotationRef/>
      </w:r>
      <w:r>
        <w:t>Keep only 1 style not both</w:t>
      </w:r>
    </w:p>
  </w:comment>
  <w:comment w:id="66" w:author="Sahil Shah" w:date="2026-07-07T16:47:00Z" w:initials="SS">
    <w:p w14:paraId="05D68F91" w14:textId="2F9EA809" w:rsidR="00403136" w:rsidRDefault="00403136">
      <w:pPr>
        <w:pStyle w:val="CommentText"/>
      </w:pPr>
      <w:r>
        <w:rPr>
          <w:rStyle w:val="CommentReference"/>
        </w:rPr>
        <w:annotationRef/>
      </w:r>
      <w:r>
        <w:t>Change chapter numbers as suggested</w:t>
      </w:r>
    </w:p>
  </w:comment>
  <w:comment w:id="92" w:author="Sahil Shah" w:date="2026-07-07T16:48:00Z" w:initials="SS">
    <w:p w14:paraId="132649CB" w14:textId="62F66741" w:rsidR="00403136" w:rsidRDefault="00403136">
      <w:pPr>
        <w:pStyle w:val="CommentText"/>
      </w:pPr>
      <w:r>
        <w:rPr>
          <w:rStyle w:val="CommentReference"/>
        </w:rPr>
        <w:annotationRef/>
      </w:r>
      <w:r>
        <w:t xml:space="preserve">Make it materials and methods and merge with </w:t>
      </w:r>
      <w:proofErr w:type="spellStart"/>
      <w:r>
        <w:t>ch</w:t>
      </w:r>
      <w:proofErr w:type="spellEnd"/>
      <w:r>
        <w:t xml:space="preserve"> 4</w:t>
      </w:r>
    </w:p>
  </w:comment>
  <w:comment w:id="97" w:author="Sahil Shah" w:date="2026-07-07T16:49:00Z" w:initials="SS">
    <w:p w14:paraId="48EFD038" w14:textId="128C278C" w:rsidR="00403136" w:rsidRDefault="00403136">
      <w:pPr>
        <w:pStyle w:val="CommentText"/>
      </w:pPr>
      <w:r>
        <w:rPr>
          <w:rStyle w:val="CommentReference"/>
        </w:rPr>
        <w:annotationRef/>
      </w:r>
      <w:r>
        <w:t>Remove extra spaces between paras</w:t>
      </w:r>
    </w:p>
  </w:comment>
  <w:comment w:id="109" w:author="Sahil Shah" w:date="2026-07-07T16:49:00Z" w:initials="SS">
    <w:p w14:paraId="4A4C42E0" w14:textId="1041A19B" w:rsidR="00403136" w:rsidRDefault="00403136">
      <w:pPr>
        <w:pStyle w:val="CommentText"/>
      </w:pPr>
      <w:r>
        <w:rPr>
          <w:rStyle w:val="CommentReference"/>
        </w:rPr>
        <w:annotationRef/>
      </w:r>
      <w:r>
        <w:t xml:space="preserve">Remove such dashes </w:t>
      </w:r>
      <w:proofErr w:type="spellStart"/>
      <w:r>
        <w:t>through out</w:t>
      </w:r>
      <w:proofErr w:type="spellEnd"/>
      <w:r>
        <w:t xml:space="preserve"> the report</w:t>
      </w:r>
    </w:p>
  </w:comment>
  <w:comment w:id="113" w:author="Sahil Shah" w:date="2026-07-07T16:52:00Z" w:initials="SS">
    <w:p w14:paraId="2479F1F7" w14:textId="3DC93AEF" w:rsidR="00403136" w:rsidRDefault="00403136">
      <w:pPr>
        <w:pStyle w:val="CommentText"/>
      </w:pPr>
      <w:r>
        <w:rPr>
          <w:rStyle w:val="CommentReference"/>
        </w:rPr>
        <w:annotationRef/>
      </w:r>
      <w:r>
        <w:t xml:space="preserve">Can you make all boxes of same </w:t>
      </w:r>
      <w:proofErr w:type="spellStart"/>
      <w:r>
        <w:t>color</w:t>
      </w:r>
      <w:proofErr w:type="spellEnd"/>
    </w:p>
  </w:comment>
  <w:comment w:id="119" w:author="Sahil Shah" w:date="2026-07-07T16:54:00Z" w:initials="SS">
    <w:p w14:paraId="42A16851" w14:textId="495B478E" w:rsidR="00403136" w:rsidRDefault="00403136">
      <w:pPr>
        <w:pStyle w:val="CommentText"/>
      </w:pPr>
      <w:r>
        <w:rPr>
          <w:rStyle w:val="CommentReference"/>
        </w:rPr>
        <w:annotationRef/>
      </w:r>
      <w:r>
        <w:t>Citation??</w:t>
      </w:r>
    </w:p>
  </w:comment>
  <w:comment w:id="128" w:author="Sahil Shah" w:date="2026-07-07T16:54:00Z" w:initials="SS">
    <w:p w14:paraId="3EBCD7B0" w14:textId="0993D014" w:rsidR="00403136" w:rsidRDefault="00403136">
      <w:pPr>
        <w:pStyle w:val="CommentText"/>
      </w:pPr>
      <w:r>
        <w:rPr>
          <w:rStyle w:val="CommentReference"/>
        </w:rPr>
        <w:annotationRef/>
      </w:r>
      <w:r>
        <w:t>Citation??</w:t>
      </w:r>
    </w:p>
  </w:comment>
  <w:comment w:id="137" w:author="Sahil Shah" w:date="2026-07-07T16:55:00Z" w:initials="SS">
    <w:p w14:paraId="13E2BFAE" w14:textId="5624C6DA" w:rsidR="00403136" w:rsidRDefault="00403136">
      <w:pPr>
        <w:pStyle w:val="CommentText"/>
      </w:pPr>
      <w:r>
        <w:rPr>
          <w:rStyle w:val="CommentReference"/>
        </w:rPr>
        <w:annotationRef/>
      </w:r>
      <w:r>
        <w:t>What is u??</w:t>
      </w:r>
    </w:p>
  </w:comment>
  <w:comment w:id="196" w:author="Sahil Shah" w:date="2026-07-07T17:06:00Z" w:initials="SS">
    <w:p w14:paraId="4869FB21" w14:textId="5DE27727" w:rsidR="00446F9C" w:rsidRDefault="00446F9C">
      <w:pPr>
        <w:pStyle w:val="CommentText"/>
      </w:pPr>
      <w:r>
        <w:rPr>
          <w:rStyle w:val="CommentReference"/>
        </w:rPr>
        <w:annotationRef/>
      </w:r>
      <w:r>
        <w:t>Cross check, how table 10 and table 1??</w:t>
      </w:r>
    </w:p>
  </w:comment>
  <w:comment w:id="201" w:author="Sahil Shah" w:date="2026-07-07T17:06:00Z" w:initials="SS">
    <w:p w14:paraId="082A762B" w14:textId="18C4367C" w:rsidR="004A293F" w:rsidRDefault="004A293F">
      <w:pPr>
        <w:pStyle w:val="CommentText"/>
      </w:pPr>
      <w:r>
        <w:rPr>
          <w:rStyle w:val="CommentReference"/>
        </w:rPr>
        <w:annotationRef/>
      </w:r>
      <w:r>
        <w:t>Make it shorter, table headings should not refer other tables</w:t>
      </w:r>
    </w:p>
  </w:comment>
  <w:comment w:id="204" w:author="Sahil Shah" w:date="2026-07-07T17:06:00Z" w:initials="SS">
    <w:p w14:paraId="7DBB6202" w14:textId="6BA492E4" w:rsidR="004A293F" w:rsidRDefault="004A293F">
      <w:pPr>
        <w:pStyle w:val="CommentText"/>
      </w:pPr>
      <w:r>
        <w:rPr>
          <w:rStyle w:val="CommentReference"/>
        </w:rPr>
        <w:annotationRef/>
      </w:r>
      <w:r>
        <w:t>Make it concise</w:t>
      </w:r>
    </w:p>
  </w:comment>
  <w:comment w:id="207" w:author="Sahil Shah" w:date="2026-07-07T17:07:00Z" w:initials="SS">
    <w:p w14:paraId="0EE1632F" w14:textId="0B004318" w:rsidR="004A293F" w:rsidRDefault="004A293F">
      <w:pPr>
        <w:pStyle w:val="CommentText"/>
      </w:pPr>
      <w:r>
        <w:rPr>
          <w:rStyle w:val="CommentReference"/>
        </w:rPr>
        <w:annotationRef/>
      </w:r>
      <w:r>
        <w:t>Table headings should be shorter, the explanation part you can write below table</w:t>
      </w:r>
    </w:p>
  </w:comment>
  <w:comment w:id="226" w:author="Sahil Shah" w:date="2026-07-07T17:08:00Z" w:initials="SS">
    <w:p w14:paraId="7EDA874A" w14:textId="4738BF76" w:rsidR="004A293F" w:rsidRDefault="004A293F">
      <w:pPr>
        <w:pStyle w:val="CommentText"/>
      </w:pPr>
      <w:r>
        <w:rPr>
          <w:rStyle w:val="CommentReference"/>
        </w:rPr>
        <w:annotationRef/>
      </w:r>
      <w:r>
        <w:t>Do not refer to sections/any other part as much as possible in table captions, make them shorter</w:t>
      </w:r>
    </w:p>
  </w:comment>
  <w:comment w:id="231" w:author="Sahil Shah" w:date="2026-07-07T17:09:00Z" w:initials="SS">
    <w:p w14:paraId="39A2DA8E" w14:textId="2EB33817" w:rsidR="004A293F" w:rsidRDefault="004A293F">
      <w:pPr>
        <w:pStyle w:val="CommentText"/>
      </w:pPr>
      <w:r>
        <w:rPr>
          <w:rStyle w:val="CommentReference"/>
        </w:rPr>
        <w:annotationRef/>
      </w:r>
      <w:r>
        <w:t>Merge it with results section</w:t>
      </w:r>
    </w:p>
  </w:comment>
  <w:comment w:id="241" w:author="Sahil Shah" w:date="2026-07-07T17:10:00Z" w:initials="SS">
    <w:p w14:paraId="43388466" w14:textId="2A6FD2D1" w:rsidR="004A293F" w:rsidRDefault="004A293F">
      <w:pPr>
        <w:pStyle w:val="CommentText"/>
      </w:pPr>
      <w:r>
        <w:rPr>
          <w:rStyle w:val="CommentReference"/>
        </w:rPr>
        <w:annotationRef/>
      </w:r>
      <w:r>
        <w:t>Include limitations and future work of this study</w:t>
      </w:r>
    </w:p>
  </w:comment>
  <w:comment w:id="240" w:author="Sahil Shah" w:date="2026-07-07T17:09:00Z" w:initials="SS">
    <w:p w14:paraId="326C44B7" w14:textId="66F7D73C" w:rsidR="004A293F" w:rsidRPr="004A293F" w:rsidRDefault="004A293F">
      <w:pPr>
        <w:pStyle w:val="CommentText"/>
      </w:pPr>
      <w:r>
        <w:rPr>
          <w:rStyle w:val="CommentReference"/>
        </w:rPr>
        <w:annotationRef/>
      </w:r>
      <w:r w:rsidRPr="004A293F">
        <w:t>Include them as a paragraph, do not s</w:t>
      </w:r>
      <w:r>
        <w:t>how separately</w:t>
      </w:r>
    </w:p>
  </w:comment>
  <w:comment w:id="244" w:author="Sahil Shah" w:date="2026-07-07T17:10:00Z" w:initials="SS">
    <w:p w14:paraId="25DCD7CA" w14:textId="3B506EBC" w:rsidR="004A293F" w:rsidRDefault="004A293F">
      <w:pPr>
        <w:pStyle w:val="CommentText"/>
      </w:pPr>
      <w:r>
        <w:rPr>
          <w:rStyle w:val="CommentReference"/>
        </w:rPr>
        <w:annotationRef/>
      </w:r>
      <w:r>
        <w:t>No chapter number for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444DDC" w15:done="0"/>
  <w15:commentEx w15:paraId="7C54381F" w15:done="0"/>
  <w15:commentEx w15:paraId="285CBB08" w15:done="0"/>
  <w15:commentEx w15:paraId="547C56E8" w15:done="0"/>
  <w15:commentEx w15:paraId="52BDFF66" w15:done="0"/>
  <w15:commentEx w15:paraId="521F431C" w15:done="0"/>
  <w15:commentEx w15:paraId="0FF931E3" w15:done="0"/>
  <w15:commentEx w15:paraId="4D3B2457" w15:done="0"/>
  <w15:commentEx w15:paraId="3F4038EA" w15:done="0"/>
  <w15:commentEx w15:paraId="3D469105" w15:done="0"/>
  <w15:commentEx w15:paraId="17C05FB0" w15:done="0"/>
  <w15:commentEx w15:paraId="05D68F91" w15:done="0"/>
  <w15:commentEx w15:paraId="132649CB" w15:done="0"/>
  <w15:commentEx w15:paraId="48EFD038" w15:done="0"/>
  <w15:commentEx w15:paraId="4A4C42E0" w15:done="0"/>
  <w15:commentEx w15:paraId="2479F1F7" w15:done="0"/>
  <w15:commentEx w15:paraId="42A16851" w15:done="0"/>
  <w15:commentEx w15:paraId="3EBCD7B0" w15:done="0"/>
  <w15:commentEx w15:paraId="13E2BFAE" w15:done="0"/>
  <w15:commentEx w15:paraId="4869FB21" w15:done="0"/>
  <w15:commentEx w15:paraId="082A762B" w15:done="0"/>
  <w15:commentEx w15:paraId="7DBB6202" w15:done="0"/>
  <w15:commentEx w15:paraId="0EE1632F" w15:done="0"/>
  <w15:commentEx w15:paraId="7EDA874A" w15:done="0"/>
  <w15:commentEx w15:paraId="39A2DA8E" w15:done="0"/>
  <w15:commentEx w15:paraId="43388466" w15:done="0"/>
  <w15:commentEx w15:paraId="326C44B7" w15:done="0"/>
  <w15:commentEx w15:paraId="25DCD7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564568B" w16cex:dateUtc="2026-07-07T11:05:00Z"/>
  <w16cex:commentExtensible w16cex:durableId="666C442E" w16cex:dateUtc="2026-07-07T11:06:00Z"/>
  <w16cex:commentExtensible w16cex:durableId="476759EC" w16cex:dateUtc="2026-07-07T11:06:00Z"/>
  <w16cex:commentExtensible w16cex:durableId="02E7E87B" w16cex:dateUtc="2026-07-07T11:07:00Z"/>
  <w16cex:commentExtensible w16cex:durableId="37134D27" w16cex:dateUtc="2026-07-07T11:07:00Z"/>
  <w16cex:commentExtensible w16cex:durableId="7315F44A" w16cex:dateUtc="2026-07-07T11:08:00Z"/>
  <w16cex:commentExtensible w16cex:durableId="56F5CFB3" w16cex:dateUtc="2026-07-07T11:09:00Z"/>
  <w16cex:commentExtensible w16cex:durableId="4D48043B" w16cex:dateUtc="2026-07-07T11:13:00Z"/>
  <w16cex:commentExtensible w16cex:durableId="6180AFAB" w16cex:dateUtc="2026-07-07T11:14:00Z"/>
  <w16cex:commentExtensible w16cex:durableId="73C801FC" w16cex:dateUtc="2026-07-07T11:15:00Z"/>
  <w16cex:commentExtensible w16cex:durableId="6D0F4BFA" w16cex:dateUtc="2026-07-07T11:17:00Z"/>
  <w16cex:commentExtensible w16cex:durableId="7DE7AA9C" w16cex:dateUtc="2026-07-07T11:17:00Z"/>
  <w16cex:commentExtensible w16cex:durableId="02BB46A5" w16cex:dateUtc="2026-07-07T11:18:00Z"/>
  <w16cex:commentExtensible w16cex:durableId="315D68F1" w16cex:dateUtc="2026-07-07T11:19:00Z"/>
  <w16cex:commentExtensible w16cex:durableId="135091AF" w16cex:dateUtc="2026-07-07T11:19:00Z"/>
  <w16cex:commentExtensible w16cex:durableId="30664057" w16cex:dateUtc="2026-07-07T11:22:00Z"/>
  <w16cex:commentExtensible w16cex:durableId="08FAC99A" w16cex:dateUtc="2026-07-07T11:24:00Z"/>
  <w16cex:commentExtensible w16cex:durableId="426EC4C9" w16cex:dateUtc="2026-07-07T11:24:00Z"/>
  <w16cex:commentExtensible w16cex:durableId="5A605C65" w16cex:dateUtc="2026-07-07T11:25:00Z"/>
  <w16cex:commentExtensible w16cex:durableId="1FE6CB10" w16cex:dateUtc="2026-07-07T11:36:00Z"/>
  <w16cex:commentExtensible w16cex:durableId="1D68EEE0" w16cex:dateUtc="2026-07-07T11:36:00Z"/>
  <w16cex:commentExtensible w16cex:durableId="09BD014E" w16cex:dateUtc="2026-07-07T11:36:00Z"/>
  <w16cex:commentExtensible w16cex:durableId="1CB99108" w16cex:dateUtc="2026-07-07T11:37:00Z"/>
  <w16cex:commentExtensible w16cex:durableId="4D8D8B28" w16cex:dateUtc="2026-07-07T11:38:00Z"/>
  <w16cex:commentExtensible w16cex:durableId="25EB7746" w16cex:dateUtc="2026-07-07T11:39:00Z"/>
  <w16cex:commentExtensible w16cex:durableId="22021EE8" w16cex:dateUtc="2026-07-07T11:40:00Z"/>
  <w16cex:commentExtensible w16cex:durableId="0EEE48AA" w16cex:dateUtc="2026-07-07T11:39:00Z"/>
  <w16cex:commentExtensible w16cex:durableId="457BCB52" w16cex:dateUtc="2026-07-07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444DDC" w16cid:durableId="6564568B"/>
  <w16cid:commentId w16cid:paraId="7C54381F" w16cid:durableId="666C442E"/>
  <w16cid:commentId w16cid:paraId="285CBB08" w16cid:durableId="476759EC"/>
  <w16cid:commentId w16cid:paraId="547C56E8" w16cid:durableId="02E7E87B"/>
  <w16cid:commentId w16cid:paraId="52BDFF66" w16cid:durableId="37134D27"/>
  <w16cid:commentId w16cid:paraId="521F431C" w16cid:durableId="7315F44A"/>
  <w16cid:commentId w16cid:paraId="0FF931E3" w16cid:durableId="56F5CFB3"/>
  <w16cid:commentId w16cid:paraId="4D3B2457" w16cid:durableId="4D48043B"/>
  <w16cid:commentId w16cid:paraId="3F4038EA" w16cid:durableId="6180AFAB"/>
  <w16cid:commentId w16cid:paraId="3D469105" w16cid:durableId="73C801FC"/>
  <w16cid:commentId w16cid:paraId="17C05FB0" w16cid:durableId="6D0F4BFA"/>
  <w16cid:commentId w16cid:paraId="05D68F91" w16cid:durableId="7DE7AA9C"/>
  <w16cid:commentId w16cid:paraId="132649CB" w16cid:durableId="02BB46A5"/>
  <w16cid:commentId w16cid:paraId="48EFD038" w16cid:durableId="315D68F1"/>
  <w16cid:commentId w16cid:paraId="4A4C42E0" w16cid:durableId="135091AF"/>
  <w16cid:commentId w16cid:paraId="2479F1F7" w16cid:durableId="30664057"/>
  <w16cid:commentId w16cid:paraId="42A16851" w16cid:durableId="08FAC99A"/>
  <w16cid:commentId w16cid:paraId="3EBCD7B0" w16cid:durableId="426EC4C9"/>
  <w16cid:commentId w16cid:paraId="13E2BFAE" w16cid:durableId="5A605C65"/>
  <w16cid:commentId w16cid:paraId="4869FB21" w16cid:durableId="1FE6CB10"/>
  <w16cid:commentId w16cid:paraId="082A762B" w16cid:durableId="1D68EEE0"/>
  <w16cid:commentId w16cid:paraId="7DBB6202" w16cid:durableId="09BD014E"/>
  <w16cid:commentId w16cid:paraId="0EE1632F" w16cid:durableId="1CB99108"/>
  <w16cid:commentId w16cid:paraId="7EDA874A" w16cid:durableId="4D8D8B28"/>
  <w16cid:commentId w16cid:paraId="39A2DA8E" w16cid:durableId="25EB7746"/>
  <w16cid:commentId w16cid:paraId="43388466" w16cid:durableId="22021EE8"/>
  <w16cid:commentId w16cid:paraId="326C44B7" w16cid:durableId="0EEE48AA"/>
  <w16cid:commentId w16cid:paraId="25DCD7CA" w16cid:durableId="457BCB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D2A76" w14:textId="77777777" w:rsidR="00E621E3" w:rsidRDefault="00E621E3" w:rsidP="00E22F04">
      <w:pPr>
        <w:spacing w:after="0" w:line="240" w:lineRule="auto"/>
      </w:pPr>
      <w:r>
        <w:separator/>
      </w:r>
    </w:p>
  </w:endnote>
  <w:endnote w:type="continuationSeparator" w:id="0">
    <w:p w14:paraId="79BF3AAB" w14:textId="77777777" w:rsidR="00E621E3" w:rsidRDefault="00E621E3" w:rsidP="00E22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596633"/>
      <w:docPartObj>
        <w:docPartGallery w:val="Page Numbers (Bottom of Page)"/>
        <w:docPartUnique/>
      </w:docPartObj>
    </w:sdtPr>
    <w:sdtEndPr>
      <w:rPr>
        <w:noProof/>
      </w:rPr>
    </w:sdtEndPr>
    <w:sdtContent>
      <w:p w14:paraId="63A3A593" w14:textId="77777777" w:rsidR="00E22F04" w:rsidRDefault="00E22F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13DEC2" w14:textId="77777777" w:rsidR="00E22F04" w:rsidRDefault="00E22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F2725" w14:textId="77777777" w:rsidR="00E621E3" w:rsidRDefault="00E621E3" w:rsidP="00E22F04">
      <w:pPr>
        <w:spacing w:after="0" w:line="240" w:lineRule="auto"/>
      </w:pPr>
      <w:r>
        <w:separator/>
      </w:r>
    </w:p>
  </w:footnote>
  <w:footnote w:type="continuationSeparator" w:id="0">
    <w:p w14:paraId="59058329" w14:textId="77777777" w:rsidR="00E621E3" w:rsidRDefault="00E621E3" w:rsidP="00E22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5615C"/>
    <w:multiLevelType w:val="hybridMultilevel"/>
    <w:tmpl w:val="BB9AA0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4C0B8E"/>
    <w:multiLevelType w:val="hybridMultilevel"/>
    <w:tmpl w:val="0F0CA2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CAB35F0"/>
    <w:multiLevelType w:val="multilevel"/>
    <w:tmpl w:val="CCF680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26703D5"/>
    <w:multiLevelType w:val="hybridMultilevel"/>
    <w:tmpl w:val="493626D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A95328"/>
    <w:multiLevelType w:val="hybridMultilevel"/>
    <w:tmpl w:val="C08C6694"/>
    <w:lvl w:ilvl="0" w:tplc="BE26510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945F2D"/>
    <w:multiLevelType w:val="hybridMultilevel"/>
    <w:tmpl w:val="F4FE4D2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B46FCF"/>
    <w:multiLevelType w:val="hybridMultilevel"/>
    <w:tmpl w:val="683E8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851729">
    <w:abstractNumId w:val="2"/>
  </w:num>
  <w:num w:numId="2" w16cid:durableId="1813256314">
    <w:abstractNumId w:val="1"/>
  </w:num>
  <w:num w:numId="3" w16cid:durableId="1432970743">
    <w:abstractNumId w:val="6"/>
  </w:num>
  <w:num w:numId="4" w16cid:durableId="1783070293">
    <w:abstractNumId w:val="3"/>
  </w:num>
  <w:num w:numId="5" w16cid:durableId="339893513">
    <w:abstractNumId w:val="4"/>
  </w:num>
  <w:num w:numId="6" w16cid:durableId="645668842">
    <w:abstractNumId w:val="0"/>
  </w:num>
  <w:num w:numId="7" w16cid:durableId="211794050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hil Shah">
    <w15:presenceInfo w15:providerId="AD" w15:userId="S::sahil@sig.ac.in::0d239231-a554-42df-ac7e-945f332448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F04"/>
    <w:rsid w:val="0000064F"/>
    <w:rsid w:val="000265BE"/>
    <w:rsid w:val="00075628"/>
    <w:rsid w:val="0008798D"/>
    <w:rsid w:val="000B69C2"/>
    <w:rsid w:val="000B7009"/>
    <w:rsid w:val="000D2B83"/>
    <w:rsid w:val="00104160"/>
    <w:rsid w:val="00105610"/>
    <w:rsid w:val="00142AC3"/>
    <w:rsid w:val="001739DD"/>
    <w:rsid w:val="002051CB"/>
    <w:rsid w:val="002076EC"/>
    <w:rsid w:val="00290E31"/>
    <w:rsid w:val="002D4B7F"/>
    <w:rsid w:val="002F091D"/>
    <w:rsid w:val="0031574E"/>
    <w:rsid w:val="00367B3C"/>
    <w:rsid w:val="00383F72"/>
    <w:rsid w:val="003C2FB2"/>
    <w:rsid w:val="003F1387"/>
    <w:rsid w:val="00403136"/>
    <w:rsid w:val="00425B24"/>
    <w:rsid w:val="00446F9C"/>
    <w:rsid w:val="004A293F"/>
    <w:rsid w:val="004E3A51"/>
    <w:rsid w:val="004F4D98"/>
    <w:rsid w:val="00524AC9"/>
    <w:rsid w:val="005D3CFC"/>
    <w:rsid w:val="005E2033"/>
    <w:rsid w:val="006167C3"/>
    <w:rsid w:val="006446FF"/>
    <w:rsid w:val="006532FD"/>
    <w:rsid w:val="00660BFD"/>
    <w:rsid w:val="0067617D"/>
    <w:rsid w:val="006B6AA2"/>
    <w:rsid w:val="006B6E67"/>
    <w:rsid w:val="0071737C"/>
    <w:rsid w:val="007231FF"/>
    <w:rsid w:val="007456FF"/>
    <w:rsid w:val="00757270"/>
    <w:rsid w:val="007B669F"/>
    <w:rsid w:val="007E399A"/>
    <w:rsid w:val="007E3D0B"/>
    <w:rsid w:val="00803D34"/>
    <w:rsid w:val="008708EC"/>
    <w:rsid w:val="008B73DA"/>
    <w:rsid w:val="008F4B93"/>
    <w:rsid w:val="00A07F85"/>
    <w:rsid w:val="00A364EA"/>
    <w:rsid w:val="00A502FD"/>
    <w:rsid w:val="00AA5B1B"/>
    <w:rsid w:val="00B07B0D"/>
    <w:rsid w:val="00B445A0"/>
    <w:rsid w:val="00B65686"/>
    <w:rsid w:val="00B85762"/>
    <w:rsid w:val="00BE2EB9"/>
    <w:rsid w:val="00C154C0"/>
    <w:rsid w:val="00C53FC2"/>
    <w:rsid w:val="00C7719F"/>
    <w:rsid w:val="00CA4C4F"/>
    <w:rsid w:val="00CA6EF9"/>
    <w:rsid w:val="00CC5159"/>
    <w:rsid w:val="00D2016B"/>
    <w:rsid w:val="00D543B8"/>
    <w:rsid w:val="00D711EF"/>
    <w:rsid w:val="00DB725A"/>
    <w:rsid w:val="00DD7434"/>
    <w:rsid w:val="00DF7509"/>
    <w:rsid w:val="00E0781F"/>
    <w:rsid w:val="00E22F04"/>
    <w:rsid w:val="00E621C0"/>
    <w:rsid w:val="00E621E3"/>
    <w:rsid w:val="00E84CC4"/>
    <w:rsid w:val="00EB7B74"/>
    <w:rsid w:val="00ED423A"/>
    <w:rsid w:val="00EE258B"/>
    <w:rsid w:val="00F67CA9"/>
    <w:rsid w:val="00F77F6F"/>
    <w:rsid w:val="00FA2FE9"/>
    <w:rsid w:val="00FA6AAD"/>
    <w:rsid w:val="00FC0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663F0"/>
  <w15:chartTrackingRefBased/>
  <w15:docId w15:val="{691BCB87-026C-4A87-BA75-8E690C9FA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F04"/>
    <w:rPr>
      <w:rFonts w:eastAsiaTheme="majorEastAsia" w:cstheme="majorBidi"/>
      <w:color w:val="272727" w:themeColor="text1" w:themeTint="D8"/>
    </w:rPr>
  </w:style>
  <w:style w:type="paragraph" w:styleId="Title">
    <w:name w:val="Title"/>
    <w:basedOn w:val="Normal"/>
    <w:next w:val="Normal"/>
    <w:link w:val="TitleChar"/>
    <w:uiPriority w:val="10"/>
    <w:qFormat/>
    <w:rsid w:val="00E22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F04"/>
    <w:pPr>
      <w:spacing w:before="160"/>
      <w:jc w:val="center"/>
    </w:pPr>
    <w:rPr>
      <w:i/>
      <w:iCs/>
      <w:color w:val="404040" w:themeColor="text1" w:themeTint="BF"/>
    </w:rPr>
  </w:style>
  <w:style w:type="character" w:customStyle="1" w:styleId="QuoteChar">
    <w:name w:val="Quote Char"/>
    <w:basedOn w:val="DefaultParagraphFont"/>
    <w:link w:val="Quote"/>
    <w:uiPriority w:val="29"/>
    <w:rsid w:val="00E22F04"/>
    <w:rPr>
      <w:i/>
      <w:iCs/>
      <w:color w:val="404040" w:themeColor="text1" w:themeTint="BF"/>
    </w:rPr>
  </w:style>
  <w:style w:type="paragraph" w:styleId="ListParagraph">
    <w:name w:val="List Paragraph"/>
    <w:basedOn w:val="Normal"/>
    <w:uiPriority w:val="34"/>
    <w:qFormat/>
    <w:rsid w:val="00E22F04"/>
    <w:pPr>
      <w:ind w:left="720"/>
      <w:contextualSpacing/>
    </w:pPr>
  </w:style>
  <w:style w:type="character" w:styleId="IntenseEmphasis">
    <w:name w:val="Intense Emphasis"/>
    <w:basedOn w:val="DefaultParagraphFont"/>
    <w:uiPriority w:val="21"/>
    <w:qFormat/>
    <w:rsid w:val="00E22F04"/>
    <w:rPr>
      <w:i/>
      <w:iCs/>
      <w:color w:val="0F4761" w:themeColor="accent1" w:themeShade="BF"/>
    </w:rPr>
  </w:style>
  <w:style w:type="paragraph" w:styleId="IntenseQuote">
    <w:name w:val="Intense Quote"/>
    <w:basedOn w:val="Normal"/>
    <w:next w:val="Normal"/>
    <w:link w:val="IntenseQuoteChar"/>
    <w:uiPriority w:val="30"/>
    <w:qFormat/>
    <w:rsid w:val="00E22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F04"/>
    <w:rPr>
      <w:i/>
      <w:iCs/>
      <w:color w:val="0F4761" w:themeColor="accent1" w:themeShade="BF"/>
    </w:rPr>
  </w:style>
  <w:style w:type="character" w:styleId="IntenseReference">
    <w:name w:val="Intense Reference"/>
    <w:basedOn w:val="DefaultParagraphFont"/>
    <w:uiPriority w:val="32"/>
    <w:qFormat/>
    <w:rsid w:val="00E22F04"/>
    <w:rPr>
      <w:b/>
      <w:bCs/>
      <w:smallCaps/>
      <w:color w:val="0F4761" w:themeColor="accent1" w:themeShade="BF"/>
      <w:spacing w:val="5"/>
    </w:rPr>
  </w:style>
  <w:style w:type="paragraph" w:styleId="Header">
    <w:name w:val="header"/>
    <w:basedOn w:val="Normal"/>
    <w:link w:val="HeaderChar"/>
    <w:uiPriority w:val="99"/>
    <w:unhideWhenUsed/>
    <w:rsid w:val="00E22F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2F04"/>
  </w:style>
  <w:style w:type="paragraph" w:styleId="Footer">
    <w:name w:val="footer"/>
    <w:basedOn w:val="Normal"/>
    <w:link w:val="FooterChar"/>
    <w:uiPriority w:val="99"/>
    <w:unhideWhenUsed/>
    <w:rsid w:val="00E22F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2F04"/>
  </w:style>
  <w:style w:type="paragraph" w:styleId="HTMLPreformatted">
    <w:name w:val="HTML Preformatted"/>
    <w:basedOn w:val="Normal"/>
    <w:link w:val="HTMLPreformattedChar"/>
    <w:uiPriority w:val="99"/>
    <w:semiHidden/>
    <w:unhideWhenUsed/>
    <w:rsid w:val="006446F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46FF"/>
    <w:rPr>
      <w:rFonts w:ascii="Consolas" w:hAnsi="Consolas"/>
      <w:sz w:val="20"/>
      <w:szCs w:val="20"/>
    </w:rPr>
  </w:style>
  <w:style w:type="table" w:styleId="TableGrid">
    <w:name w:val="Table Grid"/>
    <w:basedOn w:val="TableNormal"/>
    <w:uiPriority w:val="39"/>
    <w:qFormat/>
    <w:rsid w:val="00644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532FD"/>
    <w:rPr>
      <w:color w:val="666666"/>
    </w:rPr>
  </w:style>
  <w:style w:type="paragraph" w:styleId="TOC1">
    <w:name w:val="toc 1"/>
    <w:basedOn w:val="Normal"/>
    <w:next w:val="Normal"/>
    <w:autoRedefine/>
    <w:uiPriority w:val="39"/>
    <w:unhideWhenUsed/>
    <w:rsid w:val="00CA4C4F"/>
    <w:pPr>
      <w:spacing w:after="100"/>
    </w:pPr>
  </w:style>
  <w:style w:type="paragraph" w:styleId="TOC2">
    <w:name w:val="toc 2"/>
    <w:basedOn w:val="Normal"/>
    <w:next w:val="Normal"/>
    <w:autoRedefine/>
    <w:uiPriority w:val="39"/>
    <w:unhideWhenUsed/>
    <w:rsid w:val="00CA4C4F"/>
    <w:pPr>
      <w:spacing w:after="100"/>
      <w:ind w:left="240"/>
    </w:pPr>
  </w:style>
  <w:style w:type="paragraph" w:styleId="TOC3">
    <w:name w:val="toc 3"/>
    <w:basedOn w:val="Normal"/>
    <w:next w:val="Normal"/>
    <w:autoRedefine/>
    <w:uiPriority w:val="39"/>
    <w:unhideWhenUsed/>
    <w:rsid w:val="00CA4C4F"/>
    <w:pPr>
      <w:spacing w:after="100"/>
      <w:ind w:left="480"/>
    </w:pPr>
  </w:style>
  <w:style w:type="character" w:styleId="Hyperlink">
    <w:name w:val="Hyperlink"/>
    <w:basedOn w:val="DefaultParagraphFont"/>
    <w:uiPriority w:val="99"/>
    <w:unhideWhenUsed/>
    <w:rsid w:val="00CA4C4F"/>
    <w:rPr>
      <w:color w:val="467886" w:themeColor="hyperlink"/>
      <w:u w:val="single"/>
    </w:rPr>
  </w:style>
  <w:style w:type="paragraph" w:styleId="TableofFigures">
    <w:name w:val="table of figures"/>
    <w:basedOn w:val="Normal"/>
    <w:next w:val="Normal"/>
    <w:uiPriority w:val="99"/>
    <w:unhideWhenUsed/>
    <w:rsid w:val="00CA4C4F"/>
    <w:pPr>
      <w:spacing w:after="0"/>
    </w:pPr>
  </w:style>
  <w:style w:type="paragraph" w:styleId="Revision">
    <w:name w:val="Revision"/>
    <w:hidden/>
    <w:uiPriority w:val="99"/>
    <w:semiHidden/>
    <w:rsid w:val="002D4B7F"/>
    <w:pPr>
      <w:spacing w:after="0" w:line="240" w:lineRule="auto"/>
    </w:pPr>
  </w:style>
  <w:style w:type="character" w:styleId="CommentReference">
    <w:name w:val="annotation reference"/>
    <w:basedOn w:val="DefaultParagraphFont"/>
    <w:uiPriority w:val="99"/>
    <w:semiHidden/>
    <w:unhideWhenUsed/>
    <w:rsid w:val="002D4B7F"/>
    <w:rPr>
      <w:sz w:val="16"/>
      <w:szCs w:val="16"/>
    </w:rPr>
  </w:style>
  <w:style w:type="paragraph" w:styleId="CommentText">
    <w:name w:val="annotation text"/>
    <w:basedOn w:val="Normal"/>
    <w:link w:val="CommentTextChar"/>
    <w:uiPriority w:val="99"/>
    <w:semiHidden/>
    <w:unhideWhenUsed/>
    <w:rsid w:val="002D4B7F"/>
    <w:pPr>
      <w:spacing w:line="240" w:lineRule="auto"/>
    </w:pPr>
    <w:rPr>
      <w:sz w:val="20"/>
      <w:szCs w:val="20"/>
    </w:rPr>
  </w:style>
  <w:style w:type="character" w:customStyle="1" w:styleId="CommentTextChar">
    <w:name w:val="Comment Text Char"/>
    <w:basedOn w:val="DefaultParagraphFont"/>
    <w:link w:val="CommentText"/>
    <w:uiPriority w:val="99"/>
    <w:semiHidden/>
    <w:rsid w:val="002D4B7F"/>
    <w:rPr>
      <w:sz w:val="20"/>
      <w:szCs w:val="20"/>
    </w:rPr>
  </w:style>
  <w:style w:type="paragraph" w:styleId="CommentSubject">
    <w:name w:val="annotation subject"/>
    <w:basedOn w:val="CommentText"/>
    <w:next w:val="CommentText"/>
    <w:link w:val="CommentSubjectChar"/>
    <w:uiPriority w:val="99"/>
    <w:semiHidden/>
    <w:unhideWhenUsed/>
    <w:rsid w:val="002D4B7F"/>
    <w:rPr>
      <w:b/>
      <w:bCs/>
    </w:rPr>
  </w:style>
  <w:style w:type="character" w:customStyle="1" w:styleId="CommentSubjectChar">
    <w:name w:val="Comment Subject Char"/>
    <w:basedOn w:val="CommentTextChar"/>
    <w:link w:val="CommentSubject"/>
    <w:uiPriority w:val="99"/>
    <w:semiHidden/>
    <w:rsid w:val="002D4B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72</Pages>
  <Words>15254</Words>
  <Characters>86949</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debjyoti7787@outlook.com</dc:creator>
  <cp:keywords/>
  <dc:description/>
  <cp:lastModifiedBy>Sahil Shah</cp:lastModifiedBy>
  <cp:revision>5</cp:revision>
  <cp:lastPrinted>2026-07-05T21:02:00Z</cp:lastPrinted>
  <dcterms:created xsi:type="dcterms:W3CDTF">2026-07-05T21:00:00Z</dcterms:created>
  <dcterms:modified xsi:type="dcterms:W3CDTF">2026-07-07T11:42:00Z</dcterms:modified>
</cp:coreProperties>
</file>