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EE6EA" w14:textId="77777777" w:rsidR="00F33482" w:rsidRPr="00F33482" w:rsidRDefault="00F33482" w:rsidP="00F33482">
      <w:proofErr w:type="spellStart"/>
      <w:r w:rsidRPr="00F33482">
        <w:rPr>
          <w:b/>
          <w:bCs/>
        </w:rPr>
        <w:t>LogicSplat</w:t>
      </w:r>
      <w:proofErr w:type="spellEnd"/>
      <w:r w:rsidRPr="00F33482">
        <w:rPr>
          <w:b/>
          <w:bCs/>
        </w:rPr>
        <w:t>: Neuro-Symbolic 3D Scene Graph Generation via Geometric Kolmogorov-Arnold Networks</w:t>
      </w:r>
    </w:p>
    <w:p w14:paraId="327D484B" w14:textId="77777777" w:rsidR="00F33482" w:rsidRPr="00F33482" w:rsidRDefault="00F33482" w:rsidP="00F33482">
      <w:r w:rsidRPr="00F33482">
        <w:t>Debjyoti Sengupta¹ · Sahil Shah¹</w:t>
      </w:r>
    </w:p>
    <w:p w14:paraId="0B4B4250" w14:textId="77777777" w:rsidR="00F33482" w:rsidRPr="00F33482" w:rsidRDefault="00F33482" w:rsidP="00F33482">
      <w:r w:rsidRPr="00F33482">
        <w:rPr>
          <w:rFonts w:ascii="Segoe UI Symbol" w:hAnsi="Segoe UI Symbol" w:cs="Segoe UI Symbol"/>
        </w:rPr>
        <w:t>✉</w:t>
      </w:r>
      <w:r w:rsidRPr="00F33482">
        <w:t xml:space="preserve"> Debjyoti Sengupta, </w:t>
      </w:r>
      <w:hyperlink r:id="rId5" w:tgtFrame="_blank" w:history="1">
        <w:r w:rsidRPr="00F33482">
          <w:rPr>
            <w:rStyle w:val="Hyperlink"/>
          </w:rPr>
          <w:t>debjyotiashu66@gmail.com</w:t>
        </w:r>
      </w:hyperlink>
      <w:r w:rsidRPr="00F33482">
        <w:t xml:space="preserve">; Sahil Shah, </w:t>
      </w:r>
      <w:hyperlink r:id="rId6" w:tgtFrame="_blank" w:history="1">
        <w:r w:rsidRPr="00F33482">
          <w:rPr>
            <w:rStyle w:val="Hyperlink"/>
          </w:rPr>
          <w:t>sahil@sig.ac.in</w:t>
        </w:r>
      </w:hyperlink>
      <w:r w:rsidRPr="00F33482">
        <w:t xml:space="preserve"> | ¹Symbiosis Institute of Geoinformatics, Symbiosis International (Deemed University), Pune, India.</w:t>
      </w:r>
    </w:p>
    <w:p w14:paraId="613B9B1A" w14:textId="77777777" w:rsidR="00F33482" w:rsidRPr="00F33482" w:rsidRDefault="00F33482" w:rsidP="00F33482">
      <w:pPr>
        <w:rPr>
          <w:b/>
          <w:bCs/>
        </w:rPr>
      </w:pPr>
      <w:commentRangeStart w:id="0"/>
      <w:r w:rsidRPr="00F33482">
        <w:rPr>
          <w:b/>
          <w:bCs/>
        </w:rPr>
        <w:t>Abstract</w:t>
      </w:r>
      <w:commentRangeEnd w:id="0"/>
      <w:r w:rsidR="002643C7">
        <w:rPr>
          <w:rStyle w:val="CommentReference"/>
        </w:rPr>
        <w:commentReference w:id="0"/>
      </w:r>
    </w:p>
    <w:p w14:paraId="46BA1C72" w14:textId="77777777" w:rsidR="00E6590D" w:rsidRDefault="00E6590D" w:rsidP="00F33482">
      <w:r w:rsidRPr="00E6590D">
        <w:t xml:space="preserve">Spatial relation prediction — whether an object rests on, beside, or above another — is typically solved with foundation models (CLIP, SAM, large language models) costing billions of parameters and minutes of inference. LogicSplat is a neuro-symbolic pipeline predicting ten spatial relation classes directly from 3D Gaussian Splat geometry, without any vision-language model at inference. Objects are segmented via density-based clustering, encoded with scale-invariant geometric features, and classified by GeoKANRelationGNN, whose heads use Geometric Kolmogorov-Arnold Networks (GeoKAN), a learnable-metric KAN variant. A zero-parameter symbolic module enforces logical constraints — inverse completeness, mutual exclusion, asymmetry, transitivity — via fixed-point iteration. On 3DSSG, LogicSplat achieves Macro F1 = 0.926 and Recall@5 = 98.3% with 1.02 million parameters, exceeding ReLaGS, RelationField, ConceptGraphs, and Open3DSG by 11–33 points. On four held-out LERF scenes it reaches Recall@5 = 95.0% after symbolic repair, beating GaussianGraph by over 30 points; on eight zero-shot tabletop scenes, a ten-fold scale gap, it reaches Recall@5 = 92.7%. Against a matched-capacity multilayer perceptron, GeoKAN shows no in-distribution advantage but a consistent generalization gain under scale and dataset shift, at two-thirds the parameters. These results show scale-invariant features, a learnable Riemannian metric, and symbolic reasoning together match or exceed current foundation-model performance, an order of magnitude smaller and </w:t>
      </w:r>
      <w:commentRangeStart w:id="1"/>
      <w:r w:rsidRPr="00E6590D">
        <w:t>faster</w:t>
      </w:r>
      <w:commentRangeEnd w:id="1"/>
      <w:r w:rsidR="002643C7">
        <w:rPr>
          <w:rStyle w:val="CommentReference"/>
        </w:rPr>
        <w:commentReference w:id="1"/>
      </w:r>
      <w:r w:rsidRPr="00E6590D">
        <w:t>.</w:t>
      </w:r>
    </w:p>
    <w:p w14:paraId="6CE21FBF" w14:textId="77777777" w:rsidR="00E6590D" w:rsidRDefault="00E6590D" w:rsidP="00F33482"/>
    <w:p w14:paraId="39E8D687" w14:textId="77777777" w:rsidR="00E6590D" w:rsidRDefault="00E6590D" w:rsidP="00F33482"/>
    <w:p w14:paraId="347AC180" w14:textId="77777777" w:rsidR="00F33482" w:rsidRPr="00F33482" w:rsidRDefault="00F33482" w:rsidP="00F33482">
      <w:pPr>
        <w:rPr>
          <w:b/>
          <w:bCs/>
        </w:rPr>
      </w:pPr>
      <w:r w:rsidRPr="00F33482">
        <w:rPr>
          <w:b/>
          <w:bCs/>
        </w:rPr>
        <w:t>Article Highlights</w:t>
      </w:r>
    </w:p>
    <w:p w14:paraId="645E17C6" w14:textId="77777777" w:rsidR="00E6590D" w:rsidRPr="00E6590D" w:rsidRDefault="00E6590D" w:rsidP="00E6590D">
      <w:pPr>
        <w:numPr>
          <w:ilvl w:val="0"/>
          <w:numId w:val="2"/>
        </w:numPr>
      </w:pPr>
      <w:proofErr w:type="spellStart"/>
      <w:r w:rsidRPr="00E6590D">
        <w:t>LogicSplat</w:t>
      </w:r>
      <w:proofErr w:type="spellEnd"/>
      <w:r w:rsidRPr="00E6590D">
        <w:t xml:space="preserve"> predicts ten 3D spatial relation classes directly from Gaussian Splat geometry, exceeding four foundation-model-dependent systems (</w:t>
      </w:r>
      <w:proofErr w:type="spellStart"/>
      <w:r w:rsidRPr="00E6590D">
        <w:t>ReLaGS</w:t>
      </w:r>
      <w:proofErr w:type="spellEnd"/>
      <w:r w:rsidRPr="00E6590D">
        <w:t xml:space="preserve">, </w:t>
      </w:r>
      <w:proofErr w:type="spellStart"/>
      <w:r w:rsidRPr="00E6590D">
        <w:t>RelationField</w:t>
      </w:r>
      <w:proofErr w:type="spellEnd"/>
      <w:r w:rsidRPr="00E6590D">
        <w:t xml:space="preserve">, </w:t>
      </w:r>
      <w:proofErr w:type="spellStart"/>
      <w:r w:rsidRPr="00E6590D">
        <w:t>ConceptGraphs</w:t>
      </w:r>
      <w:proofErr w:type="spellEnd"/>
      <w:r w:rsidRPr="00E6590D">
        <w:t>, Open3DSG) on the 3DSSG benchmark while using under 0.1% of the largest system's parameters.</w:t>
      </w:r>
    </w:p>
    <w:p w14:paraId="08C303B0" w14:textId="77777777" w:rsidR="00E6590D" w:rsidRDefault="00E6590D" w:rsidP="00E6590D">
      <w:pPr>
        <w:numPr>
          <w:ilvl w:val="0"/>
          <w:numId w:val="2"/>
        </w:numPr>
      </w:pPr>
      <w:r w:rsidRPr="00E6590D">
        <w:t xml:space="preserve">A controlled comparison against a matched-capacity multilayer perceptron shows the Kolmogorov-Arnold-style classification head yields no in-distribution advantage but a consistent generalization gain under both scale shift and </w:t>
      </w:r>
      <w:r w:rsidRPr="00E6590D">
        <w:lastRenderedPageBreak/>
        <w:t>dataset shift, extending recent KAN-versus-MLP findings to 3D structured prediction for the first time.</w:t>
      </w:r>
    </w:p>
    <w:p w14:paraId="3C713AF9" w14:textId="77777777" w:rsidR="00E6590D" w:rsidRPr="00E6590D" w:rsidRDefault="00E6590D" w:rsidP="00E6590D">
      <w:pPr>
        <w:numPr>
          <w:ilvl w:val="0"/>
          <w:numId w:val="2"/>
        </w:numPr>
      </w:pPr>
      <w:r w:rsidRPr="00E6590D">
        <w:t xml:space="preserve">On four held-out LERF scenes, unseen during training, the system reaches Recall@5 = 95.0% after symbolic repair, exceeding </w:t>
      </w:r>
      <w:proofErr w:type="spellStart"/>
      <w:r w:rsidRPr="00E6590D">
        <w:t>GaussianGraph's</w:t>
      </w:r>
      <w:proofErr w:type="spellEnd"/>
      <w:r w:rsidRPr="00E6590D">
        <w:t xml:space="preserve"> strongest reported configuration by over 30 percentage points</w:t>
      </w:r>
      <w:r>
        <w:t>.</w:t>
      </w:r>
    </w:p>
    <w:p w14:paraId="5EF03999" w14:textId="77777777" w:rsidR="00E6590D" w:rsidRPr="00E6590D" w:rsidRDefault="00E6590D" w:rsidP="00E6590D">
      <w:pPr>
        <w:numPr>
          <w:ilvl w:val="0"/>
          <w:numId w:val="2"/>
        </w:numPr>
      </w:pPr>
      <w:r w:rsidRPr="00E6590D">
        <w:t>Zero-shot evaluation across a ten-fold scale gap between room-scale training data and tabletop-scale test scenes reaches Recall@5 = 92.7%, with a zero-parameter symbolic repair module improving Micro F1 by a further 3.4 points without any retraining.</w:t>
      </w:r>
    </w:p>
    <w:p w14:paraId="40DE85F0" w14:textId="77777777" w:rsidR="00F33482" w:rsidRPr="00F33482" w:rsidRDefault="00000000" w:rsidP="00F33482">
      <w:r>
        <w:pict w14:anchorId="41E1AB46">
          <v:rect id="_x0000_i1025" style="width:0;height:1.5pt" o:hralign="center" o:hrstd="t" o:hr="t" fillcolor="#a0a0a0" stroked="f"/>
        </w:pict>
      </w:r>
    </w:p>
    <w:p w14:paraId="33C51C7C" w14:textId="77777777" w:rsidR="00F33482" w:rsidRPr="00F33482" w:rsidRDefault="00F33482" w:rsidP="00F33482">
      <w:pPr>
        <w:rPr>
          <w:b/>
          <w:bCs/>
        </w:rPr>
      </w:pPr>
      <w:r w:rsidRPr="00F33482">
        <w:rPr>
          <w:b/>
          <w:bCs/>
        </w:rPr>
        <w:t>Keywords</w:t>
      </w:r>
    </w:p>
    <w:p w14:paraId="2BE281C9" w14:textId="77777777" w:rsidR="00F33482" w:rsidRDefault="00E6590D">
      <w:r w:rsidRPr="00E6590D">
        <w:t>3D Gaussian Splatting · Scene Graph Generation · Kolmogorov-Arnold Networks · Neuro-Symbolic Reasoning · Graph Neural Networks</w:t>
      </w:r>
    </w:p>
    <w:p w14:paraId="2B99D376" w14:textId="77777777" w:rsidR="00E6590D" w:rsidRDefault="00E6590D"/>
    <w:p w14:paraId="47522EBB" w14:textId="77777777" w:rsidR="00A02FDB" w:rsidRDefault="00A02FDB" w:rsidP="00A02FDB">
      <w:pPr>
        <w:rPr>
          <w:b/>
          <w:bCs/>
        </w:rPr>
      </w:pPr>
      <w:r w:rsidRPr="00A02FDB">
        <w:rPr>
          <w:b/>
          <w:bCs/>
        </w:rPr>
        <w:t>1 Introduction</w:t>
      </w:r>
    </w:p>
    <w:p w14:paraId="36D7A61C" w14:textId="77777777" w:rsidR="00E6590D" w:rsidRPr="002643C7" w:rsidRDefault="00E6590D" w:rsidP="002643C7">
      <w:pPr>
        <w:jc w:val="both"/>
        <w:rPr>
          <w:rPrChange w:id="2" w:author="Sahil Shah" w:date="2026-06-26T16:34:00Z">
            <w:rPr>
              <w:b/>
              <w:bCs/>
            </w:rPr>
          </w:rPrChange>
        </w:rPr>
        <w:pPrChange w:id="3" w:author="Sahil Shah" w:date="2026-06-26T16:34:00Z">
          <w:pPr/>
        </w:pPrChange>
      </w:pPr>
      <w:commentRangeStart w:id="4"/>
      <w:r w:rsidRPr="002643C7">
        <w:rPr>
          <w:rPrChange w:id="5" w:author="Sahil Shah" w:date="2026-06-26T16:34:00Z">
            <w:rPr>
              <w:b/>
              <w:bCs/>
            </w:rPr>
          </w:rPrChange>
        </w:rPr>
        <w:t>Understanding the spatial arrangement of objects in a three-dimensional environment is a prerequisite for any system that must interpret, navigate, or act on the physical world — a robot setting a table must know not merely that a cup exists, but that it rests on the table; an augmented-reality assistant must know that a router sits behind a laptop, not beside it. This relational structure is formally captured as a scene graph: a directed graph whose nodes are object instances and whose edges encode spatial relations between them. Constructing such graphs from real three-dimensional data has historically required expensive depth sensors, manually annotated point clouds, or large pre-trained foundation models.</w:t>
      </w:r>
    </w:p>
    <w:p w14:paraId="0A0C4269" w14:textId="77777777" w:rsidR="00E6590D" w:rsidRPr="002643C7" w:rsidRDefault="00E6590D" w:rsidP="002643C7">
      <w:pPr>
        <w:jc w:val="both"/>
        <w:rPr>
          <w:rPrChange w:id="6" w:author="Sahil Shah" w:date="2026-06-26T16:34:00Z">
            <w:rPr>
              <w:b/>
              <w:bCs/>
            </w:rPr>
          </w:rPrChange>
        </w:rPr>
        <w:pPrChange w:id="7" w:author="Sahil Shah" w:date="2026-06-26T16:34:00Z">
          <w:pPr/>
        </w:pPrChange>
      </w:pPr>
      <w:r w:rsidRPr="002643C7">
        <w:rPr>
          <w:rPrChange w:id="8" w:author="Sahil Shah" w:date="2026-06-26T16:34:00Z">
            <w:rPr>
              <w:b/>
              <w:bCs/>
            </w:rPr>
          </w:rPrChange>
        </w:rPr>
        <w:t xml:space="preserve">3D Gaussian Splatting (3DGS) [1] offers a different starting point. Unlike implicit neural radiance fields, 3DGS reconstructs a scene as an explicit set of anisotropic Gaussian primitives, each carrying position, opacity, colour, and a full covariance matrix encoding local surface geometry. Frameworks such as </w:t>
      </w:r>
      <w:proofErr w:type="spellStart"/>
      <w:r w:rsidRPr="002643C7">
        <w:rPr>
          <w:rPrChange w:id="9" w:author="Sahil Shah" w:date="2026-06-26T16:34:00Z">
            <w:rPr>
              <w:b/>
              <w:bCs/>
            </w:rPr>
          </w:rPrChange>
        </w:rPr>
        <w:t>NerfStudio's</w:t>
      </w:r>
      <w:proofErr w:type="spellEnd"/>
      <w:r w:rsidRPr="002643C7">
        <w:rPr>
          <w:rPrChange w:id="10" w:author="Sahil Shah" w:date="2026-06-26T16:34:00Z">
            <w:rPr>
              <w:b/>
              <w:bCs/>
            </w:rPr>
          </w:rPrChange>
        </w:rPr>
        <w:t xml:space="preserve"> </w:t>
      </w:r>
      <w:proofErr w:type="spellStart"/>
      <w:r w:rsidRPr="002643C7">
        <w:rPr>
          <w:rPrChange w:id="11" w:author="Sahil Shah" w:date="2026-06-26T16:34:00Z">
            <w:rPr>
              <w:b/>
              <w:bCs/>
            </w:rPr>
          </w:rPrChange>
        </w:rPr>
        <w:t>splatfacto</w:t>
      </w:r>
      <w:proofErr w:type="spellEnd"/>
      <w:r w:rsidRPr="002643C7">
        <w:rPr>
          <w:rPrChange w:id="12" w:author="Sahil Shah" w:date="2026-06-26T16:34:00Z">
            <w:rPr>
              <w:b/>
              <w:bCs/>
            </w:rPr>
          </w:rPrChange>
        </w:rPr>
        <w:t xml:space="preserve"> pipeline [2] now reconstruct a photorealistic room-scale splat from a short smartphone video in five to fifteen minutes, placing high-quality 3D reconstruction within reach of consumer hardware.</w:t>
      </w:r>
    </w:p>
    <w:p w14:paraId="135C7F81" w14:textId="77777777" w:rsidR="00E6590D" w:rsidRPr="002643C7" w:rsidRDefault="00E6590D" w:rsidP="002643C7">
      <w:pPr>
        <w:jc w:val="both"/>
        <w:rPr>
          <w:rPrChange w:id="13" w:author="Sahil Shah" w:date="2026-06-26T16:34:00Z">
            <w:rPr>
              <w:b/>
              <w:bCs/>
            </w:rPr>
          </w:rPrChange>
        </w:rPr>
        <w:pPrChange w:id="14" w:author="Sahil Shah" w:date="2026-06-26T16:34:00Z">
          <w:pPr/>
        </w:pPrChange>
      </w:pPr>
      <w:r w:rsidRPr="002643C7">
        <w:rPr>
          <w:rPrChange w:id="15" w:author="Sahil Shah" w:date="2026-06-26T16:34:00Z">
            <w:rPr>
              <w:b/>
              <w:bCs/>
            </w:rPr>
          </w:rPrChange>
        </w:rPr>
        <w:t xml:space="preserve">Despite this accessibility, extracting structured relational scene graphs directly from Gaussian splats remains largely unaddressed, and existing solutions converge on a common assumption. </w:t>
      </w:r>
      <w:proofErr w:type="spellStart"/>
      <w:r w:rsidRPr="002643C7">
        <w:rPr>
          <w:rPrChange w:id="16" w:author="Sahil Shah" w:date="2026-06-26T16:34:00Z">
            <w:rPr>
              <w:b/>
              <w:bCs/>
            </w:rPr>
          </w:rPrChange>
        </w:rPr>
        <w:t>GaussianGraph</w:t>
      </w:r>
      <w:proofErr w:type="spellEnd"/>
      <w:r w:rsidRPr="002643C7">
        <w:rPr>
          <w:rPrChange w:id="17" w:author="Sahil Shah" w:date="2026-06-26T16:34:00Z">
            <w:rPr>
              <w:b/>
              <w:bCs/>
            </w:rPr>
          </w:rPrChange>
        </w:rPr>
        <w:t xml:space="preserve"> [3] combines CLIP, SAM, LLaVA-1.6, and </w:t>
      </w:r>
      <w:proofErr w:type="spellStart"/>
      <w:r w:rsidRPr="002643C7">
        <w:rPr>
          <w:rPrChange w:id="18" w:author="Sahil Shah" w:date="2026-06-26T16:34:00Z">
            <w:rPr>
              <w:b/>
              <w:bCs/>
            </w:rPr>
          </w:rPrChange>
        </w:rPr>
        <w:t>GroundingDINO</w:t>
      </w:r>
      <w:proofErr w:type="spellEnd"/>
      <w:r w:rsidRPr="002643C7">
        <w:rPr>
          <w:rPrChange w:id="19" w:author="Sahil Shah" w:date="2026-06-26T16:34:00Z">
            <w:rPr>
              <w:b/>
              <w:bCs/>
            </w:rPr>
          </w:rPrChange>
        </w:rPr>
        <w:t xml:space="preserve">. </w:t>
      </w:r>
      <w:proofErr w:type="spellStart"/>
      <w:r w:rsidRPr="002643C7">
        <w:rPr>
          <w:rPrChange w:id="20" w:author="Sahil Shah" w:date="2026-06-26T16:34:00Z">
            <w:rPr>
              <w:b/>
              <w:bCs/>
            </w:rPr>
          </w:rPrChange>
        </w:rPr>
        <w:t>ReLaGS</w:t>
      </w:r>
      <w:proofErr w:type="spellEnd"/>
      <w:r w:rsidRPr="002643C7">
        <w:rPr>
          <w:rPrChange w:id="21" w:author="Sahil Shah" w:date="2026-06-26T16:34:00Z">
            <w:rPr>
              <w:b/>
              <w:bCs/>
            </w:rPr>
          </w:rPrChange>
        </w:rPr>
        <w:t xml:space="preserve"> [4] distils vision-language features into Gaussian primitives before graph-based reasoning. </w:t>
      </w:r>
      <w:proofErr w:type="spellStart"/>
      <w:r w:rsidRPr="002643C7">
        <w:rPr>
          <w:rPrChange w:id="22" w:author="Sahil Shah" w:date="2026-06-26T16:34:00Z">
            <w:rPr>
              <w:b/>
              <w:bCs/>
            </w:rPr>
          </w:rPrChange>
        </w:rPr>
        <w:t>ConceptGraphs</w:t>
      </w:r>
      <w:proofErr w:type="spellEnd"/>
      <w:r w:rsidRPr="002643C7">
        <w:rPr>
          <w:rPrChange w:id="23" w:author="Sahil Shah" w:date="2026-06-26T16:34:00Z">
            <w:rPr>
              <w:b/>
              <w:bCs/>
            </w:rPr>
          </w:rPrChange>
        </w:rPr>
        <w:t xml:space="preserve"> [5] uses a large language model to infer </w:t>
      </w:r>
      <w:r w:rsidRPr="002643C7">
        <w:rPr>
          <w:rPrChange w:id="24" w:author="Sahil Shah" w:date="2026-06-26T16:34:00Z">
            <w:rPr>
              <w:b/>
              <w:bCs/>
            </w:rPr>
          </w:rPrChange>
        </w:rPr>
        <w:lastRenderedPageBreak/>
        <w:t xml:space="preserve">relations from natural-language object descriptions. Open3DSG [6] co-embeds 3D features with CLIP for open-vocabulary prediction. </w:t>
      </w:r>
      <w:proofErr w:type="spellStart"/>
      <w:r w:rsidRPr="002643C7">
        <w:rPr>
          <w:rPrChange w:id="25" w:author="Sahil Shah" w:date="2026-06-26T16:34:00Z">
            <w:rPr>
              <w:b/>
              <w:bCs/>
            </w:rPr>
          </w:rPrChange>
        </w:rPr>
        <w:t>RelationField</w:t>
      </w:r>
      <w:proofErr w:type="spellEnd"/>
      <w:r w:rsidRPr="002643C7">
        <w:rPr>
          <w:rPrChange w:id="26" w:author="Sahil Shah" w:date="2026-06-26T16:34:00Z">
            <w:rPr>
              <w:b/>
              <w:bCs/>
            </w:rPr>
          </w:rPrChange>
        </w:rPr>
        <w:t xml:space="preserve"> [13] distils multimodal language model knowledge into a neural radiance field optimised separately for every new scene. Each method treats semantic grounding — knowing what an object is — as a prerequisite for reasoning about how objects relate, at a cost of hundreds of millions to billions of parameters and, in several cases, dedicated per-scene optimisation or over ten minutes of inference time. Yet the relations these systems predict — on top of, left of, higher than — are geometric facts, fully determined by object centroids and bounding volumes, independent of object identity. Whether the geometry already present in a Gaussian splat is sufficient on its own has not been systematically tested.</w:t>
      </w:r>
    </w:p>
    <w:p w14:paraId="5E9424AB" w14:textId="77777777" w:rsidR="00E6590D" w:rsidRPr="002643C7" w:rsidRDefault="00E6590D" w:rsidP="002643C7">
      <w:pPr>
        <w:jc w:val="both"/>
        <w:rPr>
          <w:rPrChange w:id="27" w:author="Sahil Shah" w:date="2026-06-26T16:34:00Z">
            <w:rPr>
              <w:b/>
              <w:bCs/>
            </w:rPr>
          </w:rPrChange>
        </w:rPr>
        <w:pPrChange w:id="28" w:author="Sahil Shah" w:date="2026-06-26T16:34:00Z">
          <w:pPr/>
        </w:pPrChange>
      </w:pPr>
      <w:r w:rsidRPr="002643C7">
        <w:rPr>
          <w:rPrChange w:id="29" w:author="Sahil Shah" w:date="2026-06-26T16:34:00Z">
            <w:rPr>
              <w:b/>
              <w:bCs/>
            </w:rPr>
          </w:rPrChange>
        </w:rPr>
        <w:t>A second obstacle compounds the first. The 3DSSG dataset [7], the standard benchmark for 3D indoor scene graphs, is severely under-annotated: human labellers mark only 80–120 directed object pairs per scene out of roughly 870 geometrically valid pairs, leaving approximately 90 per cent of pairs unannotated. Standard supervised training treats these unannotated pairs as negatives, injecting a false-negative signal that actively suppresses recall for relations a model could otherwise determine with certainty from geometry alone.</w:t>
      </w:r>
    </w:p>
    <w:p w14:paraId="744FA5C9" w14:textId="77777777" w:rsidR="00E6590D" w:rsidRPr="002643C7" w:rsidRDefault="00E6590D" w:rsidP="002643C7">
      <w:pPr>
        <w:jc w:val="both"/>
        <w:rPr>
          <w:rPrChange w:id="30" w:author="Sahil Shah" w:date="2026-06-26T16:34:00Z">
            <w:rPr>
              <w:b/>
              <w:bCs/>
            </w:rPr>
          </w:rPrChange>
        </w:rPr>
        <w:pPrChange w:id="31" w:author="Sahil Shah" w:date="2026-06-26T16:34:00Z">
          <w:pPr/>
        </w:pPrChange>
      </w:pPr>
      <w:r w:rsidRPr="002643C7">
        <w:rPr>
          <w:rPrChange w:id="32" w:author="Sahil Shah" w:date="2026-06-26T16:34:00Z">
            <w:rPr>
              <w:b/>
              <w:bCs/>
            </w:rPr>
          </w:rPrChange>
        </w:rPr>
        <w:t xml:space="preserve">A third limitation concerns the predictions themselves. Scene graphs produced by all of the above methods are predicted independently per object pair and are not guaranteed to be logically consistent — a model may predict both </w:t>
      </w:r>
      <w:proofErr w:type="spellStart"/>
      <w:r w:rsidRPr="002643C7">
        <w:rPr>
          <w:rPrChange w:id="33" w:author="Sahil Shah" w:date="2026-06-26T16:34:00Z">
            <w:rPr>
              <w:b/>
              <w:bCs/>
            </w:rPr>
          </w:rPrChange>
        </w:rPr>
        <w:t>higher_than</w:t>
      </w:r>
      <w:proofErr w:type="spellEnd"/>
      <w:r w:rsidRPr="002643C7">
        <w:rPr>
          <w:rPrChange w:id="34" w:author="Sahil Shah" w:date="2026-06-26T16:34:00Z">
            <w:rPr>
              <w:b/>
              <w:bCs/>
            </w:rPr>
          </w:rPrChange>
        </w:rPr>
        <w:t>(</w:t>
      </w:r>
      <w:proofErr w:type="gramStart"/>
      <w:r w:rsidRPr="002643C7">
        <w:rPr>
          <w:rPrChange w:id="35" w:author="Sahil Shah" w:date="2026-06-26T16:34:00Z">
            <w:rPr>
              <w:b/>
              <w:bCs/>
            </w:rPr>
          </w:rPrChange>
        </w:rPr>
        <w:t>A,B</w:t>
      </w:r>
      <w:proofErr w:type="gramEnd"/>
      <w:r w:rsidRPr="002643C7">
        <w:rPr>
          <w:rPrChange w:id="36" w:author="Sahil Shah" w:date="2026-06-26T16:34:00Z">
            <w:rPr>
              <w:b/>
              <w:bCs/>
            </w:rPr>
          </w:rPrChange>
        </w:rPr>
        <w:t xml:space="preserve">) and </w:t>
      </w:r>
      <w:proofErr w:type="spellStart"/>
      <w:r w:rsidRPr="002643C7">
        <w:rPr>
          <w:rPrChange w:id="37" w:author="Sahil Shah" w:date="2026-06-26T16:34:00Z">
            <w:rPr>
              <w:b/>
              <w:bCs/>
            </w:rPr>
          </w:rPrChange>
        </w:rPr>
        <w:t>higher_than</w:t>
      </w:r>
      <w:proofErr w:type="spellEnd"/>
      <w:r w:rsidRPr="002643C7">
        <w:rPr>
          <w:rPrChange w:id="38" w:author="Sahil Shah" w:date="2026-06-26T16:34:00Z">
            <w:rPr>
              <w:b/>
              <w:bCs/>
            </w:rPr>
          </w:rPrChange>
        </w:rPr>
        <w:t xml:space="preserve">(B,A), or </w:t>
      </w:r>
      <w:proofErr w:type="spellStart"/>
      <w:r w:rsidRPr="002643C7">
        <w:rPr>
          <w:rPrChange w:id="39" w:author="Sahil Shah" w:date="2026-06-26T16:34:00Z">
            <w:rPr>
              <w:b/>
              <w:bCs/>
            </w:rPr>
          </w:rPrChange>
        </w:rPr>
        <w:t>on_top_of</w:t>
      </w:r>
      <w:proofErr w:type="spellEnd"/>
      <w:r w:rsidRPr="002643C7">
        <w:rPr>
          <w:rPrChange w:id="40" w:author="Sahil Shah" w:date="2026-06-26T16:34:00Z">
            <w:rPr>
              <w:b/>
              <w:bCs/>
            </w:rPr>
          </w:rPrChange>
        </w:rPr>
        <w:t>(A,B) without the symmetric under(B,A). None of these systems apply a formal, parameter-free mechanism to resolve such contradictions after prediction, despite many of these constraints being universal physical facts rather than dataset-specific conventions.</w:t>
      </w:r>
    </w:p>
    <w:p w14:paraId="2E97FEEA" w14:textId="7FEF9ED6" w:rsidR="00E6590D" w:rsidRPr="002643C7" w:rsidRDefault="00E6590D" w:rsidP="002643C7">
      <w:pPr>
        <w:jc w:val="both"/>
        <w:rPr>
          <w:rPrChange w:id="41" w:author="Sahil Shah" w:date="2026-06-26T16:34:00Z">
            <w:rPr>
              <w:b/>
              <w:bCs/>
            </w:rPr>
          </w:rPrChange>
        </w:rPr>
        <w:pPrChange w:id="42" w:author="Sahil Shah" w:date="2026-06-26T16:34:00Z">
          <w:pPr/>
        </w:pPrChange>
      </w:pPr>
      <w:r w:rsidRPr="002643C7">
        <w:rPr>
          <w:rPrChange w:id="43" w:author="Sahil Shah" w:date="2026-06-26T16:34:00Z">
            <w:rPr>
              <w:b/>
              <w:bCs/>
            </w:rPr>
          </w:rPrChange>
        </w:rPr>
        <w:t xml:space="preserve">This </w:t>
      </w:r>
      <w:ins w:id="44" w:author="Sahil Shah" w:date="2026-06-26T16:42:00Z">
        <w:r w:rsidR="00993717">
          <w:t xml:space="preserve">study </w:t>
        </w:r>
      </w:ins>
      <w:commentRangeStart w:id="45"/>
      <w:del w:id="46" w:author="Sahil Shah" w:date="2026-06-26T16:42:00Z">
        <w:r w:rsidRPr="002643C7" w:rsidDel="00993717">
          <w:rPr>
            <w:rPrChange w:id="47" w:author="Sahil Shah" w:date="2026-06-26T16:34:00Z">
              <w:rPr>
                <w:b/>
                <w:bCs/>
              </w:rPr>
            </w:rPrChange>
          </w:rPr>
          <w:delText>paper</w:delText>
        </w:r>
      </w:del>
      <w:commentRangeEnd w:id="45"/>
      <w:r w:rsidR="00993717">
        <w:rPr>
          <w:rStyle w:val="CommentReference"/>
        </w:rPr>
        <w:commentReference w:id="45"/>
      </w:r>
      <w:del w:id="48" w:author="Sahil Shah" w:date="2026-06-26T16:42:00Z">
        <w:r w:rsidRPr="002643C7" w:rsidDel="00993717">
          <w:rPr>
            <w:rPrChange w:id="49" w:author="Sahil Shah" w:date="2026-06-26T16:34:00Z">
              <w:rPr>
                <w:b/>
                <w:bCs/>
              </w:rPr>
            </w:rPrChange>
          </w:rPr>
          <w:delText xml:space="preserve"> </w:delText>
        </w:r>
      </w:del>
      <w:r w:rsidRPr="002643C7">
        <w:rPr>
          <w:rPrChange w:id="50" w:author="Sahil Shah" w:date="2026-06-26T16:34:00Z">
            <w:rPr>
              <w:b/>
              <w:bCs/>
            </w:rPr>
          </w:rPrChange>
        </w:rPr>
        <w:t xml:space="preserve">presents </w:t>
      </w:r>
      <w:proofErr w:type="spellStart"/>
      <w:r w:rsidRPr="002643C7">
        <w:rPr>
          <w:rPrChange w:id="51" w:author="Sahil Shah" w:date="2026-06-26T16:34:00Z">
            <w:rPr>
              <w:b/>
              <w:bCs/>
            </w:rPr>
          </w:rPrChange>
        </w:rPr>
        <w:t>LogicSplat</w:t>
      </w:r>
      <w:proofErr w:type="spellEnd"/>
      <w:r w:rsidRPr="002643C7">
        <w:rPr>
          <w:rPrChange w:id="52" w:author="Sahil Shah" w:date="2026-06-26T16:34:00Z">
            <w:rPr>
              <w:b/>
              <w:bCs/>
            </w:rPr>
          </w:rPrChange>
        </w:rPr>
        <w:t xml:space="preserve">, a neuro-symbolic pipeline that addresses all three gaps. A learned component, </w:t>
      </w:r>
      <w:proofErr w:type="spellStart"/>
      <w:r w:rsidRPr="002643C7">
        <w:rPr>
          <w:rPrChange w:id="53" w:author="Sahil Shah" w:date="2026-06-26T16:34:00Z">
            <w:rPr>
              <w:b/>
              <w:bCs/>
            </w:rPr>
          </w:rPrChange>
        </w:rPr>
        <w:t>GeoKANRelationGNN</w:t>
      </w:r>
      <w:proofErr w:type="spellEnd"/>
      <w:r w:rsidRPr="002643C7">
        <w:rPr>
          <w:rPrChange w:id="54" w:author="Sahil Shah" w:date="2026-06-26T16:34:00Z">
            <w:rPr>
              <w:b/>
              <w:bCs/>
            </w:rPr>
          </w:rPrChange>
        </w:rPr>
        <w:t>, predicts spatial relations from Gaussian-splat geometry using Geometric Kolmogorov–Arnold Networks (</w:t>
      </w:r>
      <w:proofErr w:type="spellStart"/>
      <w:r w:rsidRPr="002643C7">
        <w:rPr>
          <w:rPrChange w:id="55" w:author="Sahil Shah" w:date="2026-06-26T16:34:00Z">
            <w:rPr>
              <w:b/>
              <w:bCs/>
            </w:rPr>
          </w:rPrChange>
        </w:rPr>
        <w:t>GeoKAN</w:t>
      </w:r>
      <w:proofErr w:type="spellEnd"/>
      <w:r w:rsidRPr="002643C7">
        <w:rPr>
          <w:rPrChange w:id="56" w:author="Sahil Shah" w:date="2026-06-26T16:34:00Z">
            <w:rPr>
              <w:b/>
              <w:bCs/>
            </w:rPr>
          </w:rPrChange>
        </w:rPr>
        <w:t xml:space="preserve">) — a Kolmogorov–Arnold Network variant with a learnable Riemannian metric. A symbolic component, </w:t>
      </w:r>
      <w:proofErr w:type="spellStart"/>
      <w:r w:rsidRPr="002643C7">
        <w:rPr>
          <w:rPrChange w:id="57" w:author="Sahil Shah" w:date="2026-06-26T16:34:00Z">
            <w:rPr>
              <w:b/>
              <w:bCs/>
            </w:rPr>
          </w:rPrChange>
        </w:rPr>
        <w:t>SceneGraphRepair</w:t>
      </w:r>
      <w:proofErr w:type="spellEnd"/>
      <w:r w:rsidRPr="002643C7">
        <w:rPr>
          <w:rPrChange w:id="58" w:author="Sahil Shah" w:date="2026-06-26T16:34:00Z">
            <w:rPr>
              <w:b/>
              <w:bCs/>
            </w:rPr>
          </w:rPrChange>
        </w:rPr>
        <w:t xml:space="preserve">, resolves logical contradictions and completes missing relations through deterministic fixed-point iteration, requiring no training and no additional parameters. Rule-based label injection addresses the annotation sparsity of 3DSSG by deriving geometrically certain pseudo-labels for unannotated pairs. On the 3DSSG benchmark, the resulting system achieves Macro F1 = 0.926 and </w:t>
      </w:r>
      <w:proofErr w:type="gramStart"/>
      <w:r w:rsidRPr="002643C7">
        <w:rPr>
          <w:rPrChange w:id="59" w:author="Sahil Shah" w:date="2026-06-26T16:34:00Z">
            <w:rPr>
              <w:b/>
              <w:bCs/>
            </w:rPr>
          </w:rPrChange>
        </w:rPr>
        <w:t>Recall</w:t>
      </w:r>
      <w:proofErr w:type="gramEnd"/>
      <w:r w:rsidRPr="002643C7">
        <w:rPr>
          <w:rPrChange w:id="60" w:author="Sahil Shah" w:date="2026-06-26T16:34:00Z">
            <w:rPr>
              <w:b/>
              <w:bCs/>
            </w:rPr>
          </w:rPrChange>
        </w:rPr>
        <w:t xml:space="preserve">@5 = 98.3% with 1.02 million parameters — surpassing </w:t>
      </w:r>
      <w:proofErr w:type="spellStart"/>
      <w:r w:rsidRPr="002643C7">
        <w:rPr>
          <w:rPrChange w:id="61" w:author="Sahil Shah" w:date="2026-06-26T16:34:00Z">
            <w:rPr>
              <w:b/>
              <w:bCs/>
            </w:rPr>
          </w:rPrChange>
        </w:rPr>
        <w:t>ReLaGS</w:t>
      </w:r>
      <w:proofErr w:type="spellEnd"/>
      <w:r w:rsidRPr="002643C7">
        <w:rPr>
          <w:rPrChange w:id="62" w:author="Sahil Shah" w:date="2026-06-26T16:34:00Z">
            <w:rPr>
              <w:b/>
              <w:bCs/>
            </w:rPr>
          </w:rPrChange>
        </w:rPr>
        <w:t xml:space="preserve">, </w:t>
      </w:r>
      <w:proofErr w:type="spellStart"/>
      <w:r w:rsidRPr="002643C7">
        <w:rPr>
          <w:rPrChange w:id="63" w:author="Sahil Shah" w:date="2026-06-26T16:34:00Z">
            <w:rPr>
              <w:b/>
              <w:bCs/>
            </w:rPr>
          </w:rPrChange>
        </w:rPr>
        <w:t>RelationField</w:t>
      </w:r>
      <w:proofErr w:type="spellEnd"/>
      <w:r w:rsidRPr="002643C7">
        <w:rPr>
          <w:rPrChange w:id="64" w:author="Sahil Shah" w:date="2026-06-26T16:34:00Z">
            <w:rPr>
              <w:b/>
              <w:bCs/>
            </w:rPr>
          </w:rPrChange>
        </w:rPr>
        <w:t xml:space="preserve">, </w:t>
      </w:r>
      <w:proofErr w:type="spellStart"/>
      <w:r w:rsidRPr="002643C7">
        <w:rPr>
          <w:rPrChange w:id="65" w:author="Sahil Shah" w:date="2026-06-26T16:34:00Z">
            <w:rPr>
              <w:b/>
              <w:bCs/>
            </w:rPr>
          </w:rPrChange>
        </w:rPr>
        <w:t>ConceptGraphs</w:t>
      </w:r>
      <w:proofErr w:type="spellEnd"/>
      <w:r w:rsidRPr="002643C7">
        <w:rPr>
          <w:rPrChange w:id="66" w:author="Sahil Shah" w:date="2026-06-26T16:34:00Z">
            <w:rPr>
              <w:b/>
              <w:bCs/>
            </w:rPr>
          </w:rPrChange>
        </w:rPr>
        <w:t>, and Open3DSG by 11 to 33 percentage points in Recall@5, each of which relies on foundation models or per-scene optimisation orders of magnitude more costly than this system.</w:t>
      </w:r>
      <w:commentRangeEnd w:id="4"/>
      <w:r w:rsidR="002643C7">
        <w:rPr>
          <w:rStyle w:val="CommentReference"/>
        </w:rPr>
        <w:commentReference w:id="4"/>
      </w:r>
    </w:p>
    <w:p w14:paraId="181B2A42" w14:textId="77777777" w:rsidR="00E6590D" w:rsidRPr="00A02FDB" w:rsidRDefault="00E6590D" w:rsidP="00A02FDB">
      <w:pPr>
        <w:rPr>
          <w:b/>
          <w:bCs/>
        </w:rPr>
      </w:pPr>
    </w:p>
    <w:p w14:paraId="6530D1E2" w14:textId="77777777" w:rsidR="00B2099A" w:rsidRPr="00B2099A" w:rsidRDefault="00B2099A" w:rsidP="00B2099A">
      <w:pPr>
        <w:rPr>
          <w:b/>
          <w:bCs/>
        </w:rPr>
      </w:pPr>
      <w:r w:rsidRPr="00B2099A">
        <w:rPr>
          <w:b/>
          <w:bCs/>
        </w:rPr>
        <w:lastRenderedPageBreak/>
        <w:t>2 Related Work</w:t>
      </w:r>
    </w:p>
    <w:p w14:paraId="1CF0B5E0" w14:textId="77777777" w:rsidR="00E6590D" w:rsidRPr="00E6590D" w:rsidRDefault="00E6590D" w:rsidP="00E6590D">
      <w:pPr>
        <w:rPr>
          <w:b/>
          <w:bCs/>
        </w:rPr>
      </w:pPr>
      <w:r w:rsidRPr="00E6590D">
        <w:rPr>
          <w:b/>
          <w:bCs/>
        </w:rPr>
        <w:t xml:space="preserve">Gaussian splat scene understanding. Beyond reconstruction, several methods augment Gaussian primitives with learned semantic features. </w:t>
      </w:r>
      <w:proofErr w:type="spellStart"/>
      <w:r w:rsidRPr="00E6590D">
        <w:rPr>
          <w:b/>
          <w:bCs/>
        </w:rPr>
        <w:t>LangSplat</w:t>
      </w:r>
      <w:proofErr w:type="spellEnd"/>
      <w:r w:rsidRPr="00E6590D">
        <w:rPr>
          <w:b/>
          <w:bCs/>
        </w:rPr>
        <w:t xml:space="preserve"> [10] distils CLIP features into per-Gaussian embeddings for open-vocabulary localisation, but operates at pixel level rather than discrete object instances. Gaussian Grouping [11] instead learns per-Gaussian identity embeddings supervised by SAM masks, enabling instance-level segmentation and editing — solving the same object-clustering problem this work addresses, but at the cost of requiring SAM at reconstruction time. SAGA [21] pursues a related goal through </w:t>
      </w:r>
      <w:proofErr w:type="spellStart"/>
      <w:r w:rsidRPr="00E6590D">
        <w:rPr>
          <w:b/>
          <w:bCs/>
        </w:rPr>
        <w:t>promptable</w:t>
      </w:r>
      <w:proofErr w:type="spellEnd"/>
      <w:r w:rsidRPr="00E6590D">
        <w:rPr>
          <w:b/>
          <w:bCs/>
        </w:rPr>
        <w:t xml:space="preserve"> 3D segmentation, training a lightweight feature field that segments Gaussians corresponding to a 2D point, box, or mask prompt in milliseconds. </w:t>
      </w:r>
      <w:proofErr w:type="spellStart"/>
      <w:r w:rsidRPr="00E6590D">
        <w:rPr>
          <w:b/>
          <w:bCs/>
        </w:rPr>
        <w:t>RelationField</w:t>
      </w:r>
      <w:proofErr w:type="spellEnd"/>
      <w:r w:rsidRPr="00E6590D">
        <w:rPr>
          <w:b/>
          <w:bCs/>
        </w:rPr>
        <w:t xml:space="preserve"> [13] takes a different representation entirely, distilling multimodal language model knowledge into pairs of rays within a neural radiance field optimised separately for each scene — achieving strong relation-prediction accuracy at the cost of roughly an hour of per-scene optimisation on a single GPU. </w:t>
      </w:r>
      <w:proofErr w:type="spellStart"/>
      <w:r w:rsidRPr="00E6590D">
        <w:rPr>
          <w:b/>
          <w:bCs/>
        </w:rPr>
        <w:t>GaussianGraph</w:t>
      </w:r>
      <w:proofErr w:type="spellEnd"/>
      <w:r w:rsidRPr="00E6590D">
        <w:rPr>
          <w:b/>
          <w:bCs/>
        </w:rPr>
        <w:t xml:space="preserve"> [3] and </w:t>
      </w:r>
      <w:proofErr w:type="spellStart"/>
      <w:r w:rsidRPr="00E6590D">
        <w:rPr>
          <w:b/>
          <w:bCs/>
        </w:rPr>
        <w:t>ReLaGS</w:t>
      </w:r>
      <w:proofErr w:type="spellEnd"/>
      <w:r w:rsidRPr="00E6590D">
        <w:rPr>
          <w:b/>
          <w:bCs/>
        </w:rPr>
        <w:t xml:space="preserve"> [4] extend this line to full scene graph generation, combining adaptive Gaussian clustering with vision-language relation inference; all three serve as direct comparison baselines in Section 6.</w:t>
      </w:r>
    </w:p>
    <w:p w14:paraId="597E25FE" w14:textId="77777777" w:rsidR="00E6590D" w:rsidRPr="00E6590D" w:rsidRDefault="00E6590D" w:rsidP="00E6590D">
      <w:pPr>
        <w:rPr>
          <w:b/>
          <w:bCs/>
        </w:rPr>
      </w:pPr>
      <w:r w:rsidRPr="00E6590D">
        <w:rPr>
          <w:b/>
          <w:bCs/>
        </w:rPr>
        <w:t xml:space="preserve">3D scene graph generation. Wald et al. [7] established the 3DSSG task and benchmark on top of the 3RScan re-scan dataset [8], providing the relation vocabulary and held-out validation split used throughout this work. </w:t>
      </w:r>
      <w:proofErr w:type="spellStart"/>
      <w:r w:rsidRPr="00E6590D">
        <w:rPr>
          <w:b/>
          <w:bCs/>
        </w:rPr>
        <w:t>SceneGraphFusion</w:t>
      </w:r>
      <w:proofErr w:type="spellEnd"/>
      <w:r w:rsidRPr="00E6590D">
        <w:rPr>
          <w:b/>
          <w:bCs/>
        </w:rPr>
        <w:t xml:space="preserve"> [12] demonstrated that incremental scene graph prediction from RGB-D streams is feasible without a complete reconstruction, establishing that graph neural networks can reason effectively over 3D geometric features — an insight this work extends to Gaussian-splat geometry. Open3DSG [6] and </w:t>
      </w:r>
      <w:proofErr w:type="spellStart"/>
      <w:r w:rsidRPr="00E6590D">
        <w:rPr>
          <w:b/>
          <w:bCs/>
        </w:rPr>
        <w:t>ConceptGraphs</w:t>
      </w:r>
      <w:proofErr w:type="spellEnd"/>
      <w:r w:rsidRPr="00E6590D">
        <w:rPr>
          <w:b/>
          <w:bCs/>
        </w:rPr>
        <w:t xml:space="preserve"> [5] both pursue open-vocabulary prediction by co-embedding 3D features with CLIP or LLM-derived relations respectively, at the cost of foundation-model dependence at inference time.</w:t>
      </w:r>
    </w:p>
    <w:p w14:paraId="57847663" w14:textId="77777777" w:rsidR="00E6590D" w:rsidRPr="00E6590D" w:rsidRDefault="00E6590D" w:rsidP="00E6590D">
      <w:pPr>
        <w:rPr>
          <w:b/>
          <w:bCs/>
        </w:rPr>
      </w:pPr>
      <w:r w:rsidRPr="00E6590D">
        <w:rPr>
          <w:b/>
          <w:bCs/>
        </w:rPr>
        <w:t xml:space="preserve">Graph neural networks for relational reasoning. Graph Attention Networks (GAT) [14] introduced learnable attention over node neighbourhoods for non-Euclidean data. GATv2 [15] identified that GAT's attention function produces a static neighbour ranking independent of the query node, and corrected this by reordering the linear transformation relative to concatenation, restoring dynamic attention. Two GATv2Conv layers, incorporating edge features directly into the attention computation, form the message-passing backbone of </w:t>
      </w:r>
      <w:proofErr w:type="spellStart"/>
      <w:r w:rsidRPr="00E6590D">
        <w:rPr>
          <w:b/>
          <w:bCs/>
        </w:rPr>
        <w:t>GeoKANRelationGNN</w:t>
      </w:r>
      <w:proofErr w:type="spellEnd"/>
      <w:r w:rsidRPr="00E6590D">
        <w:rPr>
          <w:b/>
          <w:bCs/>
        </w:rPr>
        <w:t xml:space="preserve"> in this work.</w:t>
      </w:r>
    </w:p>
    <w:p w14:paraId="0FBE8A23" w14:textId="77777777" w:rsidR="00E6590D" w:rsidRPr="00E6590D" w:rsidRDefault="00E6590D" w:rsidP="00E6590D">
      <w:pPr>
        <w:rPr>
          <w:b/>
          <w:bCs/>
        </w:rPr>
      </w:pPr>
      <w:r w:rsidRPr="00E6590D">
        <w:rPr>
          <w:b/>
          <w:bCs/>
        </w:rPr>
        <w:t xml:space="preserve">Kolmogorov–Arnold Networks. Liu et al. [16] introduced KANs as a learnable alternative to the multi-layer perceptron, motivated by the Kolmogorov–Arnold representation theorem: rather than fixed nodal activations and learnable edge </w:t>
      </w:r>
      <w:r w:rsidRPr="00E6590D">
        <w:rPr>
          <w:b/>
          <w:bCs/>
        </w:rPr>
        <w:lastRenderedPageBreak/>
        <w:t>weights, a KAN places learnable univariate activation functions — parameterised as splines — on its edges, reporting comparable or better accuracy than much larger MLPs on data-fitting and PDE-solving tasks. Sen et al. [17] extended this with Geometric Kolmogorov–Arnold Networks (</w:t>
      </w:r>
      <w:proofErr w:type="spellStart"/>
      <w:r w:rsidRPr="00E6590D">
        <w:rPr>
          <w:b/>
          <w:bCs/>
        </w:rPr>
        <w:t>GeoKAN</w:t>
      </w:r>
      <w:proofErr w:type="spellEnd"/>
      <w:r w:rsidRPr="00E6590D">
        <w:rPr>
          <w:b/>
          <w:bCs/>
        </w:rPr>
        <w:t xml:space="preserve">), in which basis expansion is performed in learned, geometry-adapted coordinates obtained by warping the input through a learned diagonal Riemannian metric. Subsequent work has questioned how general KAN's reported advantage actually is: Yu et al. [22], in a systematic parameter- and FLOP-matched comparison, found that MLPs match or exceed KAN across machine learning, computer vision, audio, and NLP tasks, with KAN's advantage concentrated specifically in symbolic-formula representation. This work applies </w:t>
      </w:r>
      <w:proofErr w:type="spellStart"/>
      <w:r w:rsidRPr="00E6590D">
        <w:rPr>
          <w:b/>
          <w:bCs/>
        </w:rPr>
        <w:t>GeoKAN</w:t>
      </w:r>
      <w:proofErr w:type="spellEnd"/>
      <w:r w:rsidRPr="00E6590D">
        <w:rPr>
          <w:b/>
          <w:bCs/>
        </w:rPr>
        <w:t xml:space="preserve"> to a structured spatial prediction task for the first time, and is the first to test the KAN-versus-MLP fairness question in this domain — finding it consistent with Yu et al.'s broader pattern in-distribution, while identifying a cross-domain generalisation gain not previously reported.</w:t>
      </w:r>
    </w:p>
    <w:p w14:paraId="1BC60FD9" w14:textId="77777777" w:rsidR="00E6590D" w:rsidRPr="00E6590D" w:rsidRDefault="00E6590D" w:rsidP="00E6590D">
      <w:pPr>
        <w:rPr>
          <w:b/>
          <w:bCs/>
        </w:rPr>
      </w:pPr>
      <w:r w:rsidRPr="00E6590D">
        <w:rPr>
          <w:b/>
          <w:bCs/>
        </w:rPr>
        <w:t xml:space="preserve">Training under sparse and imbalanced annotation. </w:t>
      </w:r>
      <w:proofErr w:type="spellStart"/>
      <w:r w:rsidRPr="00E6590D">
        <w:rPr>
          <w:b/>
          <w:bCs/>
        </w:rPr>
        <w:t>Ridnik</w:t>
      </w:r>
      <w:proofErr w:type="spellEnd"/>
      <w:r w:rsidRPr="00E6590D">
        <w:rPr>
          <w:b/>
          <w:bCs/>
        </w:rPr>
        <w:t xml:space="preserve"> et al. [18] introduced Asymmetric Loss for multi-label classification, applying asymmetric focusing parameters to positive and negative examples to counter the severe class imbalance typical of multi-label settings — used here as the primary training objective with γ⁻=4.0, γ⁺=0.0. Wang et al. [19] showed that the annotation sparsity of Visual Genome — many visual entity pairs left entirely unannotated or labelled with only one of several valid relations — produces a systematic bias detectable as a large gap between overall and mean class-wise recall; the same structural sparsity is present in 3DSSG (Section 1) and motivates the rule-based label injection strategy adopted in Section 5.4.</w:t>
      </w:r>
    </w:p>
    <w:p w14:paraId="185AB4FA" w14:textId="77777777" w:rsidR="00E6590D" w:rsidRPr="00E6590D" w:rsidRDefault="00E6590D" w:rsidP="00E6590D">
      <w:pPr>
        <w:rPr>
          <w:b/>
          <w:bCs/>
        </w:rPr>
      </w:pPr>
      <w:r w:rsidRPr="00E6590D">
        <w:rPr>
          <w:b/>
          <w:bCs/>
        </w:rPr>
        <w:t>Clustering for object segmentation. HDBSCAN [20], confirmed as the clustering algorithm used throughout this pipeline, extends density-based clustering into a hierarchical framework, extracting stable clusters by persistence across a density hierarchy rather than requiring a single fixed neighbourhood radius.</w:t>
      </w:r>
    </w:p>
    <w:p w14:paraId="6ADD96B0" w14:textId="77777777" w:rsidR="00E6590D" w:rsidRPr="00E6590D" w:rsidRDefault="00E6590D" w:rsidP="00E6590D">
      <w:pPr>
        <w:rPr>
          <w:b/>
          <w:bCs/>
        </w:rPr>
      </w:pPr>
      <w:r w:rsidRPr="00E6590D">
        <w:rPr>
          <w:b/>
          <w:bCs/>
        </w:rPr>
        <w:t xml:space="preserve">Research gap and positioning. Across this literature, a consistent pattern emerges: as 3D scene representations have improved, the methods used to infer spatial relations from them have grown more dependent on foundation models or per-scene optimisation, not less. None of the reviewed scene-graph methods systematically tests whether Gaussian-splat geometry alone is sufficient for relation prediction; none addresses the severe annotation sparsity of 3DSSG through deterministic geometric label derivation; none applies a formal, parameter-free mechanism to enforce logical consistency on its predictions; and none isolates whether a learnable-metric architecture choice such as </w:t>
      </w:r>
      <w:proofErr w:type="spellStart"/>
      <w:r w:rsidRPr="00E6590D">
        <w:rPr>
          <w:b/>
          <w:bCs/>
        </w:rPr>
        <w:t>GeoKAN</w:t>
      </w:r>
      <w:proofErr w:type="spellEnd"/>
      <w:r w:rsidRPr="00E6590D">
        <w:rPr>
          <w:b/>
          <w:bCs/>
        </w:rPr>
        <w:t xml:space="preserve"> contributes independently of the feature design and training strategy surrounding it. This work is positioned at the intersection of these four open </w:t>
      </w:r>
      <w:commentRangeStart w:id="67"/>
      <w:r w:rsidRPr="00E6590D">
        <w:rPr>
          <w:b/>
          <w:bCs/>
        </w:rPr>
        <w:t>gaps</w:t>
      </w:r>
      <w:commentRangeEnd w:id="67"/>
      <w:r w:rsidR="00993717">
        <w:rPr>
          <w:rStyle w:val="CommentReference"/>
        </w:rPr>
        <w:commentReference w:id="67"/>
      </w:r>
      <w:r w:rsidRPr="00E6590D">
        <w:rPr>
          <w:b/>
          <w:bCs/>
        </w:rPr>
        <w:t>.</w:t>
      </w:r>
    </w:p>
    <w:p w14:paraId="51EABCCC" w14:textId="77777777" w:rsidR="00A02FDB" w:rsidRDefault="00A02FDB"/>
    <w:p w14:paraId="3559B673" w14:textId="77777777" w:rsidR="00A02FDB" w:rsidRPr="00A02FDB" w:rsidRDefault="00B2099A" w:rsidP="00A02FDB">
      <w:pPr>
        <w:rPr>
          <w:b/>
          <w:bCs/>
        </w:rPr>
      </w:pPr>
      <w:r>
        <w:rPr>
          <w:b/>
          <w:bCs/>
        </w:rPr>
        <w:t>3</w:t>
      </w:r>
      <w:r w:rsidR="00A02FDB" w:rsidRPr="00A02FDB">
        <w:rPr>
          <w:b/>
          <w:bCs/>
        </w:rPr>
        <w:t xml:space="preserve"> Novelty of the </w:t>
      </w:r>
      <w:commentRangeStart w:id="68"/>
      <w:r w:rsidR="00A02FDB" w:rsidRPr="00A02FDB">
        <w:rPr>
          <w:b/>
          <w:bCs/>
        </w:rPr>
        <w:t>Approach</w:t>
      </w:r>
      <w:commentRangeEnd w:id="68"/>
      <w:r w:rsidR="002643C7">
        <w:rPr>
          <w:rStyle w:val="CommentReference"/>
        </w:rPr>
        <w:commentReference w:id="68"/>
      </w:r>
    </w:p>
    <w:p w14:paraId="4DB93989" w14:textId="77777777" w:rsidR="00E6590D" w:rsidRPr="00E6590D" w:rsidRDefault="00E6590D" w:rsidP="00E6590D">
      <w:r w:rsidRPr="00E6590D">
        <w:t xml:space="preserve">This work proposes </w:t>
      </w:r>
      <w:proofErr w:type="spellStart"/>
      <w:r w:rsidRPr="00E6590D">
        <w:t>LogicSplat</w:t>
      </w:r>
      <w:proofErr w:type="spellEnd"/>
      <w:r w:rsidRPr="00E6590D">
        <w:t>, a neuro-symbolic alternative to the foundation-model-dependent paradigm that currently dominates 3D scene graph generation from Gaussian Splats. The novelty rests on three specific design choices, each addressing a distinct gap identified in Section 2.</w:t>
      </w:r>
    </w:p>
    <w:p w14:paraId="55E11BDA" w14:textId="77777777" w:rsidR="00E6590D" w:rsidRPr="00E6590D" w:rsidRDefault="00E6590D" w:rsidP="00E6590D">
      <w:r w:rsidRPr="00E6590D">
        <w:t xml:space="preserve">First, the symbolic half of the design — </w:t>
      </w:r>
      <w:proofErr w:type="spellStart"/>
      <w:r w:rsidRPr="00E6590D">
        <w:t>SceneGraphRepair</w:t>
      </w:r>
      <w:proofErr w:type="spellEnd"/>
      <w:r w:rsidRPr="00E6590D">
        <w:t xml:space="preserve"> — is deliberately positioned as a lightweight alternative to learned reasoning, rather than a supplementary post-processing step. Existing systems such as </w:t>
      </w:r>
      <w:proofErr w:type="spellStart"/>
      <w:r w:rsidRPr="00E6590D">
        <w:t>GaussianGraph</w:t>
      </w:r>
      <w:proofErr w:type="spellEnd"/>
      <w:r w:rsidRPr="00E6590D">
        <w:t xml:space="preserve"> correct implausible relations using a dedicated 3D correction module trained or tuned for that purpose; </w:t>
      </w:r>
      <w:proofErr w:type="spellStart"/>
      <w:r w:rsidRPr="00E6590D">
        <w:t>ReLaGS</w:t>
      </w:r>
      <w:proofErr w:type="spellEnd"/>
      <w:r w:rsidRPr="00E6590D">
        <w:t xml:space="preserve"> relies on a graph neural network to resolve relational ambiguity. </w:t>
      </w:r>
      <w:proofErr w:type="spellStart"/>
      <w:r w:rsidRPr="00E6590D">
        <w:t>SceneGraphRepair</w:t>
      </w:r>
      <w:proofErr w:type="spellEnd"/>
      <w:r w:rsidRPr="00E6590D">
        <w:t xml:space="preserve"> instead enforces inverse completeness, mutual exclusion, asymmetry, and transitivity through deterministic fixed-point iteration — zero parameters, no training data, no gradient computation. The hypothesis under test is that a substantial fraction of the consistency-related errors made by learned scene graph predictors are not failures of representational capacity but failures of constraint enforcement, and that such errors can be corrected more cheaply and more reliably by logic than by additional learned reasoning.</w:t>
      </w:r>
    </w:p>
    <w:p w14:paraId="37F6674B" w14:textId="77777777" w:rsidR="00E6590D" w:rsidRPr="00E6590D" w:rsidRDefault="00E6590D" w:rsidP="00E6590D">
      <w:r w:rsidRPr="00E6590D">
        <w:t xml:space="preserve">Second, the neural half — </w:t>
      </w:r>
      <w:proofErr w:type="spellStart"/>
      <w:r w:rsidRPr="00E6590D">
        <w:t>GeoKANRelationGNN</w:t>
      </w:r>
      <w:proofErr w:type="spellEnd"/>
      <w:r w:rsidRPr="00E6590D">
        <w:t xml:space="preserve"> — replaces the standard multi-layer-perceptron classification head used in prior graph-based scene graph predictors with Geometric Kolmogorov–Arnold Network (</w:t>
      </w:r>
      <w:proofErr w:type="spellStart"/>
      <w:r w:rsidRPr="00E6590D">
        <w:t>GeoKAN</w:t>
      </w:r>
      <w:proofErr w:type="spellEnd"/>
      <w:r w:rsidRPr="00E6590D">
        <w:t xml:space="preserve">) layers, which learn a diagonal Riemannian metric that warps the input feature space prior to basis expansion. This work is the first to apply </w:t>
      </w:r>
      <w:proofErr w:type="spellStart"/>
      <w:r w:rsidRPr="00E6590D">
        <w:t>GeoKAN</w:t>
      </w:r>
      <w:proofErr w:type="spellEnd"/>
      <w:r w:rsidRPr="00E6590D">
        <w:t xml:space="preserve"> to a structured 3D prediction task, and the first to systematically compare its basis-function variants — fixed diagonal, adaptive radial-basis, adaptive wavelet — under identical training conditions. It is also the first to test, in this domain, the broader question recently raised about Kolmogorov-Arnold Networks generally: whether their reported advantage over conventional MLPs holds outside the symbolic-regression tasks where it was first demonstrated. A matched-capacity ablation (Section 6) finds it does not hold in-distribution, consistent with that broader literature — but identifies a generalisation gain under both scale shift and dataset shift that has not been previously reported for any KAN variant, in any domain.</w:t>
      </w:r>
    </w:p>
    <w:p w14:paraId="02E56DB5" w14:textId="77777777" w:rsidR="00E6590D" w:rsidRPr="00E6590D" w:rsidRDefault="00E6590D" w:rsidP="00E6590D">
      <w:r w:rsidRPr="00E6590D">
        <w:t xml:space="preserve">Third, both components are evaluated against the systems that motivate the gaps identified in Section 2: </w:t>
      </w:r>
      <w:proofErr w:type="spellStart"/>
      <w:r w:rsidRPr="00E6590D">
        <w:t>ReLaGS</w:t>
      </w:r>
      <w:proofErr w:type="spellEnd"/>
      <w:r w:rsidRPr="00E6590D">
        <w:t xml:space="preserve">, </w:t>
      </w:r>
      <w:proofErr w:type="spellStart"/>
      <w:r w:rsidRPr="00E6590D">
        <w:t>RelationField</w:t>
      </w:r>
      <w:proofErr w:type="spellEnd"/>
      <w:r w:rsidRPr="00E6590D">
        <w:t xml:space="preserve">, and </w:t>
      </w:r>
      <w:proofErr w:type="spellStart"/>
      <w:r w:rsidRPr="00E6590D">
        <w:t>GaussianGraph</w:t>
      </w:r>
      <w:proofErr w:type="spellEnd"/>
      <w:r w:rsidRPr="00E6590D">
        <w:t xml:space="preserve"> are compared directly on the 3DSSG and LERF benchmarks respectively, using the published numbers from their original papers under matched evaluation protocols (Predicate </w:t>
      </w:r>
      <w:proofErr w:type="spellStart"/>
      <w:r w:rsidRPr="00E6590D">
        <w:t>Recall@K</w:t>
      </w:r>
      <w:proofErr w:type="spellEnd"/>
      <w:r w:rsidRPr="00E6590D">
        <w:t xml:space="preserve"> on 3DSSG; positional-query </w:t>
      </w:r>
      <w:proofErr w:type="spellStart"/>
      <w:r w:rsidRPr="00E6590D">
        <w:t>mR@K</w:t>
      </w:r>
      <w:proofErr w:type="spellEnd"/>
      <w:r w:rsidRPr="00E6590D">
        <w:t xml:space="preserve"> on LERF, following </w:t>
      </w:r>
      <w:proofErr w:type="spellStart"/>
      <w:r w:rsidRPr="00E6590D">
        <w:t>GaussianGraph's</w:t>
      </w:r>
      <w:proofErr w:type="spellEnd"/>
      <w:r w:rsidRPr="00E6590D">
        <w:t xml:space="preserve"> own Table V). This is, to our knowledge, the first geometry-only system benchmarked head-to-head </w:t>
      </w:r>
      <w:r w:rsidRPr="00E6590D">
        <w:lastRenderedPageBreak/>
        <w:t>against this combination of foundation-model-dependent and per-scene-optimised methods on their own evaluation terms, rather than against a self-constructed baseline.</w:t>
      </w:r>
    </w:p>
    <w:p w14:paraId="36AE7AD7" w14:textId="77777777" w:rsidR="00E6590D" w:rsidRPr="00E6590D" w:rsidRDefault="00E6590D" w:rsidP="00E6590D">
      <w:r w:rsidRPr="00E6590D">
        <w:t>Taken together, these three choices test a single underlying claim: that accurate, logically consistent 3D spatial relation prediction does not require semantic grounding, foundation models, per-scene optimisation, or learned consistency correction — geometry, a learnable metric, and deterministic logic suffice, and the specific choice of learnable-metric architecture matters less for accuracy than for how well that accuracy survives a change of domain.</w:t>
      </w:r>
    </w:p>
    <w:p w14:paraId="5EAB6BE3" w14:textId="77777777" w:rsidR="00A75448" w:rsidRDefault="00A75448" w:rsidP="00A02FDB"/>
    <w:p w14:paraId="7156D5E1" w14:textId="77777777" w:rsidR="00A75448" w:rsidRPr="00A75448" w:rsidRDefault="00A75448" w:rsidP="00A75448">
      <w:pPr>
        <w:rPr>
          <w:b/>
          <w:bCs/>
        </w:rPr>
      </w:pPr>
      <w:r w:rsidRPr="00A75448">
        <w:rPr>
          <w:b/>
          <w:bCs/>
        </w:rPr>
        <w:t>4 Materials and Data</w:t>
      </w:r>
    </w:p>
    <w:p w14:paraId="2B580097" w14:textId="77777777" w:rsidR="00E6590D" w:rsidRPr="00E6590D" w:rsidRDefault="00E6590D" w:rsidP="00E6590D">
      <w:pPr>
        <w:rPr>
          <w:b/>
          <w:bCs/>
        </w:rPr>
      </w:pPr>
      <w:r w:rsidRPr="00E6590D">
        <w:rPr>
          <w:b/>
          <w:bCs/>
        </w:rPr>
        <w:t>4.1 3RScan and 3DSSG</w:t>
      </w:r>
    </w:p>
    <w:p w14:paraId="6A1B7167" w14:textId="77777777" w:rsidR="00E6590D" w:rsidRPr="00E6590D" w:rsidRDefault="00E6590D" w:rsidP="00E6590D">
      <w:pPr>
        <w:rPr>
          <w:b/>
          <w:bCs/>
        </w:rPr>
      </w:pPr>
      <w:r w:rsidRPr="00E6590D">
        <w:rPr>
          <w:b/>
          <w:bCs/>
        </w:rPr>
        <w:t xml:space="preserve">The primary training and validation data is drawn from 3RScan [8], a dataset of 1,482 indoor RGB-D scan sequences across 478 distinct environments, each reconstructed as a textured mesh with per-vertex instance labels. Spatial relation annotations are taken from 3DSSG [7], which provides human-labelled pairwise relations across a 26-type vocabulary. For this work, the vocabulary is reduced to ten relations by merging semantically equivalent predicates (e.g. standing on, supported by, and lying on are mapped to </w:t>
      </w:r>
      <w:proofErr w:type="spellStart"/>
      <w:r w:rsidRPr="00E6590D">
        <w:rPr>
          <w:b/>
          <w:bCs/>
        </w:rPr>
        <w:t>on_top_of</w:t>
      </w:r>
      <w:proofErr w:type="spellEnd"/>
      <w:r w:rsidRPr="00E6590D">
        <w:rPr>
          <w:b/>
          <w:bCs/>
        </w:rPr>
        <w:t xml:space="preserve">) and dropping two relations with insufficient positive examples — inside (262 positives, 0.038% positive rate) and </w:t>
      </w:r>
      <w:proofErr w:type="spellStart"/>
      <w:r w:rsidRPr="00E6590D">
        <w:rPr>
          <w:b/>
          <w:bCs/>
        </w:rPr>
        <w:t>hanging_from</w:t>
      </w:r>
      <w:proofErr w:type="spellEnd"/>
      <w:r w:rsidRPr="00E6590D">
        <w:rPr>
          <w:b/>
          <w:bCs/>
        </w:rPr>
        <w:t xml:space="preserve"> (974 positives, 0.14%).</w:t>
      </w:r>
    </w:p>
    <w:p w14:paraId="39DA605F" w14:textId="77777777" w:rsidR="00E6590D" w:rsidRPr="00E6590D" w:rsidRDefault="00E6590D" w:rsidP="00E6590D">
      <w:pPr>
        <w:rPr>
          <w:b/>
          <w:bCs/>
        </w:rPr>
      </w:pPr>
      <w:r w:rsidRPr="00E6590D">
        <w:rPr>
          <w:b/>
          <w:bCs/>
        </w:rPr>
        <w:t xml:space="preserve">Gaussian splat reconstructions of 565 3RScan scenes are sourced from the </w:t>
      </w:r>
      <w:proofErr w:type="spellStart"/>
      <w:r w:rsidRPr="00E6590D">
        <w:rPr>
          <w:b/>
          <w:bCs/>
        </w:rPr>
        <w:t>GaussianWorld</w:t>
      </w:r>
      <w:proofErr w:type="spellEnd"/>
      <w:r w:rsidRPr="00E6590D">
        <w:rPr>
          <w:b/>
          <w:bCs/>
        </w:rPr>
        <w:t xml:space="preserve"> repository, which provides MCMC-based 3DGS reconstructions of the original scan sequences. Of these, 480 scenes are used for training and 85 for validation, split at the scene level with a fixed random seed; the 46 RIO10 re-localisation scenes are excluded as they belong to a </w:t>
      </w:r>
      <w:proofErr w:type="spellStart"/>
      <w:r w:rsidRPr="00E6590D">
        <w:rPr>
          <w:b/>
          <w:bCs/>
        </w:rPr>
        <w:t>held</w:t>
      </w:r>
      <w:proofErr w:type="spellEnd"/>
      <w:r w:rsidRPr="00E6590D">
        <w:rPr>
          <w:b/>
          <w:bCs/>
        </w:rPr>
        <w:t>-out benchmark unrelated to this task. The resulting training set contains 1,005,126 directed object-pair edges, expanding to 2,383,223 positive label instances after rule-based label injection (Section 5.4).</w:t>
      </w:r>
    </w:p>
    <w:p w14:paraId="09B00231" w14:textId="77777777" w:rsidR="00E6590D" w:rsidRPr="00E6590D" w:rsidRDefault="00E6590D" w:rsidP="00E6590D">
      <w:pPr>
        <w:rPr>
          <w:b/>
          <w:bCs/>
        </w:rPr>
      </w:pPr>
      <w:r w:rsidRPr="00E6590D">
        <w:rPr>
          <w:b/>
          <w:bCs/>
        </w:rPr>
        <w:t xml:space="preserve">Because 3DSSG annotations reference instance identities defined on 3RScan mesh vertices, each Gaussian primitive is assigned the instance label of its nearest labelled mesh vertex by nearest-neighbour search in 3D Euclidean space; Gaussians without a corresponding labelled vertex receive a background label and are excluded from the object graph. This transfer achieves a mean coverage of </w:t>
      </w:r>
      <w:commentRangeStart w:id="69"/>
      <w:r w:rsidRPr="00E6590D">
        <w:rPr>
          <w:b/>
          <w:bCs/>
        </w:rPr>
        <w:t>82</w:t>
      </w:r>
      <w:commentRangeEnd w:id="69"/>
      <w:r w:rsidR="002643C7">
        <w:rPr>
          <w:rStyle w:val="CommentReference"/>
        </w:rPr>
        <w:commentReference w:id="69"/>
      </w:r>
      <w:r w:rsidRPr="00E6590D">
        <w:rPr>
          <w:b/>
          <w:bCs/>
        </w:rPr>
        <w:t>.7% across the 565 scenes.</w:t>
      </w:r>
    </w:p>
    <w:p w14:paraId="4050D7EF" w14:textId="77777777" w:rsidR="00E6590D" w:rsidRPr="00E6590D" w:rsidRDefault="00E6590D" w:rsidP="00E6590D">
      <w:pPr>
        <w:rPr>
          <w:b/>
          <w:bCs/>
        </w:rPr>
      </w:pPr>
      <w:r w:rsidRPr="00E6590D">
        <w:rPr>
          <w:b/>
          <w:bCs/>
        </w:rPr>
        <w:t>4.2 LERF (Held-Out Evaluation)</w:t>
      </w:r>
    </w:p>
    <w:p w14:paraId="7878C642" w14:textId="77777777" w:rsidR="00E6590D" w:rsidRPr="00E6590D" w:rsidRDefault="00E6590D" w:rsidP="00E6590D">
      <w:pPr>
        <w:rPr>
          <w:b/>
          <w:bCs/>
        </w:rPr>
      </w:pPr>
      <w:r w:rsidRPr="00E6590D">
        <w:rPr>
          <w:b/>
          <w:bCs/>
        </w:rPr>
        <w:t xml:space="preserve">Four publicly released LERF [9] scenes — ramen, teatime, </w:t>
      </w:r>
      <w:proofErr w:type="spellStart"/>
      <w:r w:rsidRPr="00E6590D">
        <w:rPr>
          <w:b/>
          <w:bCs/>
        </w:rPr>
        <w:t>waldo_kitchen</w:t>
      </w:r>
      <w:proofErr w:type="spellEnd"/>
      <w:r w:rsidRPr="00E6590D">
        <w:rPr>
          <w:b/>
          <w:bCs/>
        </w:rPr>
        <w:t xml:space="preserve">, and figurines — are used as a held-out evaluation set to test generalisation to an </w:t>
      </w:r>
      <w:r w:rsidRPr="00E6590D">
        <w:rPr>
          <w:b/>
          <w:bCs/>
        </w:rPr>
        <w:lastRenderedPageBreak/>
        <w:t>unseen dataset. These scenes span a 1–5 metre scale, comparable to the 3–8 metre scale of the 3RScan training distribution, making this a test of dataset generalisation rather than scale generalisation. Each scene contains 10–13 object instances. Ground truth relation triples (1,644 in total across the four scenes) are derived geometrically from cluster centroids using the same deterministic procedure applied during evaluation; a random sample was manually verified for correctness.</w:t>
      </w:r>
    </w:p>
    <w:p w14:paraId="4C5ADB65" w14:textId="77777777" w:rsidR="00E6590D" w:rsidRPr="00E6590D" w:rsidRDefault="00E6590D" w:rsidP="00E6590D">
      <w:pPr>
        <w:rPr>
          <w:b/>
          <w:bCs/>
        </w:rPr>
      </w:pPr>
      <w:r w:rsidRPr="00E6590D">
        <w:rPr>
          <w:b/>
          <w:bCs/>
        </w:rPr>
        <w:t>4.3 Custom Tabletop Scenes (Cross-Domain Evaluation)</w:t>
      </w:r>
    </w:p>
    <w:p w14:paraId="549F90A0" w14:textId="77777777" w:rsidR="00E6590D" w:rsidRPr="00E6590D" w:rsidRDefault="00E6590D" w:rsidP="00E6590D">
      <w:pPr>
        <w:rPr>
          <w:b/>
          <w:bCs/>
        </w:rPr>
      </w:pPr>
      <w:r w:rsidRPr="00E6590D">
        <w:rPr>
          <w:b/>
          <w:bCs/>
        </w:rPr>
        <w:t>Eight tabletop scenes were captured specifically to test zero-shot generalisation across a substantial scale gap. Each scene contains four or five everyday objects (a Wi-Fi router, a pen, a water bottle, a hair-dryer box, a watch, a perfume bottle, or a cream tub) arranged on a flat surface, with five scenes containing a verified stacking configuration and three arranged side-by-side without stacking. Scene extents range from 0.3 to 0.8 metres — approximately one order of magnitude smaller than the 3–8 metre training distribution. Three scenes exhibit an inverted Z-axis convention, handled during ground-truth construction by negating Z before deriving directional relations. Ground truth for all eight scenes is constructed programmatically: the same deterministic clustering pipeline used at evaluation time is run to obtain cluster centroids, from which all pairwise relations are derived geometrically, with cluster-to-object assignments verified by visual inspection.</w:t>
      </w:r>
    </w:p>
    <w:p w14:paraId="087C294A" w14:textId="77777777" w:rsidR="00E6590D" w:rsidRDefault="00E6590D" w:rsidP="00E6590D">
      <w:pPr>
        <w:rPr>
          <w:b/>
          <w:bCs/>
        </w:rPr>
      </w:pPr>
    </w:p>
    <w:p w14:paraId="1E48A339" w14:textId="77777777" w:rsidR="00E6590D" w:rsidRDefault="00E6590D" w:rsidP="00E6590D">
      <w:pPr>
        <w:rPr>
          <w:b/>
          <w:bCs/>
        </w:rPr>
      </w:pPr>
    </w:p>
    <w:p w14:paraId="63AA830B" w14:textId="77777777" w:rsidR="00E6590D" w:rsidRDefault="00E6590D" w:rsidP="00E6590D">
      <w:pPr>
        <w:rPr>
          <w:b/>
          <w:bCs/>
        </w:rPr>
      </w:pPr>
    </w:p>
    <w:p w14:paraId="1F7225D3" w14:textId="77777777" w:rsidR="00E6590D" w:rsidRDefault="00E6590D" w:rsidP="00E6590D">
      <w:pPr>
        <w:rPr>
          <w:b/>
          <w:bCs/>
        </w:rPr>
      </w:pPr>
    </w:p>
    <w:p w14:paraId="7921C78C" w14:textId="77777777" w:rsidR="00E6590D" w:rsidRDefault="00E6590D" w:rsidP="00E6590D">
      <w:pPr>
        <w:rPr>
          <w:b/>
          <w:bCs/>
        </w:rPr>
      </w:pPr>
    </w:p>
    <w:p w14:paraId="1FF13308" w14:textId="77777777" w:rsidR="00E6590D" w:rsidRDefault="00E6590D" w:rsidP="00E6590D">
      <w:pPr>
        <w:rPr>
          <w:b/>
          <w:bCs/>
        </w:rPr>
      </w:pPr>
    </w:p>
    <w:p w14:paraId="033F8669" w14:textId="77777777" w:rsidR="00E6590D" w:rsidRDefault="00E6590D" w:rsidP="00E6590D">
      <w:pPr>
        <w:rPr>
          <w:b/>
          <w:bCs/>
        </w:rPr>
      </w:pPr>
    </w:p>
    <w:p w14:paraId="37142F14" w14:textId="77777777" w:rsidR="00E6590D" w:rsidRPr="00E6590D" w:rsidRDefault="00E6590D" w:rsidP="00E6590D">
      <w:pPr>
        <w:rPr>
          <w:b/>
          <w:bCs/>
        </w:rPr>
      </w:pPr>
      <w:r w:rsidRPr="00E6590D">
        <w:rPr>
          <w:b/>
          <w:bCs/>
        </w:rPr>
        <w:t>Table 1. Dataset summary across the three evaluation settings used in this work.</w:t>
      </w:r>
    </w:p>
    <w:tbl>
      <w:tblPr>
        <w:tblStyle w:val="TableGrid"/>
        <w:tblW w:w="0" w:type="auto"/>
        <w:tblLook w:val="04A0" w:firstRow="1" w:lastRow="0" w:firstColumn="1" w:lastColumn="0" w:noHBand="0" w:noVBand="1"/>
      </w:tblPr>
      <w:tblGrid>
        <w:gridCol w:w="1803"/>
        <w:gridCol w:w="1803"/>
        <w:gridCol w:w="1803"/>
        <w:gridCol w:w="1803"/>
        <w:gridCol w:w="1804"/>
      </w:tblGrid>
      <w:tr w:rsidR="00E6590D" w:rsidRPr="00E6590D" w14:paraId="76F46C39" w14:textId="77777777">
        <w:tc>
          <w:tcPr>
            <w:tcW w:w="1803" w:type="dxa"/>
          </w:tcPr>
          <w:p w14:paraId="1C5EF04E" w14:textId="77777777" w:rsidR="00E6590D" w:rsidRPr="00E6590D" w:rsidRDefault="00E6590D" w:rsidP="00BC1A56">
            <w:r w:rsidRPr="00E6590D">
              <w:t>Dataset</w:t>
            </w:r>
          </w:p>
        </w:tc>
        <w:tc>
          <w:tcPr>
            <w:tcW w:w="1803" w:type="dxa"/>
          </w:tcPr>
          <w:p w14:paraId="0135A93F" w14:textId="77777777" w:rsidR="00E6590D" w:rsidRPr="00E6590D" w:rsidRDefault="00E6590D" w:rsidP="00BC1A56">
            <w:r w:rsidRPr="00E6590D">
              <w:t>Scenes</w:t>
            </w:r>
          </w:p>
        </w:tc>
        <w:tc>
          <w:tcPr>
            <w:tcW w:w="1803" w:type="dxa"/>
          </w:tcPr>
          <w:p w14:paraId="02AA7F40" w14:textId="77777777" w:rsidR="00E6590D" w:rsidRPr="00E6590D" w:rsidRDefault="00E6590D" w:rsidP="00BC1A56">
            <w:r w:rsidRPr="00E6590D">
              <w:t>Role</w:t>
            </w:r>
          </w:p>
        </w:tc>
        <w:tc>
          <w:tcPr>
            <w:tcW w:w="1803" w:type="dxa"/>
          </w:tcPr>
          <w:p w14:paraId="61E077EA" w14:textId="77777777" w:rsidR="00E6590D" w:rsidRPr="00E6590D" w:rsidRDefault="00E6590D" w:rsidP="00BC1A56">
            <w:r w:rsidRPr="00E6590D">
              <w:t>Scale</w:t>
            </w:r>
          </w:p>
        </w:tc>
        <w:tc>
          <w:tcPr>
            <w:tcW w:w="1804" w:type="dxa"/>
          </w:tcPr>
          <w:p w14:paraId="7B654426" w14:textId="77777777" w:rsidR="00E6590D" w:rsidRPr="00E6590D" w:rsidRDefault="00E6590D" w:rsidP="00BC1A56">
            <w:r w:rsidRPr="00E6590D">
              <w:t>Ground truth</w:t>
            </w:r>
          </w:p>
        </w:tc>
      </w:tr>
      <w:tr w:rsidR="00E6590D" w:rsidRPr="00E6590D" w14:paraId="72C44871" w14:textId="77777777">
        <w:tc>
          <w:tcPr>
            <w:tcW w:w="1803" w:type="dxa"/>
          </w:tcPr>
          <w:p w14:paraId="19E8C1D1" w14:textId="77777777" w:rsidR="00E6590D" w:rsidRPr="00E6590D" w:rsidRDefault="00E6590D" w:rsidP="00BC1A56">
            <w:r w:rsidRPr="00E6590D">
              <w:t>3RScan / 3DSSG</w:t>
            </w:r>
          </w:p>
        </w:tc>
        <w:tc>
          <w:tcPr>
            <w:tcW w:w="1803" w:type="dxa"/>
          </w:tcPr>
          <w:p w14:paraId="11603330" w14:textId="77777777" w:rsidR="00E6590D" w:rsidRPr="00E6590D" w:rsidRDefault="00E6590D" w:rsidP="00BC1A56">
            <w:r w:rsidRPr="00E6590D">
              <w:t xml:space="preserve">480 train / 85 </w:t>
            </w:r>
            <w:proofErr w:type="spellStart"/>
            <w:r w:rsidRPr="00E6590D">
              <w:t>val</w:t>
            </w:r>
            <w:proofErr w:type="spellEnd"/>
          </w:p>
        </w:tc>
        <w:tc>
          <w:tcPr>
            <w:tcW w:w="1803" w:type="dxa"/>
          </w:tcPr>
          <w:p w14:paraId="32987E1F" w14:textId="77777777" w:rsidR="00E6590D" w:rsidRPr="00E6590D" w:rsidRDefault="00E6590D" w:rsidP="00BC1A56">
            <w:r w:rsidRPr="00E6590D">
              <w:t>Training &amp; in-domain validation</w:t>
            </w:r>
          </w:p>
        </w:tc>
        <w:tc>
          <w:tcPr>
            <w:tcW w:w="1803" w:type="dxa"/>
          </w:tcPr>
          <w:p w14:paraId="1F2B4241" w14:textId="77777777" w:rsidR="00E6590D" w:rsidRPr="00E6590D" w:rsidRDefault="00E6590D" w:rsidP="00BC1A56">
            <w:r w:rsidRPr="00E6590D">
              <w:t>3-8 m</w:t>
            </w:r>
          </w:p>
        </w:tc>
        <w:tc>
          <w:tcPr>
            <w:tcW w:w="1804" w:type="dxa"/>
          </w:tcPr>
          <w:p w14:paraId="59998D08" w14:textId="77777777" w:rsidR="00E6590D" w:rsidRPr="00E6590D" w:rsidRDefault="00E6590D" w:rsidP="00BC1A56">
            <w:r w:rsidRPr="00E6590D">
              <w:t>Human-annotated (3DSSG) + rule-injected</w:t>
            </w:r>
          </w:p>
        </w:tc>
      </w:tr>
      <w:tr w:rsidR="00E6590D" w:rsidRPr="00E6590D" w14:paraId="295D0C67" w14:textId="77777777">
        <w:tc>
          <w:tcPr>
            <w:tcW w:w="1803" w:type="dxa"/>
          </w:tcPr>
          <w:p w14:paraId="6F1BFD66" w14:textId="77777777" w:rsidR="00E6590D" w:rsidRPr="00E6590D" w:rsidRDefault="00E6590D" w:rsidP="00BC1A56">
            <w:r w:rsidRPr="00E6590D">
              <w:t>LERF</w:t>
            </w:r>
          </w:p>
        </w:tc>
        <w:tc>
          <w:tcPr>
            <w:tcW w:w="1803" w:type="dxa"/>
          </w:tcPr>
          <w:p w14:paraId="1FD5370E" w14:textId="77777777" w:rsidR="00E6590D" w:rsidRPr="00E6590D" w:rsidRDefault="00E6590D" w:rsidP="00BC1A56">
            <w:r w:rsidRPr="00E6590D">
              <w:t>4</w:t>
            </w:r>
          </w:p>
        </w:tc>
        <w:tc>
          <w:tcPr>
            <w:tcW w:w="1803" w:type="dxa"/>
          </w:tcPr>
          <w:p w14:paraId="51ADD772" w14:textId="77777777" w:rsidR="00E6590D" w:rsidRPr="00E6590D" w:rsidRDefault="00E6590D" w:rsidP="00BC1A56">
            <w:r w:rsidRPr="00E6590D">
              <w:t>Held-out evaluation (unseen dataset)</w:t>
            </w:r>
          </w:p>
        </w:tc>
        <w:tc>
          <w:tcPr>
            <w:tcW w:w="1803" w:type="dxa"/>
          </w:tcPr>
          <w:p w14:paraId="152F1592" w14:textId="77777777" w:rsidR="00E6590D" w:rsidRPr="00E6590D" w:rsidRDefault="00E6590D" w:rsidP="00BC1A56">
            <w:r w:rsidRPr="00E6590D">
              <w:t>1-5 m</w:t>
            </w:r>
          </w:p>
        </w:tc>
        <w:tc>
          <w:tcPr>
            <w:tcW w:w="1804" w:type="dxa"/>
          </w:tcPr>
          <w:p w14:paraId="4A5B3DC2" w14:textId="77777777" w:rsidR="00E6590D" w:rsidRPr="00E6590D" w:rsidRDefault="00E6590D" w:rsidP="00BC1A56">
            <w:r w:rsidRPr="00E6590D">
              <w:t>Geometry-derived, manually verified sample</w:t>
            </w:r>
          </w:p>
        </w:tc>
      </w:tr>
      <w:tr w:rsidR="00E6590D" w:rsidRPr="00E6590D" w14:paraId="46443B2E" w14:textId="77777777">
        <w:tc>
          <w:tcPr>
            <w:tcW w:w="1803" w:type="dxa"/>
          </w:tcPr>
          <w:p w14:paraId="71B1857C" w14:textId="77777777" w:rsidR="00E6590D" w:rsidRPr="00E6590D" w:rsidRDefault="00E6590D" w:rsidP="00BC1A56">
            <w:r w:rsidRPr="00E6590D">
              <w:lastRenderedPageBreak/>
              <w:t>Custom tabletop</w:t>
            </w:r>
          </w:p>
        </w:tc>
        <w:tc>
          <w:tcPr>
            <w:tcW w:w="1803" w:type="dxa"/>
          </w:tcPr>
          <w:p w14:paraId="425ADD7C" w14:textId="77777777" w:rsidR="00E6590D" w:rsidRPr="00E6590D" w:rsidRDefault="00E6590D" w:rsidP="00BC1A56">
            <w:r w:rsidRPr="00E6590D">
              <w:t>8</w:t>
            </w:r>
          </w:p>
        </w:tc>
        <w:tc>
          <w:tcPr>
            <w:tcW w:w="1803" w:type="dxa"/>
          </w:tcPr>
          <w:p w14:paraId="32EFA634" w14:textId="77777777" w:rsidR="00E6590D" w:rsidRPr="00E6590D" w:rsidRDefault="00E6590D" w:rsidP="00BC1A56">
            <w:r w:rsidRPr="00E6590D">
              <w:t>Cross-domain evaluation (unseen scale)</w:t>
            </w:r>
          </w:p>
        </w:tc>
        <w:tc>
          <w:tcPr>
            <w:tcW w:w="1803" w:type="dxa"/>
          </w:tcPr>
          <w:p w14:paraId="2EC7EFA9" w14:textId="77777777" w:rsidR="00E6590D" w:rsidRPr="00E6590D" w:rsidRDefault="00E6590D" w:rsidP="00BC1A56">
            <w:r w:rsidRPr="00E6590D">
              <w:t>0.3-0.8 m</w:t>
            </w:r>
          </w:p>
        </w:tc>
        <w:tc>
          <w:tcPr>
            <w:tcW w:w="1804" w:type="dxa"/>
          </w:tcPr>
          <w:p w14:paraId="4741E6E8" w14:textId="77777777" w:rsidR="00E6590D" w:rsidRPr="00E6590D" w:rsidRDefault="00E6590D" w:rsidP="00BC1A56">
            <w:r w:rsidRPr="00E6590D">
              <w:t>Geometry-derived</w:t>
            </w:r>
          </w:p>
        </w:tc>
      </w:tr>
    </w:tbl>
    <w:p w14:paraId="429F38F0" w14:textId="77777777" w:rsidR="00E6590D" w:rsidRDefault="00E6590D" w:rsidP="00A75448">
      <w:pPr>
        <w:rPr>
          <w:b/>
          <w:bCs/>
        </w:rPr>
      </w:pPr>
    </w:p>
    <w:p w14:paraId="7158383C" w14:textId="77777777" w:rsidR="00E6590D" w:rsidRDefault="00E6590D" w:rsidP="00A75448">
      <w:pPr>
        <w:rPr>
          <w:b/>
          <w:bCs/>
        </w:rPr>
      </w:pPr>
    </w:p>
    <w:p w14:paraId="607248F6" w14:textId="77777777" w:rsidR="00A75448" w:rsidRPr="00A75448" w:rsidRDefault="00A75448" w:rsidP="00A75448">
      <w:pPr>
        <w:rPr>
          <w:b/>
          <w:bCs/>
        </w:rPr>
      </w:pPr>
      <w:r w:rsidRPr="00A75448">
        <w:rPr>
          <w:b/>
          <w:bCs/>
        </w:rPr>
        <w:t>5 Methods</w:t>
      </w:r>
    </w:p>
    <w:p w14:paraId="1B65E641" w14:textId="77777777" w:rsidR="00E6590D" w:rsidRPr="00E6590D" w:rsidRDefault="00E6590D" w:rsidP="00E6590D">
      <w:r w:rsidRPr="00E6590D">
        <w:rPr>
          <w:b/>
          <w:bCs/>
        </w:rPr>
        <w:t>5.1 Pipeline Overview</w:t>
      </w:r>
    </w:p>
    <w:p w14:paraId="2F3EF9C5" w14:textId="77777777" w:rsidR="00E6590D" w:rsidRPr="00E6590D" w:rsidRDefault="00E6590D" w:rsidP="00E6590D">
      <w:proofErr w:type="spellStart"/>
      <w:r w:rsidRPr="00E6590D">
        <w:t>LogicSplat</w:t>
      </w:r>
      <w:proofErr w:type="spellEnd"/>
      <w:r w:rsidRPr="00E6590D">
        <w:t xml:space="preserve"> takes as input a 3D Gaussian Splat — reconstructed from a short smartphone video via COLMAP and </w:t>
      </w:r>
      <w:proofErr w:type="spellStart"/>
      <w:r w:rsidRPr="00E6590D">
        <w:t>NerfStudio's</w:t>
      </w:r>
      <w:proofErr w:type="spellEnd"/>
      <w:r w:rsidRPr="00E6590D">
        <w:t xml:space="preserve"> </w:t>
      </w:r>
      <w:proofErr w:type="spellStart"/>
      <w:r w:rsidRPr="00E6590D">
        <w:t>splatfacto</w:t>
      </w:r>
      <w:proofErr w:type="spellEnd"/>
      <w:r w:rsidRPr="00E6590D">
        <w:t xml:space="preserve"> pipeline over 30,000 training iterations — and produces as output a directed scene graph over ten relation types: </w:t>
      </w:r>
      <w:proofErr w:type="spellStart"/>
      <w:r w:rsidRPr="00E6590D">
        <w:t>on_top_of</w:t>
      </w:r>
      <w:proofErr w:type="spellEnd"/>
      <w:r w:rsidRPr="00E6590D">
        <w:t xml:space="preserve">, under, </w:t>
      </w:r>
      <w:proofErr w:type="spellStart"/>
      <w:r w:rsidRPr="00E6590D">
        <w:t>attached_to</w:t>
      </w:r>
      <w:proofErr w:type="spellEnd"/>
      <w:r w:rsidRPr="00E6590D">
        <w:t xml:space="preserve">, </w:t>
      </w:r>
      <w:proofErr w:type="spellStart"/>
      <w:r w:rsidRPr="00E6590D">
        <w:t>adjacent_to</w:t>
      </w:r>
      <w:proofErr w:type="spellEnd"/>
      <w:r w:rsidRPr="00E6590D">
        <w:t xml:space="preserve">, </w:t>
      </w:r>
      <w:proofErr w:type="spellStart"/>
      <w:r w:rsidRPr="00E6590D">
        <w:t>left_of</w:t>
      </w:r>
      <w:proofErr w:type="spellEnd"/>
      <w:r w:rsidRPr="00E6590D">
        <w:t xml:space="preserve">, </w:t>
      </w:r>
      <w:proofErr w:type="spellStart"/>
      <w:r w:rsidRPr="00E6590D">
        <w:t>right_of</w:t>
      </w:r>
      <w:proofErr w:type="spellEnd"/>
      <w:r w:rsidRPr="00E6590D">
        <w:t xml:space="preserve">, </w:t>
      </w:r>
      <w:proofErr w:type="spellStart"/>
      <w:r w:rsidRPr="00E6590D">
        <w:t>in_front_of</w:t>
      </w:r>
      <w:proofErr w:type="spellEnd"/>
      <w:r w:rsidRPr="00E6590D">
        <w:t xml:space="preserve">, behind, </w:t>
      </w:r>
      <w:proofErr w:type="spellStart"/>
      <w:r w:rsidRPr="00E6590D">
        <w:t>higher_than</w:t>
      </w:r>
      <w:proofErr w:type="spellEnd"/>
      <w:r w:rsidRPr="00E6590D">
        <w:t xml:space="preserve">, and </w:t>
      </w:r>
      <w:proofErr w:type="spellStart"/>
      <w:r w:rsidRPr="00E6590D">
        <w:t>lower_than</w:t>
      </w:r>
      <w:proofErr w:type="spellEnd"/>
      <w:r w:rsidRPr="00E6590D">
        <w:t>. No foundation model, vision-language model, or depth sensor is required at inference time.</w:t>
      </w:r>
    </w:p>
    <w:p w14:paraId="1E00D036" w14:textId="77777777" w:rsidR="00E6590D" w:rsidRPr="00E6590D" w:rsidRDefault="00E6590D" w:rsidP="00E6590D">
      <w:r w:rsidRPr="00E6590D">
        <w:t>The pipeline proceeds through a sequence of geometric preprocessing stages before relation prediction. Raw Gaussians are first cleaned by removing those with opacity below 0.1, then by Statistical Outlier Removal to discard spatially isolated floaters. For scenes with a single dominant background surface, a RANSAC-based plane segmentation step removes the floor or table, isolating the object region; this step is applied for the tabletop evaluation but not for the LERF scenes, which lack a single dominant background plane in the same sense.</w:t>
      </w:r>
    </w:p>
    <w:p w14:paraId="204072B3" w14:textId="77777777" w:rsidR="00E6590D" w:rsidRDefault="00E6590D" w:rsidP="00E6590D">
      <w:r w:rsidRPr="00E6590D">
        <w:t xml:space="preserve">The remaining Gaussians are segmented into discrete object instances via HDBSCAN clustering, each yielding a 10-dimensional node feature vector and, for every directed object pair, a 22-dimensional edge feature vector. These features are passed to </w:t>
      </w:r>
      <w:proofErr w:type="spellStart"/>
      <w:r w:rsidRPr="00E6590D">
        <w:t>GeoKANRelationGNN</w:t>
      </w:r>
      <w:proofErr w:type="spellEnd"/>
      <w:r w:rsidRPr="00E6590D">
        <w:t xml:space="preserve">, which produces ten relation logits per directed pair; each logit is </w:t>
      </w:r>
      <w:proofErr w:type="spellStart"/>
      <w:r w:rsidRPr="00E6590D">
        <w:t>thresholded</w:t>
      </w:r>
      <w:proofErr w:type="spellEnd"/>
      <w:r w:rsidRPr="00E6590D">
        <w:t xml:space="preserve"> independently using per-relation thresholds calibrated on the 3DSSG validation set. Finally, the predicted relation set is passed to </w:t>
      </w:r>
      <w:proofErr w:type="spellStart"/>
      <w:r w:rsidRPr="00E6590D">
        <w:t>SceneGraphRepair</w:t>
      </w:r>
      <w:proofErr w:type="spellEnd"/>
      <w:r w:rsidRPr="00E6590D">
        <w:t>, which enforces logical consistency through fixed-point iteration before the final scene graph is returned.</w:t>
      </w:r>
    </w:p>
    <w:p w14:paraId="637CF0A7" w14:textId="77777777" w:rsidR="00E6590D" w:rsidRDefault="00E6590D" w:rsidP="00E6590D">
      <w:pPr>
        <w:rPr>
          <w:b/>
          <w:bCs/>
        </w:rPr>
      </w:pPr>
      <w:r w:rsidRPr="00E6590D">
        <w:rPr>
          <w:b/>
          <w:bCs/>
        </w:rPr>
        <w:t xml:space="preserve">Figure 1. The </w:t>
      </w:r>
      <w:proofErr w:type="spellStart"/>
      <w:r w:rsidRPr="00E6590D">
        <w:rPr>
          <w:b/>
          <w:bCs/>
        </w:rPr>
        <w:t>LogicSplat</w:t>
      </w:r>
      <w:proofErr w:type="spellEnd"/>
      <w:r w:rsidRPr="00E6590D">
        <w:rPr>
          <w:b/>
          <w:bCs/>
        </w:rPr>
        <w:t xml:space="preserve"> pipeline, from smartphone video to scene graph.</w:t>
      </w:r>
    </w:p>
    <w:p w14:paraId="4B291647" w14:textId="667710C2" w:rsidR="00E6590D" w:rsidRPr="00E6590D" w:rsidRDefault="001A06CC" w:rsidP="00E6590D">
      <w:commentRangeStart w:id="70"/>
      <w:r>
        <w:rPr>
          <w:noProof/>
        </w:rPr>
        <w:drawing>
          <wp:inline distT="0" distB="0" distL="0" distR="0" wp14:anchorId="00CAD798" wp14:editId="492681F2">
            <wp:extent cx="5731510" cy="222885"/>
            <wp:effectExtent l="0" t="0" r="2540" b="5715"/>
            <wp:docPr id="140589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90407" name="Picture 14058904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2885"/>
                    </a:xfrm>
                    <a:prstGeom prst="rect">
                      <a:avLst/>
                    </a:prstGeom>
                  </pic:spPr>
                </pic:pic>
              </a:graphicData>
            </a:graphic>
          </wp:inline>
        </w:drawing>
      </w:r>
      <w:commentRangeEnd w:id="70"/>
      <w:r w:rsidR="002643C7">
        <w:rPr>
          <w:rStyle w:val="CommentReference"/>
        </w:rPr>
        <w:commentReference w:id="70"/>
      </w:r>
    </w:p>
    <w:p w14:paraId="024872F2" w14:textId="77777777" w:rsidR="00A75448" w:rsidRDefault="00A75448" w:rsidP="00A75448"/>
    <w:p w14:paraId="306E5687" w14:textId="77777777" w:rsidR="00A75448" w:rsidRPr="00A75448" w:rsidRDefault="00A75448" w:rsidP="00A75448">
      <w:pPr>
        <w:rPr>
          <w:b/>
          <w:bCs/>
        </w:rPr>
      </w:pPr>
      <w:r w:rsidRPr="00A75448">
        <w:rPr>
          <w:b/>
          <w:bCs/>
        </w:rPr>
        <w:t>5.2 Object Clustering (HDBSCAN)</w:t>
      </w:r>
    </w:p>
    <w:p w14:paraId="13FA3DC2" w14:textId="77777777" w:rsidR="00E6590D" w:rsidRPr="00E6590D" w:rsidRDefault="00E6590D" w:rsidP="00E6590D">
      <w:r w:rsidRPr="00E6590D">
        <w:t xml:space="preserve">The cleaned Gaussian cloud is segmented into discrete object instances using HDBSCAN, operating on a 5-dimensional feature matrix formed by concatenating XYZ position with RGB colour, normalised to [0,1] and weighted by a factor of 0.3 relative to position, then standardised before clustering. An Otsu saturation threshold is applied </w:t>
      </w:r>
      <w:r w:rsidRPr="00E6590D">
        <w:lastRenderedPageBreak/>
        <w:t>beforehand to suppress achromatic background Gaussians; if fewer than 5% of Gaussians pass this filter, the threshold is halved and reapplied, and disabled entirely if still insufficient, preventing the filter from discarding valid data in scenes with predominantly grey or white objects.</w:t>
      </w:r>
    </w:p>
    <w:p w14:paraId="021FF540" w14:textId="77777777" w:rsidR="00E6590D" w:rsidRPr="00E6590D" w:rsidRDefault="00E6590D" w:rsidP="00E6590D">
      <w:r w:rsidRPr="00E6590D">
        <w:t>The key clustering parameter, the minimum cluster size, is auto-tuned per scene rather than fixed, since Gaussian density varies considerably across scenes and objects. The tuner sweeps a fixed set of divisors of the point count, runs HDBSCAN at each candidate value under two cluster-selection strategies, and selects the configuration producing a cluster count closest to the midpoint of a target range — four to twelve objects for training scenes, or pinned to the known object count for the oracle-clustering evaluation settings described in Section 5.9. The minimum-samples parameter is fixed at three throughout.</w:t>
      </w:r>
    </w:p>
    <w:p w14:paraId="1F104D74" w14:textId="77777777" w:rsidR="004E657A" w:rsidRPr="004E657A" w:rsidRDefault="004E657A" w:rsidP="004E657A">
      <w:r w:rsidRPr="004E657A">
        <w:t>5.3 Feature Engineering</w:t>
      </w:r>
    </w:p>
    <w:p w14:paraId="4F780D45" w14:textId="77777777" w:rsidR="00E6590D" w:rsidRPr="00E6590D" w:rsidRDefault="00E6590D" w:rsidP="00E6590D">
      <w:pPr>
        <w:rPr>
          <w:b/>
          <w:bCs/>
        </w:rPr>
      </w:pPr>
      <w:r w:rsidRPr="00E6590D">
        <w:rPr>
          <w:b/>
          <w:bCs/>
        </w:rPr>
        <w:t>5.3.1 Node Features (10-Dimensional)</w:t>
      </w:r>
    </w:p>
    <w:p w14:paraId="4BA1EE67" w14:textId="77777777" w:rsidR="00E6590D" w:rsidRPr="00E6590D" w:rsidRDefault="00E6590D" w:rsidP="00E6590D">
      <w:pPr>
        <w:rPr>
          <w:b/>
          <w:bCs/>
        </w:rPr>
      </w:pPr>
      <w:r w:rsidRPr="00E6590D">
        <w:rPr>
          <w:b/>
          <w:bCs/>
        </w:rPr>
        <w:t>Each object instance is represented by a 10-dimensional feature vector computed from its cluster geometry. The first three dimensions encode centroid position in units of the scene's mean object diagonal, clipped to a maximum of eight diagonal-widths from the scene origin. The next three encode shape aspect ratios — object size divided by its own bounding-box diagonal — and are therefore scale-invariant. A seventh dimension is a log-ratio of object volume relative to the scene median volume; an eighth is a height-to-footprint elongation ratio; a ninth is point density. The final dimension is the object's ordinal rank by height among all objects in the scene, normalised to the unit interval — a feature that discards all metric information by design, retaining only relative vertical ordering, which is exactly invariant to scene scale.</w:t>
      </w:r>
    </w:p>
    <w:p w14:paraId="1E43B332" w14:textId="77777777" w:rsidR="00E6590D" w:rsidRPr="00E6590D" w:rsidRDefault="00E6590D" w:rsidP="00E6590D">
      <w:pPr>
        <w:rPr>
          <w:b/>
          <w:bCs/>
        </w:rPr>
      </w:pPr>
      <w:r w:rsidRPr="00E6590D">
        <w:rPr>
          <w:b/>
          <w:bCs/>
        </w:rPr>
        <w:t>5.3.2 Edge Features (22-Dimensional)</w:t>
      </w:r>
    </w:p>
    <w:p w14:paraId="263E4D79" w14:textId="77777777" w:rsidR="00E6590D" w:rsidRPr="00E6590D" w:rsidRDefault="00E6590D" w:rsidP="00E6590D">
      <w:pPr>
        <w:rPr>
          <w:b/>
          <w:bCs/>
        </w:rPr>
      </w:pPr>
      <w:r w:rsidRPr="00E6590D">
        <w:rPr>
          <w:b/>
          <w:bCs/>
        </w:rPr>
        <w:t xml:space="preserve">For each directed object pair, a 22-dimensional edge feature vector is computed, normalised throughout by the mean of the two objects' bounding-box diagonals rather than by absolute scene extent. The first five dimensions encode directional centroid offsets and distances; the next five encode footprint overlap, volume ratio, height ratio, vertical gap, and a log-scaled size ratio. A further four dimensions provide alternative normalisations of vertical gap together with a composite contact score — combining proximity, footprint overlap, and vertical ordering into a single confidence value — and a footprint-overlap measure relative to the supporting object. Three dimensions encode margin signals used by the rule-injection thresholds described in Section 5.4. Two dimensions encode three-dimensional volumetric containment and a centroid-inside-bounding-box flag. The final three dimensions encode a vertical-to-horizontal displacement ratio, </w:t>
      </w:r>
      <w:r w:rsidRPr="00E6590D">
        <w:rPr>
          <w:b/>
          <w:bCs/>
        </w:rPr>
        <w:lastRenderedPageBreak/>
        <w:t>separating stacked from side-by-side configurations, and per-axis containment fractions.</w:t>
      </w:r>
    </w:p>
    <w:p w14:paraId="3F2ED94C" w14:textId="77777777" w:rsidR="00E6590D" w:rsidRPr="00E6590D" w:rsidRDefault="00E6590D" w:rsidP="00E6590D">
      <w:pPr>
        <w:rPr>
          <w:b/>
          <w:bCs/>
        </w:rPr>
      </w:pPr>
      <w:r w:rsidRPr="00E6590D">
        <w:rPr>
          <w:b/>
          <w:bCs/>
        </w:rPr>
        <w:t>This diagonal-relative normalisation is the central mechanism enabling cross-domain transfer: a feature value of, say, 0.3 means the same thing — roughly one-third of an object-width apart — whether the scene is a room-scale indoor environment or a tabletop, because both are expressed as multiples of their own scene's characteristic object size rather than in absolute metres.</w:t>
      </w:r>
    </w:p>
    <w:p w14:paraId="0353173F" w14:textId="77777777" w:rsidR="004E657A" w:rsidRPr="004E657A" w:rsidRDefault="004E657A" w:rsidP="004E657A">
      <w:pPr>
        <w:rPr>
          <w:b/>
          <w:bCs/>
        </w:rPr>
      </w:pPr>
      <w:r w:rsidRPr="004E657A">
        <w:rPr>
          <w:b/>
          <w:bCs/>
        </w:rPr>
        <w:t>5.4 Rule-Based Label Injection</w:t>
      </w:r>
    </w:p>
    <w:p w14:paraId="25AF8F2D" w14:textId="77777777" w:rsidR="00E6590D" w:rsidRPr="00E6590D" w:rsidRDefault="00E6590D" w:rsidP="00E6590D">
      <w:r w:rsidRPr="00E6590D">
        <w:t>Human annotators in 3DSSG label only 80–120 directed object pairs per scene, leaving roughly 90% of geometrically valid pairs unannotated; standard supervised training treats these as negatives, injecting a false-negative signal that suppresses recall for relations a model could otherwise determine from geometry with certainty. Two complementary mechanisms address this.</w:t>
      </w:r>
    </w:p>
    <w:p w14:paraId="5B14692C" w14:textId="77777777" w:rsidR="00E6590D" w:rsidRPr="00E6590D" w:rsidRDefault="00E6590D" w:rsidP="00E6590D">
      <w:r w:rsidRPr="00E6590D">
        <w:t xml:space="preserve">Inverse label completion corrects a systematic asymmetry in how annotators label pairs: for every human-annotated relation between objects A and B, the inverse relation between B and A is injected at the same confidence as the source annotation, since annotators consistently label a relation from one perspective (for example, </w:t>
      </w:r>
      <w:proofErr w:type="spellStart"/>
      <w:r w:rsidRPr="00E6590D">
        <w:t>on_top_of</w:t>
      </w:r>
      <w:proofErr w:type="spellEnd"/>
      <w:r w:rsidRPr="00E6590D">
        <w:t>) and rarely its complement (under), which would otherwise receive almost no positive training examples. Human annotations are never overwritten by this step.</w:t>
      </w:r>
    </w:p>
    <w:p w14:paraId="391393D4" w14:textId="77777777" w:rsidR="00E6590D" w:rsidRPr="00E6590D" w:rsidRDefault="00E6590D" w:rsidP="00E6590D">
      <w:r w:rsidRPr="00E6590D">
        <w:t>Geometric rule injection instead derives pseudo-labels for every unannotated pair directly from object geometry, at a confidence calibrated to how unambiguous each rule actually is. Directional relations are geometric facts with no ambiguity and are injected at full confidence; the two contact relations carry genuine threshold uncertainty around vertical gap and footprint overlap and are injected at reduced confidence accordingly; adjacent_to uses the strictest proximity threshold of the four, reflecting the annotation inconsistency this relation is prone to. An existing human-annotated or inverse-completed label always takes priority and is never overwritten by an injected rule.</w:t>
      </w:r>
    </w:p>
    <w:p w14:paraId="3F1AF37F" w14:textId="77777777" w:rsidR="00E6590D" w:rsidRDefault="00E6590D" w:rsidP="00E6590D">
      <w:r w:rsidRPr="00E6590D">
        <w:rPr>
          <w:b/>
          <w:bCs/>
        </w:rPr>
        <w:t>Table 2.</w:t>
      </w:r>
      <w:r w:rsidRPr="00E6590D">
        <w:t xml:space="preserve"> Geometric rule injection confidence by relation.</w:t>
      </w:r>
    </w:p>
    <w:tbl>
      <w:tblPr>
        <w:tblStyle w:val="TableGrid"/>
        <w:tblW w:w="0" w:type="auto"/>
        <w:tblLook w:val="04A0" w:firstRow="1" w:lastRow="0" w:firstColumn="1" w:lastColumn="0" w:noHBand="0" w:noVBand="1"/>
      </w:tblPr>
      <w:tblGrid>
        <w:gridCol w:w="3005"/>
        <w:gridCol w:w="3005"/>
        <w:gridCol w:w="3006"/>
      </w:tblGrid>
      <w:tr w:rsidR="00E6590D" w:rsidRPr="00E6590D" w14:paraId="5DB11629" w14:textId="77777777">
        <w:tc>
          <w:tcPr>
            <w:tcW w:w="3005" w:type="dxa"/>
          </w:tcPr>
          <w:p w14:paraId="07FC33EB" w14:textId="77777777" w:rsidR="00E6590D" w:rsidRPr="00E6590D" w:rsidRDefault="00E6590D" w:rsidP="00291BF7">
            <w:r w:rsidRPr="00E6590D">
              <w:t>Relation(s)</w:t>
            </w:r>
          </w:p>
        </w:tc>
        <w:tc>
          <w:tcPr>
            <w:tcW w:w="3005" w:type="dxa"/>
          </w:tcPr>
          <w:p w14:paraId="71607D9C" w14:textId="77777777" w:rsidR="00E6590D" w:rsidRPr="00E6590D" w:rsidRDefault="00E6590D" w:rsidP="00291BF7">
            <w:r w:rsidRPr="00E6590D">
              <w:t>Injection confidence</w:t>
            </w:r>
          </w:p>
        </w:tc>
        <w:tc>
          <w:tcPr>
            <w:tcW w:w="3006" w:type="dxa"/>
          </w:tcPr>
          <w:p w14:paraId="1DBFAF34" w14:textId="77777777" w:rsidR="00E6590D" w:rsidRPr="00E6590D" w:rsidRDefault="00E6590D" w:rsidP="00291BF7">
            <w:r w:rsidRPr="00E6590D">
              <w:t>Rationale</w:t>
            </w:r>
          </w:p>
        </w:tc>
      </w:tr>
      <w:tr w:rsidR="00E6590D" w:rsidRPr="00E6590D" w14:paraId="2ED90601" w14:textId="77777777">
        <w:tc>
          <w:tcPr>
            <w:tcW w:w="3005" w:type="dxa"/>
          </w:tcPr>
          <w:p w14:paraId="6DAC0C8A" w14:textId="77777777" w:rsidR="00E6590D" w:rsidRPr="00E6590D" w:rsidRDefault="00E6590D" w:rsidP="00291BF7">
            <w:proofErr w:type="spellStart"/>
            <w:r w:rsidRPr="00E6590D">
              <w:t>left_of</w:t>
            </w:r>
            <w:proofErr w:type="spellEnd"/>
            <w:r w:rsidRPr="00E6590D">
              <w:t xml:space="preserve">, </w:t>
            </w:r>
            <w:proofErr w:type="spellStart"/>
            <w:r w:rsidRPr="00E6590D">
              <w:t>right_of</w:t>
            </w:r>
            <w:proofErr w:type="spellEnd"/>
            <w:r w:rsidRPr="00E6590D">
              <w:t xml:space="preserve">, </w:t>
            </w:r>
            <w:proofErr w:type="spellStart"/>
            <w:r w:rsidRPr="00E6590D">
              <w:t>in_front_of</w:t>
            </w:r>
            <w:proofErr w:type="spellEnd"/>
            <w:r w:rsidRPr="00E6590D">
              <w:t xml:space="preserve">, behind, </w:t>
            </w:r>
            <w:proofErr w:type="spellStart"/>
            <w:r w:rsidRPr="00E6590D">
              <w:t>higher_than</w:t>
            </w:r>
            <w:proofErr w:type="spellEnd"/>
            <w:r w:rsidRPr="00E6590D">
              <w:t xml:space="preserve">, </w:t>
            </w:r>
            <w:proofErr w:type="spellStart"/>
            <w:r w:rsidRPr="00E6590D">
              <w:t>lower_than</w:t>
            </w:r>
            <w:proofErr w:type="spellEnd"/>
          </w:p>
        </w:tc>
        <w:tc>
          <w:tcPr>
            <w:tcW w:w="3005" w:type="dxa"/>
          </w:tcPr>
          <w:p w14:paraId="7C6A0EAD" w14:textId="77777777" w:rsidR="00E6590D" w:rsidRPr="00E6590D" w:rsidRDefault="00E6590D" w:rsidP="00291BF7">
            <w:r w:rsidRPr="00E6590D">
              <w:t>1.00</w:t>
            </w:r>
          </w:p>
        </w:tc>
        <w:tc>
          <w:tcPr>
            <w:tcW w:w="3006" w:type="dxa"/>
          </w:tcPr>
          <w:p w14:paraId="0BC20F7E" w14:textId="77777777" w:rsidR="00E6590D" w:rsidRPr="00E6590D" w:rsidRDefault="00E6590D" w:rsidP="00291BF7">
            <w:r w:rsidRPr="00E6590D">
              <w:t>Determined unambiguously by relative centroid position</w:t>
            </w:r>
          </w:p>
        </w:tc>
      </w:tr>
      <w:tr w:rsidR="00E6590D" w:rsidRPr="00E6590D" w14:paraId="12FC8DE2" w14:textId="77777777">
        <w:tc>
          <w:tcPr>
            <w:tcW w:w="3005" w:type="dxa"/>
          </w:tcPr>
          <w:p w14:paraId="56C814CD" w14:textId="77777777" w:rsidR="00E6590D" w:rsidRPr="00E6590D" w:rsidRDefault="00E6590D" w:rsidP="00291BF7">
            <w:proofErr w:type="spellStart"/>
            <w:r w:rsidRPr="00E6590D">
              <w:t>on_top_of</w:t>
            </w:r>
            <w:proofErr w:type="spellEnd"/>
            <w:r w:rsidRPr="00E6590D">
              <w:t>, under</w:t>
            </w:r>
          </w:p>
        </w:tc>
        <w:tc>
          <w:tcPr>
            <w:tcW w:w="3005" w:type="dxa"/>
          </w:tcPr>
          <w:p w14:paraId="54D2DE67" w14:textId="77777777" w:rsidR="00E6590D" w:rsidRPr="00E6590D" w:rsidRDefault="00E6590D" w:rsidP="00291BF7">
            <w:r w:rsidRPr="00E6590D">
              <w:t>0.75</w:t>
            </w:r>
          </w:p>
        </w:tc>
        <w:tc>
          <w:tcPr>
            <w:tcW w:w="3006" w:type="dxa"/>
          </w:tcPr>
          <w:p w14:paraId="38AAFEC5" w14:textId="77777777" w:rsidR="00E6590D" w:rsidRPr="00E6590D" w:rsidRDefault="00E6590D" w:rsidP="00291BF7">
            <w:r w:rsidRPr="00E6590D">
              <w:t>Genuine threshold uncertainty (vertical gap, footprint overlap)</w:t>
            </w:r>
          </w:p>
        </w:tc>
      </w:tr>
      <w:tr w:rsidR="00E6590D" w:rsidRPr="00E6590D" w14:paraId="46DEE6AF" w14:textId="77777777">
        <w:tc>
          <w:tcPr>
            <w:tcW w:w="3005" w:type="dxa"/>
          </w:tcPr>
          <w:p w14:paraId="7DDBC10F" w14:textId="77777777" w:rsidR="00E6590D" w:rsidRPr="00E6590D" w:rsidRDefault="00E6590D" w:rsidP="00291BF7">
            <w:proofErr w:type="spellStart"/>
            <w:r w:rsidRPr="00E6590D">
              <w:t>attached_to</w:t>
            </w:r>
            <w:proofErr w:type="spellEnd"/>
          </w:p>
        </w:tc>
        <w:tc>
          <w:tcPr>
            <w:tcW w:w="3005" w:type="dxa"/>
          </w:tcPr>
          <w:p w14:paraId="728A51DC" w14:textId="77777777" w:rsidR="00E6590D" w:rsidRPr="00E6590D" w:rsidRDefault="00E6590D" w:rsidP="00291BF7">
            <w:r w:rsidRPr="00E6590D">
              <w:t>0.60</w:t>
            </w:r>
          </w:p>
        </w:tc>
        <w:tc>
          <w:tcPr>
            <w:tcW w:w="3006" w:type="dxa"/>
          </w:tcPr>
          <w:p w14:paraId="3F73570A" w14:textId="77777777" w:rsidR="00E6590D" w:rsidRPr="00E6590D" w:rsidRDefault="00E6590D" w:rsidP="00291BF7">
            <w:r w:rsidRPr="00E6590D">
              <w:t>Bounding-box gap heuristic, moderate certainty</w:t>
            </w:r>
          </w:p>
        </w:tc>
      </w:tr>
      <w:tr w:rsidR="00E6590D" w:rsidRPr="00E6590D" w14:paraId="10BEA876" w14:textId="77777777">
        <w:tc>
          <w:tcPr>
            <w:tcW w:w="3005" w:type="dxa"/>
          </w:tcPr>
          <w:p w14:paraId="7044AF6C" w14:textId="77777777" w:rsidR="00E6590D" w:rsidRPr="00E6590D" w:rsidRDefault="00E6590D" w:rsidP="00291BF7">
            <w:proofErr w:type="spellStart"/>
            <w:r w:rsidRPr="00E6590D">
              <w:lastRenderedPageBreak/>
              <w:t>adjacent_to</w:t>
            </w:r>
            <w:proofErr w:type="spellEnd"/>
          </w:p>
        </w:tc>
        <w:tc>
          <w:tcPr>
            <w:tcW w:w="3005" w:type="dxa"/>
          </w:tcPr>
          <w:p w14:paraId="160AB900" w14:textId="77777777" w:rsidR="00E6590D" w:rsidRPr="00E6590D" w:rsidRDefault="00E6590D" w:rsidP="00291BF7">
            <w:r w:rsidRPr="00E6590D">
              <w:t>0.55</w:t>
            </w:r>
          </w:p>
        </w:tc>
        <w:tc>
          <w:tcPr>
            <w:tcW w:w="3006" w:type="dxa"/>
          </w:tcPr>
          <w:p w14:paraId="3467E4BB" w14:textId="77777777" w:rsidR="00E6590D" w:rsidRPr="00E6590D" w:rsidRDefault="00E6590D" w:rsidP="00291BF7">
            <w:r w:rsidRPr="00E6590D">
              <w:t>Strict proximity threshold limits false positives</w:t>
            </w:r>
          </w:p>
        </w:tc>
      </w:tr>
    </w:tbl>
    <w:p w14:paraId="7D517820" w14:textId="77777777" w:rsidR="00E6590D" w:rsidRDefault="00E6590D" w:rsidP="00916B20">
      <w:pPr>
        <w:rPr>
          <w:b/>
          <w:bCs/>
        </w:rPr>
      </w:pPr>
    </w:p>
    <w:p w14:paraId="397A6BD8" w14:textId="77777777" w:rsidR="00E6590D" w:rsidRDefault="00E6590D" w:rsidP="00916B20">
      <w:pPr>
        <w:rPr>
          <w:b/>
          <w:bCs/>
        </w:rPr>
      </w:pPr>
    </w:p>
    <w:p w14:paraId="28882000" w14:textId="77777777" w:rsidR="00916B20" w:rsidRPr="00916B20" w:rsidRDefault="00916B20" w:rsidP="00916B20">
      <w:pPr>
        <w:rPr>
          <w:b/>
          <w:bCs/>
        </w:rPr>
      </w:pPr>
      <w:r w:rsidRPr="00916B20">
        <w:rPr>
          <w:b/>
          <w:bCs/>
        </w:rPr>
        <w:t xml:space="preserve">5.5 The </w:t>
      </w:r>
      <w:proofErr w:type="spellStart"/>
      <w:r w:rsidRPr="00916B20">
        <w:rPr>
          <w:b/>
          <w:bCs/>
        </w:rPr>
        <w:t>GeoKAN</w:t>
      </w:r>
      <w:proofErr w:type="spellEnd"/>
      <w:r w:rsidRPr="00916B20">
        <w:rPr>
          <w:b/>
          <w:bCs/>
        </w:rPr>
        <w:t xml:space="preserve"> Layer</w:t>
      </w:r>
    </w:p>
    <w:p w14:paraId="0940745F" w14:textId="77777777" w:rsidR="00E6590D" w:rsidRPr="00E6590D" w:rsidRDefault="00E6590D" w:rsidP="00E6590D">
      <w:r w:rsidRPr="00E6590D">
        <w:t xml:space="preserve">The central architectural idea behind </w:t>
      </w:r>
      <w:proofErr w:type="spellStart"/>
      <w:r w:rsidRPr="00E6590D">
        <w:t>GeoKAN</w:t>
      </w:r>
      <w:proofErr w:type="spellEnd"/>
      <w:r w:rsidRPr="00E6590D">
        <w:t xml:space="preserve"> </w:t>
      </w:r>
      <w:commentRangeStart w:id="71"/>
      <w:r w:rsidRPr="00E6590D">
        <w:t>is</w:t>
      </w:r>
      <w:commentRangeEnd w:id="71"/>
      <w:r w:rsidR="002643C7">
        <w:rPr>
          <w:rStyle w:val="CommentReference"/>
        </w:rPr>
        <w:commentReference w:id="71"/>
      </w:r>
      <w:r w:rsidRPr="00E6590D">
        <w:t xml:space="preserve"> simple: before a feature is expanded into a richer basis, it should first be rescaled along each dimension according to how much that dimension actually matters for the task. A standard radial basis expansion treats every input dimension as equally informative; </w:t>
      </w:r>
      <w:proofErr w:type="spellStart"/>
      <w:r w:rsidRPr="00E6590D">
        <w:t>GeoKAN</w:t>
      </w:r>
      <w:proofErr w:type="spellEnd"/>
      <w:r w:rsidRPr="00E6590D">
        <w:t xml:space="preserve"> instead learns a per-dimension scaling — a diagonal Riemannian metric g — that stretches the dimensions the network has found useful and compresses the ones it has not, before any basis function is applied. Given a batch-normalised input u, the layer warps it into geometry-adapted coordinates</w:t>
      </w:r>
    </w:p>
    <w:p w14:paraId="08BD2839" w14:textId="77777777" w:rsidR="00E6590D" w:rsidRPr="00E6590D" w:rsidRDefault="00E6590D" w:rsidP="00E6590D">
      <w:r w:rsidRPr="00E6590D">
        <w:t>z = u · √g</w:t>
      </w:r>
    </w:p>
    <w:p w14:paraId="5BBCBFAA" w14:textId="77777777" w:rsidR="00E6590D" w:rsidRPr="00E6590D" w:rsidRDefault="00E6590D" w:rsidP="00E6590D">
      <w:r w:rsidRPr="00E6590D">
        <w:t>then expands each dimension z</w:t>
      </w:r>
      <w:r w:rsidRPr="00E6590D">
        <w:rPr>
          <w:rFonts w:ascii="Arial" w:hAnsi="Arial" w:cs="Arial"/>
        </w:rPr>
        <w:t>ᵢ</w:t>
      </w:r>
      <w:r w:rsidRPr="00E6590D">
        <w:t xml:space="preserve"> against twelve fixed centres c₁...c₁₂, spread evenly across the normalised input range.</w:t>
      </w:r>
    </w:p>
    <w:p w14:paraId="7311B5FF" w14:textId="77777777" w:rsidR="00E6590D" w:rsidRPr="00E6590D" w:rsidRDefault="00E6590D" w:rsidP="00E6590D">
      <w:r w:rsidRPr="00E6590D">
        <w:t xml:space="preserve">The three variants compared in this work differ in exactly two places within this pipeline: how g is computed, and which basis function expands z. The Gamma variant computes g = </w:t>
      </w:r>
      <w:proofErr w:type="spellStart"/>
      <w:r w:rsidRPr="00E6590D">
        <w:t>softplus</w:t>
      </w:r>
      <w:proofErr w:type="spellEnd"/>
      <w:r w:rsidRPr="00E6590D">
        <w:t xml:space="preserve">(γ), where γ is a single learnable scalar per input dimension initialised to zero — an input-independent metric, the same rescaling applied to every sample. The RBF and Wavelet variants instead compute g = </w:t>
      </w:r>
      <w:proofErr w:type="spellStart"/>
      <w:proofErr w:type="gramStart"/>
      <w:r w:rsidRPr="00E6590D">
        <w:t>softplus</w:t>
      </w:r>
      <w:proofErr w:type="spellEnd"/>
      <w:r w:rsidRPr="00E6590D">
        <w:t>(</w:t>
      </w:r>
      <w:proofErr w:type="spellStart"/>
      <w:proofErr w:type="gramEnd"/>
      <w:r w:rsidRPr="00E6590D">
        <w:t>MetricNet</w:t>
      </w:r>
      <w:proofErr w:type="spellEnd"/>
      <w:r w:rsidRPr="00E6590D">
        <w:t xml:space="preserve">(u)), where </w:t>
      </w:r>
      <w:proofErr w:type="spellStart"/>
      <w:r w:rsidRPr="00E6590D">
        <w:t>MetricNet</w:t>
      </w:r>
      <w:proofErr w:type="spellEnd"/>
      <w:r w:rsidRPr="00E6590D">
        <w:t xml:space="preserve"> is a small two-layer network conditioned on the input itself, initialised so the metric starts at exactly 1.0 — an input-dependent metric that can, in principle, rescale differently for different samples. All three clamp g to [0.05, 16] for training stability.</w:t>
      </w:r>
    </w:p>
    <w:p w14:paraId="097FDE4B" w14:textId="77777777" w:rsidR="00E6590D" w:rsidRPr="00E6590D" w:rsidRDefault="00E6590D" w:rsidP="00E6590D">
      <w:r w:rsidRPr="00E6590D">
        <w:t>For basis expansion, the Gamma and RBF variants both use a radial basis function,</w:t>
      </w:r>
    </w:p>
    <w:p w14:paraId="097F9108" w14:textId="77777777" w:rsidR="00E6590D" w:rsidRPr="00E6590D" w:rsidRDefault="00E6590D" w:rsidP="00E6590D">
      <w:r w:rsidRPr="00E6590D">
        <w:t>φ</w:t>
      </w:r>
      <w:r w:rsidRPr="00E6590D">
        <w:rPr>
          <w:rFonts w:ascii="Cambria Math" w:hAnsi="Cambria Math" w:cs="Cambria Math"/>
        </w:rPr>
        <w:t>ₖ</w:t>
      </w:r>
      <w:r w:rsidRPr="00E6590D">
        <w:t>(z</w:t>
      </w:r>
      <w:r w:rsidRPr="00E6590D">
        <w:rPr>
          <w:rFonts w:ascii="Arial" w:hAnsi="Arial" w:cs="Arial"/>
        </w:rPr>
        <w:t>ᵢ</w:t>
      </w:r>
      <w:r w:rsidRPr="00E6590D">
        <w:t xml:space="preserve">) = </w:t>
      </w:r>
      <w:proofErr w:type="gramStart"/>
      <w:r w:rsidRPr="00E6590D">
        <w:t>exp(</w:t>
      </w:r>
      <w:proofErr w:type="gramEnd"/>
      <w:r w:rsidRPr="00E6590D">
        <w:t>−</w:t>
      </w:r>
      <w:proofErr w:type="spellStart"/>
      <w:r w:rsidRPr="00E6590D">
        <w:t>γ_rbf</w:t>
      </w:r>
      <w:proofErr w:type="spellEnd"/>
      <w:r w:rsidRPr="00E6590D">
        <w:t xml:space="preserve"> · (z</w:t>
      </w:r>
      <w:r w:rsidRPr="00E6590D">
        <w:rPr>
          <w:rFonts w:ascii="Arial" w:hAnsi="Arial" w:cs="Arial"/>
        </w:rPr>
        <w:t>ᵢ</w:t>
      </w:r>
      <w:r w:rsidRPr="00E6590D">
        <w:t xml:space="preserve"> − c</w:t>
      </w:r>
      <w:r w:rsidRPr="00E6590D">
        <w:rPr>
          <w:rFonts w:ascii="Cambria Math" w:hAnsi="Cambria Math" w:cs="Cambria Math"/>
        </w:rPr>
        <w:t>ₖ</w:t>
      </w:r>
      <w:r w:rsidRPr="00E6590D">
        <w:t>)</w:t>
      </w:r>
      <w:r w:rsidRPr="00E6590D">
        <w:rPr>
          <w:rFonts w:ascii="Aptos" w:hAnsi="Aptos" w:cs="Aptos"/>
        </w:rPr>
        <w:t>²</w:t>
      </w:r>
      <w:r w:rsidRPr="00E6590D">
        <w:t>)</w:t>
      </w:r>
    </w:p>
    <w:p w14:paraId="7DEB92B4" w14:textId="77777777" w:rsidR="00E6590D" w:rsidRPr="00E6590D" w:rsidRDefault="00E6590D" w:rsidP="00E6590D">
      <w:r w:rsidRPr="00E6590D">
        <w:t>a smooth, strictly positive bump centred at each cₖ, with the bandwidth γ_rbf = softplus(β) similarly constrained to be positive by a separate learned scalar β. The Wavelet variant instead uses a Mexican hat wavelet,</w:t>
      </w:r>
    </w:p>
    <w:p w14:paraId="51680970" w14:textId="77777777" w:rsidR="00E6590D" w:rsidRPr="00E6590D" w:rsidRDefault="00E6590D" w:rsidP="00E6590D">
      <w:r w:rsidRPr="00E6590D">
        <w:t>ψ</w:t>
      </w:r>
      <w:r w:rsidRPr="00E6590D">
        <w:rPr>
          <w:rFonts w:ascii="Cambria Math" w:hAnsi="Cambria Math" w:cs="Cambria Math"/>
        </w:rPr>
        <w:t>ₖ</w:t>
      </w:r>
      <w:r w:rsidRPr="00E6590D">
        <w:t>(z</w:t>
      </w:r>
      <w:r w:rsidRPr="00E6590D">
        <w:rPr>
          <w:rFonts w:ascii="Arial" w:hAnsi="Arial" w:cs="Arial"/>
        </w:rPr>
        <w:t>ᵢ</w:t>
      </w:r>
      <w:r w:rsidRPr="00E6590D">
        <w:t>) = (1 − (z</w:t>
      </w:r>
      <w:r w:rsidRPr="00E6590D">
        <w:rPr>
          <w:rFonts w:ascii="Arial" w:hAnsi="Arial" w:cs="Arial"/>
        </w:rPr>
        <w:t>ᵢ</w:t>
      </w:r>
      <w:r w:rsidRPr="00E6590D">
        <w:t xml:space="preserve"> − </w:t>
      </w:r>
      <w:proofErr w:type="gramStart"/>
      <w:r w:rsidRPr="00E6590D">
        <w:t>c</w:t>
      </w:r>
      <w:r w:rsidRPr="00E6590D">
        <w:rPr>
          <w:rFonts w:ascii="Cambria Math" w:hAnsi="Cambria Math" w:cs="Cambria Math"/>
        </w:rPr>
        <w:t>ₖ</w:t>
      </w:r>
      <w:r w:rsidRPr="00E6590D">
        <w:t>)</w:t>
      </w:r>
      <w:r w:rsidRPr="00E6590D">
        <w:rPr>
          <w:rFonts w:ascii="Aptos" w:hAnsi="Aptos" w:cs="Aptos"/>
        </w:rPr>
        <w:t>²</w:t>
      </w:r>
      <w:proofErr w:type="gramEnd"/>
      <w:r w:rsidRPr="00E6590D">
        <w:t xml:space="preserve">) </w:t>
      </w:r>
      <w:r w:rsidRPr="00E6590D">
        <w:rPr>
          <w:rFonts w:ascii="Aptos" w:hAnsi="Aptos" w:cs="Aptos"/>
        </w:rPr>
        <w:t>·</w:t>
      </w:r>
      <w:r w:rsidRPr="00E6590D">
        <w:t xml:space="preserve"> exp(</w:t>
      </w:r>
      <w:r w:rsidRPr="00E6590D">
        <w:rPr>
          <w:rFonts w:ascii="Aptos" w:hAnsi="Aptos" w:cs="Aptos"/>
        </w:rPr>
        <w:t>−</w:t>
      </w:r>
      <w:r w:rsidRPr="00E6590D">
        <w:t>(z</w:t>
      </w:r>
      <w:r w:rsidRPr="00E6590D">
        <w:rPr>
          <w:rFonts w:ascii="Arial" w:hAnsi="Arial" w:cs="Arial"/>
        </w:rPr>
        <w:t>ᵢ</w:t>
      </w:r>
      <w:r w:rsidRPr="00E6590D">
        <w:t xml:space="preserve"> − c</w:t>
      </w:r>
      <w:r w:rsidRPr="00E6590D">
        <w:rPr>
          <w:rFonts w:ascii="Cambria Math" w:hAnsi="Cambria Math" w:cs="Cambria Math"/>
        </w:rPr>
        <w:t>ₖ</w:t>
      </w:r>
      <w:r w:rsidRPr="00E6590D">
        <w:t>)</w:t>
      </w:r>
      <w:r w:rsidRPr="00E6590D">
        <w:rPr>
          <w:rFonts w:ascii="Aptos" w:hAnsi="Aptos" w:cs="Aptos"/>
        </w:rPr>
        <w:t>²</w:t>
      </w:r>
      <w:r w:rsidRPr="00E6590D">
        <w:t xml:space="preserve"> / 2)</w:t>
      </w:r>
    </w:p>
    <w:p w14:paraId="1F3EE5E1" w14:textId="77777777" w:rsidR="00E6590D" w:rsidRPr="00E6590D" w:rsidRDefault="00E6590D" w:rsidP="00E6590D">
      <w:r w:rsidRPr="00E6590D">
        <w:t xml:space="preserve">which has a positive peak but negative side-lobes — a sharper, signed response rather than the RBF's smooth positive one. The flattened basis expansion is concatenated with the normalised input u as a skip connection and passed through a linear layer to produce the layer's output. A regularisation term, </w:t>
      </w:r>
      <w:proofErr w:type="spellStart"/>
      <w:r w:rsidRPr="00E6590D">
        <w:t>L_metric</w:t>
      </w:r>
      <w:proofErr w:type="spellEnd"/>
      <w:r w:rsidRPr="00E6590D">
        <w:t xml:space="preserve"> = mean(log(g)²), penalising deviation of the metric from the identity, is added to the training loss throughout (Section 5.7).</w:t>
      </w:r>
    </w:p>
    <w:p w14:paraId="4B05BA8F" w14:textId="77777777" w:rsidR="00A75448" w:rsidRDefault="00E6590D" w:rsidP="00916B20">
      <w:r w:rsidRPr="00E6590D">
        <w:rPr>
          <w:b/>
          <w:bCs/>
        </w:rPr>
        <w:lastRenderedPageBreak/>
        <w:t>Table 3.</w:t>
      </w:r>
      <w:r w:rsidRPr="00E6590D">
        <w:t xml:space="preserve"> </w:t>
      </w:r>
      <w:proofErr w:type="spellStart"/>
      <w:r w:rsidRPr="00E6590D">
        <w:t>GeoKAN</w:t>
      </w:r>
      <w:proofErr w:type="spellEnd"/>
      <w:r w:rsidRPr="00E6590D">
        <w:t xml:space="preserve"> variant comparison.</w:t>
      </w:r>
    </w:p>
    <w:tbl>
      <w:tblPr>
        <w:tblStyle w:val="TableGrid"/>
        <w:tblW w:w="0" w:type="auto"/>
        <w:tblLook w:val="04A0" w:firstRow="1" w:lastRow="0" w:firstColumn="1" w:lastColumn="0" w:noHBand="0" w:noVBand="1"/>
      </w:tblPr>
      <w:tblGrid>
        <w:gridCol w:w="2155"/>
        <w:gridCol w:w="2195"/>
        <w:gridCol w:w="2509"/>
        <w:gridCol w:w="2157"/>
      </w:tblGrid>
      <w:tr w:rsidR="00E6590D" w:rsidRPr="00E6590D" w14:paraId="1E72B0E7" w14:textId="77777777">
        <w:tc>
          <w:tcPr>
            <w:tcW w:w="2254" w:type="dxa"/>
          </w:tcPr>
          <w:p w14:paraId="35D2E747" w14:textId="77777777" w:rsidR="00E6590D" w:rsidRPr="00E6590D" w:rsidRDefault="00E6590D" w:rsidP="00665C90">
            <w:r w:rsidRPr="00E6590D">
              <w:t>Variant</w:t>
            </w:r>
          </w:p>
        </w:tc>
        <w:tc>
          <w:tcPr>
            <w:tcW w:w="2254" w:type="dxa"/>
          </w:tcPr>
          <w:p w14:paraId="76FF54C6" w14:textId="77777777" w:rsidR="00E6590D" w:rsidRPr="00E6590D" w:rsidRDefault="00E6590D" w:rsidP="00665C90">
            <w:r w:rsidRPr="00E6590D">
              <w:t>Metric type</w:t>
            </w:r>
          </w:p>
        </w:tc>
        <w:tc>
          <w:tcPr>
            <w:tcW w:w="2254" w:type="dxa"/>
          </w:tcPr>
          <w:p w14:paraId="3C6422CC" w14:textId="77777777" w:rsidR="00E6590D" w:rsidRPr="00E6590D" w:rsidRDefault="00E6590D" w:rsidP="00665C90">
            <w:r w:rsidRPr="00E6590D">
              <w:t>Metric formula</w:t>
            </w:r>
          </w:p>
        </w:tc>
        <w:tc>
          <w:tcPr>
            <w:tcW w:w="2254" w:type="dxa"/>
          </w:tcPr>
          <w:p w14:paraId="6897B11E" w14:textId="77777777" w:rsidR="00E6590D" w:rsidRPr="00E6590D" w:rsidRDefault="00E6590D" w:rsidP="00665C90">
            <w:r w:rsidRPr="00E6590D">
              <w:t>Basis function</w:t>
            </w:r>
          </w:p>
        </w:tc>
      </w:tr>
      <w:tr w:rsidR="00E6590D" w:rsidRPr="00E6590D" w14:paraId="0631220A" w14:textId="77777777">
        <w:tc>
          <w:tcPr>
            <w:tcW w:w="2254" w:type="dxa"/>
          </w:tcPr>
          <w:p w14:paraId="30F96210" w14:textId="77777777" w:rsidR="00E6590D" w:rsidRPr="00E6590D" w:rsidRDefault="00E6590D" w:rsidP="00665C90">
            <w:r w:rsidRPr="00E6590D">
              <w:t>Gamma</w:t>
            </w:r>
          </w:p>
        </w:tc>
        <w:tc>
          <w:tcPr>
            <w:tcW w:w="2254" w:type="dxa"/>
          </w:tcPr>
          <w:p w14:paraId="6A33D8FA" w14:textId="77777777" w:rsidR="00E6590D" w:rsidRPr="00E6590D" w:rsidRDefault="00E6590D" w:rsidP="00665C90">
            <w:r w:rsidRPr="00E6590D">
              <w:t>Input-independent</w:t>
            </w:r>
          </w:p>
        </w:tc>
        <w:tc>
          <w:tcPr>
            <w:tcW w:w="2254" w:type="dxa"/>
          </w:tcPr>
          <w:p w14:paraId="6217CE81" w14:textId="77777777" w:rsidR="00E6590D" w:rsidRPr="00E6590D" w:rsidRDefault="00E6590D" w:rsidP="00665C90">
            <w:r w:rsidRPr="00E6590D">
              <w:t xml:space="preserve">g = </w:t>
            </w:r>
            <w:proofErr w:type="spellStart"/>
            <w:r w:rsidRPr="00E6590D">
              <w:t>softplus</w:t>
            </w:r>
            <w:proofErr w:type="spellEnd"/>
            <w:r w:rsidRPr="00E6590D">
              <w:t xml:space="preserve">(gamma), </w:t>
            </w:r>
            <w:proofErr w:type="spellStart"/>
            <w:r w:rsidRPr="00E6590D">
              <w:t>init</w:t>
            </w:r>
            <w:proofErr w:type="spellEnd"/>
            <w:r w:rsidRPr="00E6590D">
              <w:t xml:space="preserve"> 0</w:t>
            </w:r>
          </w:p>
        </w:tc>
        <w:tc>
          <w:tcPr>
            <w:tcW w:w="2254" w:type="dxa"/>
          </w:tcPr>
          <w:p w14:paraId="465A02FB" w14:textId="77777777" w:rsidR="00E6590D" w:rsidRPr="00E6590D" w:rsidRDefault="00E6590D" w:rsidP="00665C90">
            <w:r w:rsidRPr="00E6590D">
              <w:t>Radial basis function</w:t>
            </w:r>
          </w:p>
        </w:tc>
      </w:tr>
      <w:tr w:rsidR="00E6590D" w:rsidRPr="00E6590D" w14:paraId="01167A5A" w14:textId="77777777">
        <w:tc>
          <w:tcPr>
            <w:tcW w:w="2254" w:type="dxa"/>
          </w:tcPr>
          <w:p w14:paraId="25F39EB8" w14:textId="77777777" w:rsidR="00E6590D" w:rsidRPr="00E6590D" w:rsidRDefault="00E6590D" w:rsidP="00665C90">
            <w:r w:rsidRPr="00E6590D">
              <w:t>RBF</w:t>
            </w:r>
          </w:p>
        </w:tc>
        <w:tc>
          <w:tcPr>
            <w:tcW w:w="2254" w:type="dxa"/>
          </w:tcPr>
          <w:p w14:paraId="0E1CBE75" w14:textId="77777777" w:rsidR="00E6590D" w:rsidRPr="00E6590D" w:rsidRDefault="00E6590D" w:rsidP="00665C90">
            <w:r w:rsidRPr="00E6590D">
              <w:t>Input-dependent</w:t>
            </w:r>
          </w:p>
        </w:tc>
        <w:tc>
          <w:tcPr>
            <w:tcW w:w="2254" w:type="dxa"/>
          </w:tcPr>
          <w:p w14:paraId="7FC33829" w14:textId="77777777" w:rsidR="00E6590D" w:rsidRPr="00E6590D" w:rsidRDefault="00E6590D" w:rsidP="00665C90">
            <w:r w:rsidRPr="00E6590D">
              <w:t xml:space="preserve">g = </w:t>
            </w:r>
            <w:proofErr w:type="spellStart"/>
            <w:proofErr w:type="gramStart"/>
            <w:r w:rsidRPr="00E6590D">
              <w:t>softplus</w:t>
            </w:r>
            <w:proofErr w:type="spellEnd"/>
            <w:r w:rsidRPr="00E6590D">
              <w:t>(</w:t>
            </w:r>
            <w:proofErr w:type="spellStart"/>
            <w:proofErr w:type="gramEnd"/>
            <w:r w:rsidRPr="00E6590D">
              <w:t>MetricNet</w:t>
            </w:r>
            <w:proofErr w:type="spellEnd"/>
            <w:r w:rsidRPr="00E6590D">
              <w:t>(u))</w:t>
            </w:r>
          </w:p>
        </w:tc>
        <w:tc>
          <w:tcPr>
            <w:tcW w:w="2254" w:type="dxa"/>
          </w:tcPr>
          <w:p w14:paraId="7F4E7CCB" w14:textId="77777777" w:rsidR="00E6590D" w:rsidRPr="00E6590D" w:rsidRDefault="00E6590D" w:rsidP="00665C90">
            <w:r w:rsidRPr="00E6590D">
              <w:t>Radial basis function</w:t>
            </w:r>
          </w:p>
        </w:tc>
      </w:tr>
      <w:tr w:rsidR="00E6590D" w:rsidRPr="00A75448" w14:paraId="14E7F29F" w14:textId="77777777">
        <w:tc>
          <w:tcPr>
            <w:tcW w:w="2254" w:type="dxa"/>
          </w:tcPr>
          <w:p w14:paraId="566072E2" w14:textId="77777777" w:rsidR="00E6590D" w:rsidRPr="00E6590D" w:rsidRDefault="00E6590D" w:rsidP="00665C90">
            <w:r w:rsidRPr="00E6590D">
              <w:t>Wavelet</w:t>
            </w:r>
          </w:p>
        </w:tc>
        <w:tc>
          <w:tcPr>
            <w:tcW w:w="2254" w:type="dxa"/>
          </w:tcPr>
          <w:p w14:paraId="4D243E0A" w14:textId="77777777" w:rsidR="00E6590D" w:rsidRPr="00E6590D" w:rsidRDefault="00E6590D" w:rsidP="00665C90">
            <w:r w:rsidRPr="00E6590D">
              <w:t>Input-dependent</w:t>
            </w:r>
          </w:p>
        </w:tc>
        <w:tc>
          <w:tcPr>
            <w:tcW w:w="2254" w:type="dxa"/>
          </w:tcPr>
          <w:p w14:paraId="026CE732" w14:textId="77777777" w:rsidR="00E6590D" w:rsidRPr="00E6590D" w:rsidRDefault="00E6590D" w:rsidP="00665C90">
            <w:r w:rsidRPr="00E6590D">
              <w:t xml:space="preserve">g = </w:t>
            </w:r>
            <w:proofErr w:type="spellStart"/>
            <w:proofErr w:type="gramStart"/>
            <w:r w:rsidRPr="00E6590D">
              <w:t>softplus</w:t>
            </w:r>
            <w:proofErr w:type="spellEnd"/>
            <w:r w:rsidRPr="00E6590D">
              <w:t>(</w:t>
            </w:r>
            <w:proofErr w:type="spellStart"/>
            <w:proofErr w:type="gramEnd"/>
            <w:r w:rsidRPr="00E6590D">
              <w:t>MetricNet</w:t>
            </w:r>
            <w:proofErr w:type="spellEnd"/>
            <w:r w:rsidRPr="00E6590D">
              <w:t>(u))</w:t>
            </w:r>
          </w:p>
        </w:tc>
        <w:tc>
          <w:tcPr>
            <w:tcW w:w="2254" w:type="dxa"/>
          </w:tcPr>
          <w:p w14:paraId="26EE094F" w14:textId="77777777" w:rsidR="00E6590D" w:rsidRPr="00A75448" w:rsidRDefault="00E6590D" w:rsidP="00665C90">
            <w:r w:rsidRPr="00E6590D">
              <w:t>Mexican hat wavelet</w:t>
            </w:r>
          </w:p>
        </w:tc>
      </w:tr>
    </w:tbl>
    <w:p w14:paraId="21537CDB" w14:textId="77777777" w:rsidR="00E6590D" w:rsidRDefault="00E6590D" w:rsidP="00E6590D"/>
    <w:p w14:paraId="7814C64E" w14:textId="0A813771" w:rsidR="00DC2793" w:rsidRDefault="00DC2793" w:rsidP="00E6590D">
      <w:r w:rsidRPr="00DC2793">
        <w:t xml:space="preserve">Figure 2. Internal computation of a single </w:t>
      </w:r>
      <w:proofErr w:type="spellStart"/>
      <w:r w:rsidRPr="00DC2793">
        <w:t>GeoKAN</w:t>
      </w:r>
      <w:proofErr w:type="spellEnd"/>
      <w:r w:rsidRPr="00DC2793">
        <w:t xml:space="preserve"> layer, showing where the three variants differ: the metric computation g, and the basis function applied after warping.</w:t>
      </w:r>
    </w:p>
    <w:p w14:paraId="1AE98ECA" w14:textId="77777777" w:rsidR="00E6590D" w:rsidRDefault="00E6590D" w:rsidP="00E6590D">
      <w:pPr>
        <w:rPr>
          <w:noProof/>
        </w:rPr>
      </w:pPr>
      <w:commentRangeStart w:id="72"/>
      <w:r>
        <w:rPr>
          <w:noProof/>
        </w:rPr>
        <w:drawing>
          <wp:inline distT="0" distB="0" distL="0" distR="0" wp14:anchorId="2E100AFD" wp14:editId="4F1C9FBB">
            <wp:extent cx="5731510" cy="918845"/>
            <wp:effectExtent l="0" t="0" r="2540" b="0"/>
            <wp:docPr id="1609585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85051" name="Picture 16095850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918845"/>
                    </a:xfrm>
                    <a:prstGeom prst="rect">
                      <a:avLst/>
                    </a:prstGeom>
                  </pic:spPr>
                </pic:pic>
              </a:graphicData>
            </a:graphic>
          </wp:inline>
        </w:drawing>
      </w:r>
      <w:commentRangeEnd w:id="72"/>
      <w:r w:rsidR="002643C7">
        <w:rPr>
          <w:rStyle w:val="CommentReference"/>
        </w:rPr>
        <w:commentReference w:id="72"/>
      </w:r>
    </w:p>
    <w:p w14:paraId="0D179BD3" w14:textId="77777777" w:rsidR="00E6590D" w:rsidRPr="00E6590D" w:rsidRDefault="00E6590D" w:rsidP="00E6590D"/>
    <w:p w14:paraId="5DC1A938" w14:textId="77777777" w:rsidR="00E6590D" w:rsidRPr="00E6590D" w:rsidRDefault="00E6590D" w:rsidP="00E6590D">
      <w:r w:rsidRPr="00E6590D">
        <w:rPr>
          <w:b/>
          <w:bCs/>
        </w:rPr>
        <w:t xml:space="preserve">5.6 </w:t>
      </w:r>
      <w:proofErr w:type="spellStart"/>
      <w:r w:rsidRPr="00E6590D">
        <w:rPr>
          <w:b/>
          <w:bCs/>
        </w:rPr>
        <w:t>GeoKANRelationGNN</w:t>
      </w:r>
      <w:proofErr w:type="spellEnd"/>
      <w:r w:rsidRPr="00E6590D">
        <w:rPr>
          <w:b/>
          <w:bCs/>
        </w:rPr>
        <w:t xml:space="preserve"> Architecture</w:t>
      </w:r>
    </w:p>
    <w:p w14:paraId="6985B2B1" w14:textId="77777777" w:rsidR="00E6590D" w:rsidRPr="00E6590D" w:rsidRDefault="00E6590D" w:rsidP="00E6590D">
      <w:proofErr w:type="spellStart"/>
      <w:r w:rsidRPr="00E6590D">
        <w:t>GeoKANRelationGNN</w:t>
      </w:r>
      <w:proofErr w:type="spellEnd"/>
      <w:r w:rsidRPr="00E6590D">
        <w:t xml:space="preserve"> converts the per-object node features and per-pair edge features of Section 5.3 into ten relation logits for every directed object pair, through three stages: graph-context aggregation, pairwise representation construction, and dual-head </w:t>
      </w:r>
      <w:proofErr w:type="spellStart"/>
      <w:r w:rsidRPr="00E6590D">
        <w:t>GeoKAN</w:t>
      </w:r>
      <w:proofErr w:type="spellEnd"/>
      <w:r w:rsidRPr="00E6590D">
        <w:t xml:space="preserve"> classification.</w:t>
      </w:r>
    </w:p>
    <w:p w14:paraId="492518FA" w14:textId="77777777" w:rsidR="00E6590D" w:rsidRPr="00E6590D" w:rsidRDefault="00E6590D" w:rsidP="00E6590D">
      <w:r w:rsidRPr="00E6590D">
        <w:t xml:space="preserve">The 10-dimensional node feature vector is first projected to a 128-dimensional hidden representation by a single linear layer, followed by layer normalisation and a GELU nonlinearity. Two GATv2Conv layers then aggregate neighbourhood context, each using four attention heads averaged — rather than concatenated — back to 128 dimensions, with the 22-dimensional edge feature vector supplied directly to the attention computation so that geometric relationships, not just node identity, shape the attention weights. Each layer is wrapped in a residual connection, h ← </w:t>
      </w:r>
      <w:proofErr w:type="spellStart"/>
      <w:proofErr w:type="gramStart"/>
      <w:r w:rsidRPr="00E6590D">
        <w:t>LayerNorm</w:t>
      </w:r>
      <w:proofErr w:type="spellEnd"/>
      <w:r w:rsidRPr="00E6590D">
        <w:t>(</w:t>
      </w:r>
      <w:proofErr w:type="gramEnd"/>
      <w:r w:rsidRPr="00E6590D">
        <w:t>GELU(GATv2Conv(h)) + h), ensuring the original geometric signal is never fully overwritten as the network deepens.</w:t>
      </w:r>
    </w:p>
    <w:p w14:paraId="2F3BFF25" w14:textId="77777777" w:rsidR="00E6590D" w:rsidRPr="00E6590D" w:rsidRDefault="00E6590D" w:rsidP="00E6590D">
      <w:r w:rsidRPr="00E6590D">
        <w:t>To predict a relation between two specific objects, node-level representations must be combined into a pairwise representation. For each directed pair (</w:t>
      </w:r>
      <w:proofErr w:type="spellStart"/>
      <w:r w:rsidRPr="00E6590D">
        <w:t>i</w:t>
      </w:r>
      <w:proofErr w:type="spellEnd"/>
      <w:r w:rsidRPr="00E6590D">
        <w:t>, j), the model forms a 512-dimensional concatenation [h</w:t>
      </w:r>
      <w:r w:rsidRPr="00E6590D">
        <w:rPr>
          <w:rFonts w:ascii="Arial" w:hAnsi="Arial" w:cs="Arial"/>
        </w:rPr>
        <w:t>ᵢ</w:t>
      </w:r>
      <w:r w:rsidRPr="00E6590D">
        <w:t>, h</w:t>
      </w:r>
      <w:r w:rsidRPr="00E6590D">
        <w:rPr>
          <w:rFonts w:ascii="Arial" w:hAnsi="Arial" w:cs="Arial"/>
        </w:rPr>
        <w:t>ⱼ</w:t>
      </w:r>
      <w:r w:rsidRPr="00E6590D">
        <w:t>, h</w:t>
      </w:r>
      <w:r w:rsidRPr="00E6590D">
        <w:rPr>
          <w:rFonts w:ascii="Arial" w:hAnsi="Arial" w:cs="Arial"/>
        </w:rPr>
        <w:t>ᵢ</w:t>
      </w:r>
      <w:r w:rsidRPr="00E6590D">
        <w:t>−h</w:t>
      </w:r>
      <w:r w:rsidRPr="00E6590D">
        <w:rPr>
          <w:rFonts w:ascii="Arial" w:hAnsi="Arial" w:cs="Arial"/>
        </w:rPr>
        <w:t>ⱼ</w:t>
      </w:r>
      <w:r w:rsidRPr="00E6590D">
        <w:t>, h</w:t>
      </w:r>
      <w:r w:rsidRPr="00E6590D">
        <w:rPr>
          <w:rFonts w:ascii="Arial" w:hAnsi="Arial" w:cs="Arial"/>
        </w:rPr>
        <w:t>ᵢ</w:t>
      </w:r>
      <w:r w:rsidRPr="00E6590D">
        <w:rPr>
          <w:rFonts w:ascii="Cambria Math" w:hAnsi="Cambria Math" w:cs="Cambria Math"/>
        </w:rPr>
        <w:t>⊙</w:t>
      </w:r>
      <w:r w:rsidRPr="00E6590D">
        <w:t>h</w:t>
      </w:r>
      <w:r w:rsidRPr="00E6590D">
        <w:rPr>
          <w:rFonts w:ascii="Arial" w:hAnsi="Arial" w:cs="Arial"/>
        </w:rPr>
        <w:t>ⱼ</w:t>
      </w:r>
      <w:r w:rsidRPr="00E6590D">
        <w:t xml:space="preserve">] </w:t>
      </w:r>
      <w:r w:rsidRPr="00E6590D">
        <w:rPr>
          <w:rFonts w:ascii="Aptos" w:hAnsi="Aptos" w:cs="Aptos"/>
        </w:rPr>
        <w:t>—</w:t>
      </w:r>
      <w:r w:rsidRPr="00E6590D">
        <w:t xml:space="preserve"> where </w:t>
      </w:r>
      <w:r w:rsidRPr="00E6590D">
        <w:rPr>
          <w:rFonts w:ascii="Cambria Math" w:hAnsi="Cambria Math" w:cs="Cambria Math"/>
        </w:rPr>
        <w:t>⊙</w:t>
      </w:r>
      <w:r w:rsidRPr="00E6590D">
        <w:t xml:space="preserve"> denotes the elementwise product </w:t>
      </w:r>
      <w:r w:rsidRPr="00E6590D">
        <w:rPr>
          <w:rFonts w:ascii="Aptos" w:hAnsi="Aptos" w:cs="Aptos"/>
        </w:rPr>
        <w:t>—</w:t>
      </w:r>
      <w:r w:rsidRPr="00E6590D">
        <w:t xml:space="preserve"> and projects it to a 64-dimensional pair embedding via a linear layer, layer normalisation, and GELU. The difference and product terms let this projection learn antisymmetric and conjunctive structure directly, which matters </w:t>
      </w:r>
      <w:r w:rsidRPr="00E6590D">
        <w:lastRenderedPageBreak/>
        <w:t xml:space="preserve">because most of the ten relations are inherently directional: </w:t>
      </w:r>
      <w:proofErr w:type="spellStart"/>
      <w:r w:rsidRPr="00E6590D">
        <w:t>rel</w:t>
      </w:r>
      <w:proofErr w:type="spellEnd"/>
      <w:r w:rsidRPr="00E6590D">
        <w:t>(</w:t>
      </w:r>
      <w:proofErr w:type="spellStart"/>
      <w:proofErr w:type="gramStart"/>
      <w:r w:rsidRPr="00E6590D">
        <w:t>i,j</w:t>
      </w:r>
      <w:proofErr w:type="spellEnd"/>
      <w:proofErr w:type="gramEnd"/>
      <w:r w:rsidRPr="00E6590D">
        <w:t xml:space="preserve">) and </w:t>
      </w:r>
      <w:proofErr w:type="spellStart"/>
      <w:r w:rsidRPr="00E6590D">
        <w:t>rel</w:t>
      </w:r>
      <w:proofErr w:type="spellEnd"/>
      <w:r w:rsidRPr="00E6590D">
        <w:t>(</w:t>
      </w:r>
      <w:proofErr w:type="spellStart"/>
      <w:r w:rsidRPr="00E6590D">
        <w:t>j,i</w:t>
      </w:r>
      <w:proofErr w:type="spellEnd"/>
      <w:r w:rsidRPr="00E6590D">
        <w:t>) are generally not the same relation.</w:t>
      </w:r>
    </w:p>
    <w:p w14:paraId="2BB7FD7E" w14:textId="77777777" w:rsidR="00E6590D" w:rsidRPr="00E6590D" w:rsidRDefault="00E6590D" w:rsidP="00E6590D">
      <w:r w:rsidRPr="00E6590D">
        <w:t xml:space="preserve">The ten relations are then split across two specialised heads rather than predicted from a single shared classifier. The contact head predicts </w:t>
      </w:r>
      <w:proofErr w:type="spellStart"/>
      <w:r w:rsidRPr="00E6590D">
        <w:t>on_top_of</w:t>
      </w:r>
      <w:proofErr w:type="spellEnd"/>
      <w:r w:rsidRPr="00E6590D">
        <w:t xml:space="preserve">, under, </w:t>
      </w:r>
      <w:proofErr w:type="spellStart"/>
      <w:r w:rsidRPr="00E6590D">
        <w:t>attached_to</w:t>
      </w:r>
      <w:proofErr w:type="spellEnd"/>
      <w:r w:rsidRPr="00E6590D">
        <w:t xml:space="preserve">, and </w:t>
      </w:r>
      <w:proofErr w:type="spellStart"/>
      <w:r w:rsidRPr="00E6590D">
        <w:t>adjacent_to</w:t>
      </w:r>
      <w:proofErr w:type="spellEnd"/>
      <w:r w:rsidRPr="00E6590D">
        <w:t xml:space="preserve">, and receives the full 22-dimensional edge vector concatenated with the 64-dimensional pair embedding (86 dimensions in total) — including the vertical-gap, containment, and contact-margin signals needed to judge physical support. The directional head predicts </w:t>
      </w:r>
      <w:proofErr w:type="spellStart"/>
      <w:r w:rsidRPr="00E6590D">
        <w:t>left_of</w:t>
      </w:r>
      <w:proofErr w:type="spellEnd"/>
      <w:r w:rsidRPr="00E6590D">
        <w:t xml:space="preserve">, </w:t>
      </w:r>
      <w:proofErr w:type="spellStart"/>
      <w:r w:rsidRPr="00E6590D">
        <w:t>right_of</w:t>
      </w:r>
      <w:proofErr w:type="spellEnd"/>
      <w:r w:rsidRPr="00E6590D">
        <w:t xml:space="preserve">, </w:t>
      </w:r>
      <w:proofErr w:type="spellStart"/>
      <w:r w:rsidRPr="00E6590D">
        <w:t>in_front_of</w:t>
      </w:r>
      <w:proofErr w:type="spellEnd"/>
      <w:r w:rsidRPr="00E6590D">
        <w:t xml:space="preserve">, behind, </w:t>
      </w:r>
      <w:proofErr w:type="spellStart"/>
      <w:r w:rsidRPr="00E6590D">
        <w:t>higher_than</w:t>
      </w:r>
      <w:proofErr w:type="spellEnd"/>
      <w:r w:rsidRPr="00E6590D">
        <w:t xml:space="preserve">, and </w:t>
      </w:r>
      <w:proofErr w:type="spellStart"/>
      <w:r w:rsidRPr="00E6590D">
        <w:t>lower_than</w:t>
      </w:r>
      <w:proofErr w:type="spellEnd"/>
      <w:r w:rsidRPr="00E6590D">
        <w:t xml:space="preserve">, and receives only the first ten edge dimensions — centroid offsets, distances, footprint overlap, and basic size ratios — concatenated with the same pair embedding (74 dimensions in total), since direction is fully determined by relative position alone and the remaining twelve dimensions carry no information relevant to it. Each head is two stacked </w:t>
      </w:r>
      <w:proofErr w:type="spellStart"/>
      <w:r w:rsidRPr="00E6590D">
        <w:t>GeoKAN</w:t>
      </w:r>
      <w:proofErr w:type="spellEnd"/>
      <w:r w:rsidRPr="00E6590D">
        <w:t xml:space="preserve"> layers (Section 5.5) followed by a linear output layer; the two heads' outputs are concatenated to produce the schema-ordered ten-dimensional logit vector for each directed pair.</w:t>
      </w:r>
    </w:p>
    <w:p w14:paraId="4C849673" w14:textId="77777777" w:rsidR="00E6590D" w:rsidRPr="00E6590D" w:rsidRDefault="00E6590D" w:rsidP="00E6590D">
      <w:r w:rsidRPr="00E6590D">
        <w:rPr>
          <w:b/>
          <w:bCs/>
        </w:rPr>
        <w:t>Table 4.</w:t>
      </w:r>
      <w:r w:rsidRPr="00E6590D">
        <w:t xml:space="preserve"> Dual-head input/output specification.</w:t>
      </w:r>
    </w:p>
    <w:tbl>
      <w:tblPr>
        <w:tblStyle w:val="TableGrid"/>
        <w:tblW w:w="0" w:type="auto"/>
        <w:tblLook w:val="04A0" w:firstRow="1" w:lastRow="0" w:firstColumn="1" w:lastColumn="0" w:noHBand="0" w:noVBand="1"/>
      </w:tblPr>
      <w:tblGrid>
        <w:gridCol w:w="1561"/>
        <w:gridCol w:w="1576"/>
        <w:gridCol w:w="2994"/>
        <w:gridCol w:w="1233"/>
        <w:gridCol w:w="1652"/>
      </w:tblGrid>
      <w:tr w:rsidR="00E6590D" w:rsidRPr="00E6590D" w14:paraId="2DC5CE63" w14:textId="77777777">
        <w:tc>
          <w:tcPr>
            <w:tcW w:w="1803" w:type="dxa"/>
          </w:tcPr>
          <w:p w14:paraId="158CA527" w14:textId="77777777" w:rsidR="00E6590D" w:rsidRPr="00E6590D" w:rsidRDefault="00E6590D" w:rsidP="00905C92">
            <w:r w:rsidRPr="00E6590D">
              <w:t>Head</w:t>
            </w:r>
          </w:p>
        </w:tc>
        <w:tc>
          <w:tcPr>
            <w:tcW w:w="1803" w:type="dxa"/>
          </w:tcPr>
          <w:p w14:paraId="4FA887CF" w14:textId="77777777" w:rsidR="00E6590D" w:rsidRPr="00E6590D" w:rsidRDefault="00E6590D" w:rsidP="00905C92">
            <w:r w:rsidRPr="00E6590D">
              <w:t>Pair embedding</w:t>
            </w:r>
          </w:p>
        </w:tc>
        <w:tc>
          <w:tcPr>
            <w:tcW w:w="1803" w:type="dxa"/>
          </w:tcPr>
          <w:p w14:paraId="0F6EE459" w14:textId="77777777" w:rsidR="00E6590D" w:rsidRPr="00E6590D" w:rsidRDefault="00E6590D" w:rsidP="00905C92">
            <w:r w:rsidRPr="00E6590D">
              <w:t>Edge features used</w:t>
            </w:r>
          </w:p>
        </w:tc>
        <w:tc>
          <w:tcPr>
            <w:tcW w:w="1803" w:type="dxa"/>
          </w:tcPr>
          <w:p w14:paraId="2C3ADD23" w14:textId="77777777" w:rsidR="00E6590D" w:rsidRPr="00E6590D" w:rsidRDefault="00E6590D" w:rsidP="00905C92">
            <w:r w:rsidRPr="00E6590D">
              <w:t>Total input dim</w:t>
            </w:r>
          </w:p>
        </w:tc>
        <w:tc>
          <w:tcPr>
            <w:tcW w:w="1804" w:type="dxa"/>
          </w:tcPr>
          <w:p w14:paraId="69424108" w14:textId="77777777" w:rsidR="00E6590D" w:rsidRPr="00E6590D" w:rsidRDefault="00E6590D" w:rsidP="00905C92">
            <w:r w:rsidRPr="00E6590D">
              <w:t>Relations (n)</w:t>
            </w:r>
          </w:p>
        </w:tc>
      </w:tr>
      <w:tr w:rsidR="00E6590D" w:rsidRPr="00E6590D" w14:paraId="3CE9D76E" w14:textId="77777777">
        <w:tc>
          <w:tcPr>
            <w:tcW w:w="1803" w:type="dxa"/>
          </w:tcPr>
          <w:p w14:paraId="188B76D2" w14:textId="77777777" w:rsidR="00E6590D" w:rsidRPr="00E6590D" w:rsidRDefault="00E6590D" w:rsidP="00905C92">
            <w:r w:rsidRPr="00E6590D">
              <w:t>Contact</w:t>
            </w:r>
          </w:p>
        </w:tc>
        <w:tc>
          <w:tcPr>
            <w:tcW w:w="1803" w:type="dxa"/>
          </w:tcPr>
          <w:p w14:paraId="395A1B60" w14:textId="77777777" w:rsidR="00E6590D" w:rsidRPr="00E6590D" w:rsidRDefault="00E6590D" w:rsidP="00905C92">
            <w:r w:rsidRPr="00E6590D">
              <w:t>64</w:t>
            </w:r>
          </w:p>
        </w:tc>
        <w:tc>
          <w:tcPr>
            <w:tcW w:w="1803" w:type="dxa"/>
          </w:tcPr>
          <w:p w14:paraId="50D8F77C" w14:textId="77777777" w:rsidR="00E6590D" w:rsidRPr="00E6590D" w:rsidRDefault="00E6590D" w:rsidP="00905C92">
            <w:r w:rsidRPr="00E6590D">
              <w:t>All 22 dims</w:t>
            </w:r>
          </w:p>
        </w:tc>
        <w:tc>
          <w:tcPr>
            <w:tcW w:w="1803" w:type="dxa"/>
          </w:tcPr>
          <w:p w14:paraId="2E9B2012" w14:textId="77777777" w:rsidR="00E6590D" w:rsidRPr="00E6590D" w:rsidRDefault="00E6590D" w:rsidP="00905C92">
            <w:r w:rsidRPr="00E6590D">
              <w:t>86</w:t>
            </w:r>
          </w:p>
        </w:tc>
        <w:tc>
          <w:tcPr>
            <w:tcW w:w="1804" w:type="dxa"/>
          </w:tcPr>
          <w:p w14:paraId="102A2C15" w14:textId="77777777" w:rsidR="00E6590D" w:rsidRPr="00E6590D" w:rsidRDefault="00E6590D" w:rsidP="00905C92">
            <w:proofErr w:type="spellStart"/>
            <w:r w:rsidRPr="00E6590D">
              <w:t>on_top_of</w:t>
            </w:r>
            <w:proofErr w:type="spellEnd"/>
            <w:r w:rsidRPr="00E6590D">
              <w:t xml:space="preserve">, under, </w:t>
            </w:r>
            <w:proofErr w:type="spellStart"/>
            <w:r w:rsidRPr="00E6590D">
              <w:t>attached_to</w:t>
            </w:r>
            <w:proofErr w:type="spellEnd"/>
            <w:r w:rsidRPr="00E6590D">
              <w:t xml:space="preserve">, </w:t>
            </w:r>
            <w:proofErr w:type="spellStart"/>
            <w:r w:rsidRPr="00E6590D">
              <w:t>adjacent_to</w:t>
            </w:r>
            <w:proofErr w:type="spellEnd"/>
            <w:r w:rsidRPr="00E6590D">
              <w:t xml:space="preserve"> (4)</w:t>
            </w:r>
          </w:p>
        </w:tc>
      </w:tr>
      <w:tr w:rsidR="00E6590D" w:rsidRPr="00E6590D" w14:paraId="3E590CBF" w14:textId="77777777">
        <w:tc>
          <w:tcPr>
            <w:tcW w:w="1803" w:type="dxa"/>
          </w:tcPr>
          <w:p w14:paraId="71FA5A78" w14:textId="77777777" w:rsidR="00E6590D" w:rsidRPr="00E6590D" w:rsidRDefault="00E6590D" w:rsidP="00905C92">
            <w:r w:rsidRPr="00E6590D">
              <w:t>Directional</w:t>
            </w:r>
          </w:p>
        </w:tc>
        <w:tc>
          <w:tcPr>
            <w:tcW w:w="1803" w:type="dxa"/>
          </w:tcPr>
          <w:p w14:paraId="2C6DA0AF" w14:textId="77777777" w:rsidR="00E6590D" w:rsidRPr="00E6590D" w:rsidRDefault="00E6590D" w:rsidP="00905C92">
            <w:r w:rsidRPr="00E6590D">
              <w:t>64</w:t>
            </w:r>
          </w:p>
        </w:tc>
        <w:tc>
          <w:tcPr>
            <w:tcW w:w="1803" w:type="dxa"/>
          </w:tcPr>
          <w:p w14:paraId="04BA336B" w14:textId="77777777" w:rsidR="00E6590D" w:rsidRPr="00E6590D" w:rsidRDefault="00E6590D" w:rsidP="00905C92">
            <w:r w:rsidRPr="00E6590D">
              <w:t>First 10 dims (position/distance/overlap)</w:t>
            </w:r>
          </w:p>
        </w:tc>
        <w:tc>
          <w:tcPr>
            <w:tcW w:w="1803" w:type="dxa"/>
          </w:tcPr>
          <w:p w14:paraId="76533B2D" w14:textId="77777777" w:rsidR="00E6590D" w:rsidRPr="00E6590D" w:rsidRDefault="00E6590D" w:rsidP="00905C92">
            <w:r w:rsidRPr="00E6590D">
              <w:t>74</w:t>
            </w:r>
          </w:p>
        </w:tc>
        <w:tc>
          <w:tcPr>
            <w:tcW w:w="1804" w:type="dxa"/>
          </w:tcPr>
          <w:p w14:paraId="72122D19" w14:textId="77777777" w:rsidR="00E6590D" w:rsidRPr="00E6590D" w:rsidRDefault="00E6590D" w:rsidP="00905C92">
            <w:proofErr w:type="spellStart"/>
            <w:r w:rsidRPr="00E6590D">
              <w:t>left_of</w:t>
            </w:r>
            <w:proofErr w:type="spellEnd"/>
            <w:r w:rsidRPr="00E6590D">
              <w:t xml:space="preserve">, </w:t>
            </w:r>
            <w:proofErr w:type="spellStart"/>
            <w:r w:rsidRPr="00E6590D">
              <w:t>right_of</w:t>
            </w:r>
            <w:proofErr w:type="spellEnd"/>
            <w:r w:rsidRPr="00E6590D">
              <w:t xml:space="preserve">, </w:t>
            </w:r>
            <w:proofErr w:type="spellStart"/>
            <w:r w:rsidRPr="00E6590D">
              <w:t>in_front_of</w:t>
            </w:r>
            <w:proofErr w:type="spellEnd"/>
            <w:r w:rsidRPr="00E6590D">
              <w:t xml:space="preserve">, behind, </w:t>
            </w:r>
            <w:proofErr w:type="spellStart"/>
            <w:r w:rsidRPr="00E6590D">
              <w:t>higher_than</w:t>
            </w:r>
            <w:proofErr w:type="spellEnd"/>
            <w:r w:rsidRPr="00E6590D">
              <w:t xml:space="preserve">, </w:t>
            </w:r>
            <w:proofErr w:type="spellStart"/>
            <w:r w:rsidRPr="00E6590D">
              <w:t>lower_than</w:t>
            </w:r>
            <w:proofErr w:type="spellEnd"/>
            <w:r w:rsidRPr="00E6590D">
              <w:t xml:space="preserve"> (6)</w:t>
            </w:r>
          </w:p>
        </w:tc>
      </w:tr>
    </w:tbl>
    <w:p w14:paraId="794ACE2E" w14:textId="77777777" w:rsidR="00E6590D" w:rsidRDefault="00E6590D" w:rsidP="00E6590D"/>
    <w:p w14:paraId="45D4AFE6" w14:textId="77777777" w:rsidR="00E6590D" w:rsidRDefault="00E6590D" w:rsidP="00E6590D"/>
    <w:p w14:paraId="0B6CE7B2" w14:textId="77777777" w:rsidR="00E6590D" w:rsidRDefault="00E6590D" w:rsidP="00E6590D">
      <w:r w:rsidRPr="00E6590D">
        <w:t xml:space="preserve">Across the three basis-function variants, this architecture totals 1,018,414 parameters (Gamma), 1,071,918 (RBF), and 1,071,914 (Wavelet) — all variants within 0.005% of one another, the entire difference attributable to the presence or absence of the </w:t>
      </w:r>
      <w:proofErr w:type="spellStart"/>
      <w:r w:rsidRPr="00E6590D">
        <w:t>MetricNet</w:t>
      </w:r>
      <w:proofErr w:type="spellEnd"/>
      <w:r w:rsidRPr="00E6590D">
        <w:t xml:space="preserve"> (Section 5.5). Every reported configuration uses under 1.1 million parameters in total, roughly three orders of magnitude fewer than the foundation-model-based systems introduced in Section 1. Section 5.10 describes a controlled ablation that replaces the </w:t>
      </w:r>
      <w:proofErr w:type="spellStart"/>
      <w:r w:rsidRPr="00E6590D">
        <w:t>GeoKAN</w:t>
      </w:r>
      <w:proofErr w:type="spellEnd"/>
      <w:r w:rsidRPr="00E6590D">
        <w:t xml:space="preserve"> layer inside this otherwise unchanged architecture with a conventional learned </w:t>
      </w:r>
      <w:r w:rsidRPr="00E6590D">
        <w:lastRenderedPageBreak/>
        <w:t>alternative, isolating the layer's specific contribution from the feature design and training strategy surrounding it.</w:t>
      </w:r>
    </w:p>
    <w:p w14:paraId="2C61CCBA" w14:textId="77777777" w:rsidR="00DC2793" w:rsidRDefault="00DC2793" w:rsidP="00E6590D"/>
    <w:p w14:paraId="6C0142AC" w14:textId="7A83C677" w:rsidR="00E6590D" w:rsidRDefault="00DC2793" w:rsidP="00E6590D">
      <w:r w:rsidRPr="00DC2793">
        <w:t xml:space="preserve">Figure 3. </w:t>
      </w:r>
      <w:proofErr w:type="spellStart"/>
      <w:r w:rsidRPr="00DC2793">
        <w:t>GeoKANRelationGNN</w:t>
      </w:r>
      <w:proofErr w:type="spellEnd"/>
      <w:r w:rsidRPr="00DC2793">
        <w:t xml:space="preserve"> architecture: the shared GATv2Conv backbone and pair projection, followed by the dual contact/directional classification heads.</w:t>
      </w:r>
    </w:p>
    <w:p w14:paraId="0767A45E" w14:textId="77777777" w:rsidR="00E6590D" w:rsidRDefault="00E6590D" w:rsidP="00E6590D">
      <w:pPr>
        <w:rPr>
          <w:noProof/>
        </w:rPr>
      </w:pPr>
      <w:commentRangeStart w:id="73"/>
      <w:r>
        <w:rPr>
          <w:noProof/>
        </w:rPr>
        <w:drawing>
          <wp:inline distT="0" distB="0" distL="0" distR="0" wp14:anchorId="29546B91" wp14:editId="3657531F">
            <wp:extent cx="5731510" cy="744220"/>
            <wp:effectExtent l="0" t="0" r="2540" b="0"/>
            <wp:docPr id="438462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2174" name="Picture 4384621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44220"/>
                    </a:xfrm>
                    <a:prstGeom prst="rect">
                      <a:avLst/>
                    </a:prstGeom>
                  </pic:spPr>
                </pic:pic>
              </a:graphicData>
            </a:graphic>
          </wp:inline>
        </w:drawing>
      </w:r>
      <w:commentRangeEnd w:id="73"/>
      <w:r w:rsidR="002643C7">
        <w:rPr>
          <w:rStyle w:val="CommentReference"/>
        </w:rPr>
        <w:commentReference w:id="73"/>
      </w:r>
    </w:p>
    <w:p w14:paraId="2E196292" w14:textId="77777777" w:rsidR="00E6590D" w:rsidRDefault="00E6590D" w:rsidP="00E6590D">
      <w:pPr>
        <w:rPr>
          <w:noProof/>
        </w:rPr>
      </w:pPr>
    </w:p>
    <w:p w14:paraId="1EE74C44" w14:textId="77777777" w:rsidR="00E6590D" w:rsidRPr="00E6590D" w:rsidRDefault="00E6590D" w:rsidP="00E6590D">
      <w:r w:rsidRPr="00E6590D">
        <w:rPr>
          <w:b/>
          <w:bCs/>
        </w:rPr>
        <w:t>5.7 Training Strategy</w:t>
      </w:r>
    </w:p>
    <w:p w14:paraId="2A657C49" w14:textId="77777777" w:rsidR="00E6590D" w:rsidRPr="00E6590D" w:rsidRDefault="00E6590D" w:rsidP="00E6590D">
      <w:r w:rsidRPr="00E6590D">
        <w:t xml:space="preserve">All three </w:t>
      </w:r>
      <w:proofErr w:type="spellStart"/>
      <w:r w:rsidRPr="00E6590D">
        <w:t>GeoKAN</w:t>
      </w:r>
      <w:proofErr w:type="spellEnd"/>
      <w:r w:rsidRPr="00E6590D">
        <w:t xml:space="preserve"> variants are trained under identical optimisation settings, with one deliberate exception (Gamma's learning rate, below); only the </w:t>
      </w:r>
      <w:proofErr w:type="spellStart"/>
      <w:r w:rsidRPr="00E6590D">
        <w:t>GeoKAN</w:t>
      </w:r>
      <w:proofErr w:type="spellEnd"/>
      <w:r w:rsidRPr="00E6590D">
        <w:t xml:space="preserve"> layer's metric and basis function (Section 5.5) differ between them.</w:t>
      </w:r>
    </w:p>
    <w:p w14:paraId="125DBD1C" w14:textId="77777777" w:rsidR="00E6590D" w:rsidRPr="00E6590D" w:rsidRDefault="00E6590D" w:rsidP="00E6590D">
      <w:r w:rsidRPr="00E6590D">
        <w:rPr>
          <w:i/>
          <w:iCs/>
        </w:rPr>
        <w:t xml:space="preserve">Composite loss. The primary training signal is an Asymmetric Loss [18], chosen because the dominant class — even after rule-based injection (Section 5.4) — remains the absence of a relation, given that only a small fraction of the roughly 870 possible directed pairs per scene are ever positive. ASL applies a strong focusing parameter to negative examples (γ⁻=4.0) and none to positives (γ⁺=0.0), so confidently correct negatives contribute almost nothing to the gradient while uncertain or incorrect ones still do. Three further mechanisms address different facets of the same imbalance: a per-relation positive-class weight, computed as the negative-to-positive label ratio for that relation and capped at 8.0, keeps the rarest relations from being numerically swamped; a manually set per-relation multiplier upweights the four hardest relations — </w:t>
      </w:r>
      <w:proofErr w:type="spellStart"/>
      <w:r w:rsidRPr="00E6590D">
        <w:rPr>
          <w:i/>
          <w:iCs/>
        </w:rPr>
        <w:t>attached_to</w:t>
      </w:r>
      <w:proofErr w:type="spellEnd"/>
      <w:r w:rsidRPr="00E6590D">
        <w:rPr>
          <w:i/>
          <w:iCs/>
        </w:rPr>
        <w:t xml:space="preserve"> (1.8), </w:t>
      </w:r>
      <w:proofErr w:type="spellStart"/>
      <w:r w:rsidRPr="00E6590D">
        <w:rPr>
          <w:i/>
          <w:iCs/>
        </w:rPr>
        <w:t>adjacent_to</w:t>
      </w:r>
      <w:proofErr w:type="spellEnd"/>
      <w:r w:rsidRPr="00E6590D">
        <w:rPr>
          <w:i/>
          <w:iCs/>
        </w:rPr>
        <w:t xml:space="preserve"> (1.5), </w:t>
      </w:r>
      <w:proofErr w:type="spellStart"/>
      <w:r w:rsidRPr="00E6590D">
        <w:rPr>
          <w:i/>
          <w:iCs/>
        </w:rPr>
        <w:t>on_top_of</w:t>
      </w:r>
      <w:proofErr w:type="spellEnd"/>
      <w:r w:rsidRPr="00E6590D">
        <w:rPr>
          <w:i/>
          <w:iCs/>
        </w:rPr>
        <w:t xml:space="preserve"> and under (1.2 each); and per-relation label smoothing, ranging from 0.04 for the most geometrically unambiguous relations to 0.12 for </w:t>
      </w:r>
      <w:proofErr w:type="spellStart"/>
      <w:r w:rsidRPr="00E6590D">
        <w:rPr>
          <w:i/>
          <w:iCs/>
        </w:rPr>
        <w:t>adjacent_to</w:t>
      </w:r>
      <w:proofErr w:type="spellEnd"/>
      <w:r w:rsidRPr="00E6590D">
        <w:rPr>
          <w:i/>
          <w:iCs/>
        </w:rPr>
        <w:t>, softens targets in proportion to how uncertain that relation's rule-injected confidence (Section 5.4) already is, so the network is not penalised for predicting a calibrated probability instead of a hard 0 or 1.</w:t>
      </w:r>
    </w:p>
    <w:p w14:paraId="312CA4AE" w14:textId="77777777" w:rsidR="00E6590D" w:rsidRPr="00E6590D" w:rsidRDefault="00E6590D" w:rsidP="00E6590D">
      <w:r w:rsidRPr="00E6590D">
        <w:t xml:space="preserve">Two additional terms operate independently of relation identity. An inverse-consistency term penalises disagreement between a relation predicted on one directed edge and its inverse predicted on the reverse edge — for example, </w:t>
      </w:r>
      <w:proofErr w:type="spellStart"/>
      <w:r w:rsidRPr="00E6590D">
        <w:t>on_top_of</w:t>
      </w:r>
      <w:proofErr w:type="spellEnd"/>
      <w:r w:rsidRPr="00E6590D">
        <w:t>(</w:t>
      </w:r>
      <w:proofErr w:type="gramStart"/>
      <w:r w:rsidRPr="00E6590D">
        <w:t>A,B</w:t>
      </w:r>
      <w:proofErr w:type="gramEnd"/>
      <w:r w:rsidRPr="00E6590D">
        <w:t xml:space="preserve">) against under(B,A) — as the mean squared difference between the two probabilities across the four invertible relation pairs. A metric-regularisation term, summed across all four </w:t>
      </w:r>
      <w:proofErr w:type="spellStart"/>
      <w:r w:rsidRPr="00E6590D">
        <w:t>GeoKAN</w:t>
      </w:r>
      <w:proofErr w:type="spellEnd"/>
      <w:r w:rsidRPr="00E6590D">
        <w:t xml:space="preserve"> layers in both heads (Section 5.5), penalises the squared logarithm of the learned metric g, pulling it back toward the identity warp whenever the data gives no strong </w:t>
      </w:r>
      <w:r w:rsidRPr="00E6590D">
        <w:lastRenderedPageBreak/>
        <w:t xml:space="preserve">reason to deviate from it. Formally, L = L_ASL + 0.1·L_inv + </w:t>
      </w:r>
      <w:proofErr w:type="spellStart"/>
      <w:r w:rsidRPr="00E6590D">
        <w:t>λ·L_metric</w:t>
      </w:r>
      <w:proofErr w:type="spellEnd"/>
      <w:r w:rsidRPr="00E6590D">
        <w:t>, with λ = 1×10</w:t>
      </w:r>
      <w:r w:rsidRPr="00E6590D">
        <w:rPr>
          <w:rFonts w:ascii="Cambria Math" w:hAnsi="Cambria Math" w:cs="Cambria Math"/>
        </w:rPr>
        <w:t>⁻</w:t>
      </w:r>
      <w:r w:rsidRPr="00E6590D">
        <w:rPr>
          <w:rFonts w:ascii="Aptos" w:hAnsi="Aptos" w:cs="Aptos"/>
        </w:rPr>
        <w:t>⁴</w:t>
      </w:r>
      <w:r w:rsidRPr="00E6590D">
        <w:t>; the three terms are summed directly with no further balancing.</w:t>
      </w:r>
    </w:p>
    <w:p w14:paraId="18B661F5" w14:textId="77777777" w:rsidR="00E6590D" w:rsidRPr="00E6590D" w:rsidRDefault="00E6590D" w:rsidP="00E6590D">
      <w:r w:rsidRPr="00E6590D">
        <w:rPr>
          <w:i/>
          <w:iCs/>
        </w:rPr>
        <w:t>Negative edge subsampling.</w:t>
      </w:r>
      <w:r w:rsidRPr="00E6590D">
        <w:t xml:space="preserve"> Independently of the loss weighting above, every training batch is rebalanced before the forward pass: all positive edges are retained, and negative edges are randomly subsampled so that positives make up 30% of the batch — addressing the imbalance at the data level, not only at the loss level.</w:t>
      </w:r>
    </w:p>
    <w:p w14:paraId="27D8B711" w14:textId="77777777" w:rsidR="00E6590D" w:rsidRPr="00E6590D" w:rsidRDefault="00E6590D" w:rsidP="00E6590D">
      <w:r w:rsidRPr="00E6590D">
        <w:rPr>
          <w:i/>
          <w:iCs/>
        </w:rPr>
        <w:t>Optimisation and schedule.</w:t>
      </w:r>
      <w:r w:rsidRPr="00E6590D">
        <w:t xml:space="preserve"> All variants are trained with </w:t>
      </w:r>
      <w:proofErr w:type="spellStart"/>
      <w:r w:rsidRPr="00E6590D">
        <w:t>AdamW</w:t>
      </w:r>
      <w:proofErr w:type="spellEnd"/>
      <w:r w:rsidRPr="00E6590D">
        <w:t xml:space="preserve"> for up to 100 epochs, gradients clipped to a maximum norm of 2.0, with early stopping after 15 epochs without validation F1 improvement. The learning rate follows a linear warmup, then cosine decay to zero over the remaining epochs. The RBF and Wavelet variants use a peak learning rate of 2×10</w:t>
      </w:r>
      <w:r w:rsidRPr="00E6590D">
        <w:rPr>
          <w:rFonts w:ascii="Cambria Math" w:hAnsi="Cambria Math" w:cs="Cambria Math"/>
        </w:rPr>
        <w:t>⁻</w:t>
      </w:r>
      <w:r w:rsidRPr="00E6590D">
        <w:rPr>
          <w:rFonts w:ascii="Aptos" w:hAnsi="Aptos" w:cs="Aptos"/>
        </w:rPr>
        <w:t>³</w:t>
      </w:r>
      <w:r w:rsidRPr="00E6590D">
        <w:t xml:space="preserve"> with a 5-epoch warmup; the Gamma variant </w:t>
      </w:r>
      <w:r w:rsidRPr="00E6590D">
        <w:rPr>
          <w:rFonts w:ascii="Aptos" w:hAnsi="Aptos" w:cs="Aptos"/>
        </w:rPr>
        <w:t>—</w:t>
      </w:r>
      <w:r w:rsidRPr="00E6590D">
        <w:t xml:space="preserve"> whose metric is a single scalar per dimension rather than a full </w:t>
      </w:r>
      <w:proofErr w:type="spellStart"/>
      <w:r w:rsidRPr="00E6590D">
        <w:t>MetricNet</w:t>
      </w:r>
      <w:proofErr w:type="spellEnd"/>
      <w:r w:rsidRPr="00E6590D">
        <w:t xml:space="preserve"> </w:t>
      </w:r>
      <w:r w:rsidRPr="00E6590D">
        <w:rPr>
          <w:rFonts w:ascii="Aptos" w:hAnsi="Aptos" w:cs="Aptos"/>
        </w:rPr>
        <w:t>—</w:t>
      </w:r>
      <w:r w:rsidRPr="00E6590D">
        <w:t xml:space="preserve"> uses a lower peak rate of 5</w:t>
      </w:r>
      <w:r w:rsidRPr="00E6590D">
        <w:rPr>
          <w:rFonts w:ascii="Aptos" w:hAnsi="Aptos" w:cs="Aptos"/>
        </w:rPr>
        <w:t>×</w:t>
      </w:r>
      <w:r w:rsidRPr="00E6590D">
        <w:t>10</w:t>
      </w:r>
      <w:r w:rsidRPr="00E6590D">
        <w:rPr>
          <w:rFonts w:ascii="Cambria Math" w:hAnsi="Cambria Math" w:cs="Cambria Math"/>
        </w:rPr>
        <w:t>⁻</w:t>
      </w:r>
      <w:r w:rsidRPr="00E6590D">
        <w:rPr>
          <w:rFonts w:ascii="Aptos" w:hAnsi="Aptos" w:cs="Aptos"/>
        </w:rPr>
        <w:t>⁴</w:t>
      </w:r>
      <w:r w:rsidRPr="00E6590D">
        <w:t xml:space="preserve"> with an extended 10-epoch warmup, which was found necessary to keep the scalar metric from oscillating early in training, before the rest of the network has stabilised.</w:t>
      </w:r>
    </w:p>
    <w:p w14:paraId="3FF3D075" w14:textId="77777777" w:rsidR="00E6590D" w:rsidRPr="00E6590D" w:rsidRDefault="00E6590D" w:rsidP="00E6590D">
      <w:r w:rsidRPr="00E6590D">
        <w:rPr>
          <w:i/>
          <w:iCs/>
        </w:rPr>
        <w:t>Data augmentation.</w:t>
      </w:r>
      <w:r w:rsidRPr="00E6590D">
        <w:t xml:space="preserve"> The training set is expanded sevenfold per scene through six geometric transforms — rotation by 90°, 180°, and 270° about the vertical axis, mirroring along each horizontal axis, and small Gaussian jitter of object centroids — with node features, edge features, and relation labels all transformed consistently under each operation. Scenes containing at least one instance of the rarest relations receive two further mirrored copies beyond this sevenfold expansion, a second, targeted oversampling mechanism layered on top of the per-relation loss weighting above.</w:t>
      </w:r>
    </w:p>
    <w:p w14:paraId="0790E4B6" w14:textId="77777777" w:rsidR="00E6590D" w:rsidRPr="00E6590D" w:rsidRDefault="00E6590D" w:rsidP="00E6590D">
      <w:r w:rsidRPr="00E6590D">
        <w:rPr>
          <w:i/>
          <w:iCs/>
        </w:rPr>
        <w:t>Threshold calibration.</w:t>
      </w:r>
      <w:r w:rsidRPr="00E6590D">
        <w:t xml:space="preserve"> Once training converges, a per-relation decision threshold is selected by sweeping [0.10, 0.90] in steps of 0.05 on the validation set and keeping the value maximising that relation's F1 — rather than a single global threshold of 0.5 — since the ten relations differ substantially in base rate and calibration. These tuned thresholds are then fixed for the evaluation reported in Section 6.</w:t>
      </w:r>
    </w:p>
    <w:p w14:paraId="5CA2C32D" w14:textId="77777777" w:rsidR="00E6590D" w:rsidRPr="00E6590D" w:rsidRDefault="00E6590D" w:rsidP="00E6590D">
      <w:r w:rsidRPr="00E6590D">
        <w:rPr>
          <w:b/>
          <w:bCs/>
        </w:rPr>
        <w:t>Table 5.</w:t>
      </w:r>
      <w:r w:rsidRPr="00E6590D">
        <w:t xml:space="preserve"> Training hyperparameters (shared across all variants unless noted).</w:t>
      </w:r>
    </w:p>
    <w:tbl>
      <w:tblPr>
        <w:tblStyle w:val="TableGrid"/>
        <w:tblW w:w="0" w:type="auto"/>
        <w:tblLook w:val="04A0" w:firstRow="1" w:lastRow="0" w:firstColumn="1" w:lastColumn="0" w:noHBand="0" w:noVBand="1"/>
      </w:tblPr>
      <w:tblGrid>
        <w:gridCol w:w="4508"/>
        <w:gridCol w:w="4508"/>
      </w:tblGrid>
      <w:tr w:rsidR="00E6590D" w:rsidRPr="00E6590D" w14:paraId="1FD27389" w14:textId="77777777">
        <w:tc>
          <w:tcPr>
            <w:tcW w:w="4508" w:type="dxa"/>
          </w:tcPr>
          <w:p w14:paraId="6B2683DD" w14:textId="77777777" w:rsidR="00E6590D" w:rsidRPr="00E6590D" w:rsidRDefault="00E6590D" w:rsidP="002A335C">
            <w:r w:rsidRPr="00E6590D">
              <w:t>Hyperparameter</w:t>
            </w:r>
          </w:p>
        </w:tc>
        <w:tc>
          <w:tcPr>
            <w:tcW w:w="4508" w:type="dxa"/>
          </w:tcPr>
          <w:p w14:paraId="3F9DB26A" w14:textId="77777777" w:rsidR="00E6590D" w:rsidRPr="00E6590D" w:rsidRDefault="00E6590D" w:rsidP="002A335C">
            <w:r w:rsidRPr="00E6590D">
              <w:t>Value</w:t>
            </w:r>
          </w:p>
        </w:tc>
      </w:tr>
      <w:tr w:rsidR="00E6590D" w:rsidRPr="00E6590D" w14:paraId="2110E707" w14:textId="77777777">
        <w:tc>
          <w:tcPr>
            <w:tcW w:w="4508" w:type="dxa"/>
          </w:tcPr>
          <w:p w14:paraId="67A71F3E" w14:textId="77777777" w:rsidR="00E6590D" w:rsidRPr="00E6590D" w:rsidRDefault="00E6590D" w:rsidP="002A335C">
            <w:r w:rsidRPr="00E6590D">
              <w:t>Optimizer</w:t>
            </w:r>
          </w:p>
        </w:tc>
        <w:tc>
          <w:tcPr>
            <w:tcW w:w="4508" w:type="dxa"/>
          </w:tcPr>
          <w:p w14:paraId="11666A83" w14:textId="77777777" w:rsidR="00E6590D" w:rsidRPr="00E6590D" w:rsidRDefault="00E6590D" w:rsidP="002A335C">
            <w:proofErr w:type="spellStart"/>
            <w:r w:rsidRPr="00E6590D">
              <w:t>AdamW</w:t>
            </w:r>
            <w:proofErr w:type="spellEnd"/>
            <w:r w:rsidRPr="00E6590D">
              <w:t xml:space="preserve"> (weight decay 1x10^-4)</w:t>
            </w:r>
          </w:p>
        </w:tc>
      </w:tr>
      <w:tr w:rsidR="00E6590D" w:rsidRPr="00E6590D" w14:paraId="7108721E" w14:textId="77777777">
        <w:tc>
          <w:tcPr>
            <w:tcW w:w="4508" w:type="dxa"/>
          </w:tcPr>
          <w:p w14:paraId="207BBD4E" w14:textId="77777777" w:rsidR="00E6590D" w:rsidRPr="00E6590D" w:rsidRDefault="00E6590D" w:rsidP="002A335C">
            <w:r w:rsidRPr="00E6590D">
              <w:t>Learning rate</w:t>
            </w:r>
          </w:p>
        </w:tc>
        <w:tc>
          <w:tcPr>
            <w:tcW w:w="4508" w:type="dxa"/>
          </w:tcPr>
          <w:p w14:paraId="461A10EF" w14:textId="77777777" w:rsidR="00E6590D" w:rsidRPr="00E6590D" w:rsidRDefault="00E6590D" w:rsidP="002A335C">
            <w:r w:rsidRPr="00E6590D">
              <w:t>2x10^-3 (5x10^-4 for Gamma)</w:t>
            </w:r>
          </w:p>
        </w:tc>
      </w:tr>
      <w:tr w:rsidR="00E6590D" w:rsidRPr="00E6590D" w14:paraId="454EB9E1" w14:textId="77777777">
        <w:tc>
          <w:tcPr>
            <w:tcW w:w="4508" w:type="dxa"/>
          </w:tcPr>
          <w:p w14:paraId="6C0EEC2C" w14:textId="77777777" w:rsidR="00E6590D" w:rsidRPr="00E6590D" w:rsidRDefault="00E6590D" w:rsidP="002A335C">
            <w:r w:rsidRPr="00E6590D">
              <w:t>Warmup</w:t>
            </w:r>
          </w:p>
        </w:tc>
        <w:tc>
          <w:tcPr>
            <w:tcW w:w="4508" w:type="dxa"/>
          </w:tcPr>
          <w:p w14:paraId="138736D1" w14:textId="77777777" w:rsidR="00E6590D" w:rsidRPr="00E6590D" w:rsidRDefault="00E6590D" w:rsidP="002A335C">
            <w:r w:rsidRPr="00E6590D">
              <w:t>5 epochs (10 for Gamma), then cosine decay</w:t>
            </w:r>
          </w:p>
        </w:tc>
      </w:tr>
      <w:tr w:rsidR="00E6590D" w:rsidRPr="00E6590D" w14:paraId="7FB1E183" w14:textId="77777777">
        <w:tc>
          <w:tcPr>
            <w:tcW w:w="4508" w:type="dxa"/>
          </w:tcPr>
          <w:p w14:paraId="783DD14A" w14:textId="77777777" w:rsidR="00E6590D" w:rsidRPr="00E6590D" w:rsidRDefault="00E6590D" w:rsidP="002A335C">
            <w:r w:rsidRPr="00E6590D">
              <w:t>Maximum epochs</w:t>
            </w:r>
          </w:p>
        </w:tc>
        <w:tc>
          <w:tcPr>
            <w:tcW w:w="4508" w:type="dxa"/>
          </w:tcPr>
          <w:p w14:paraId="7692FAF1" w14:textId="40509660" w:rsidR="00E6590D" w:rsidRPr="00E6590D" w:rsidRDefault="00E6590D" w:rsidP="002A335C">
            <w:r w:rsidRPr="00E6590D">
              <w:t xml:space="preserve">100, early stopping </w:t>
            </w:r>
            <w:ins w:id="74" w:author="Sahil Shah" w:date="2026-06-26T16:39:00Z">
              <w:r w:rsidR="002643C7">
                <w:t xml:space="preserve">with </w:t>
              </w:r>
            </w:ins>
            <w:r w:rsidRPr="00E6590D">
              <w:t>patience 15</w:t>
            </w:r>
          </w:p>
        </w:tc>
      </w:tr>
      <w:tr w:rsidR="00E6590D" w:rsidRPr="00E6590D" w14:paraId="7BAE759A" w14:textId="77777777">
        <w:tc>
          <w:tcPr>
            <w:tcW w:w="4508" w:type="dxa"/>
          </w:tcPr>
          <w:p w14:paraId="6625696E" w14:textId="77777777" w:rsidR="00E6590D" w:rsidRPr="00E6590D" w:rsidRDefault="00E6590D" w:rsidP="002A335C">
            <w:r w:rsidRPr="00E6590D">
              <w:t>Batch size</w:t>
            </w:r>
          </w:p>
        </w:tc>
        <w:tc>
          <w:tcPr>
            <w:tcW w:w="4508" w:type="dxa"/>
          </w:tcPr>
          <w:p w14:paraId="444A9121" w14:textId="77777777" w:rsidR="00E6590D" w:rsidRPr="00E6590D" w:rsidRDefault="00E6590D" w:rsidP="002A335C">
            <w:r w:rsidRPr="00E6590D">
              <w:t>8 scene graphs per batch</w:t>
            </w:r>
          </w:p>
        </w:tc>
      </w:tr>
      <w:tr w:rsidR="00E6590D" w:rsidRPr="00E6590D" w14:paraId="07E89EF9" w14:textId="77777777">
        <w:tc>
          <w:tcPr>
            <w:tcW w:w="4508" w:type="dxa"/>
          </w:tcPr>
          <w:p w14:paraId="6EE2943F" w14:textId="77777777" w:rsidR="00E6590D" w:rsidRPr="00E6590D" w:rsidRDefault="00E6590D" w:rsidP="002A335C">
            <w:r w:rsidRPr="00E6590D">
              <w:t>Gradient clipping</w:t>
            </w:r>
          </w:p>
        </w:tc>
        <w:tc>
          <w:tcPr>
            <w:tcW w:w="4508" w:type="dxa"/>
          </w:tcPr>
          <w:p w14:paraId="055E261B" w14:textId="77777777" w:rsidR="00E6590D" w:rsidRPr="00E6590D" w:rsidRDefault="00E6590D" w:rsidP="002A335C">
            <w:r w:rsidRPr="00E6590D">
              <w:t>Max norm 2.0</w:t>
            </w:r>
          </w:p>
        </w:tc>
      </w:tr>
      <w:tr w:rsidR="00E6590D" w:rsidRPr="00E6590D" w14:paraId="159DF5E2" w14:textId="77777777">
        <w:tc>
          <w:tcPr>
            <w:tcW w:w="4508" w:type="dxa"/>
          </w:tcPr>
          <w:p w14:paraId="02275CAD" w14:textId="77777777" w:rsidR="00E6590D" w:rsidRPr="00E6590D" w:rsidRDefault="00E6590D" w:rsidP="002A335C">
            <w:r w:rsidRPr="00E6590D">
              <w:t>Negative edge subsampling</w:t>
            </w:r>
          </w:p>
        </w:tc>
        <w:tc>
          <w:tcPr>
            <w:tcW w:w="4508" w:type="dxa"/>
          </w:tcPr>
          <w:p w14:paraId="3B1AFE63" w14:textId="77777777" w:rsidR="00E6590D" w:rsidRPr="00E6590D" w:rsidRDefault="00E6590D" w:rsidP="002A335C">
            <w:r w:rsidRPr="00E6590D">
              <w:t>30% target positive rate per batch</w:t>
            </w:r>
          </w:p>
        </w:tc>
      </w:tr>
      <w:tr w:rsidR="00E6590D" w:rsidRPr="00E6590D" w14:paraId="2CD34543" w14:textId="77777777">
        <w:tc>
          <w:tcPr>
            <w:tcW w:w="4508" w:type="dxa"/>
          </w:tcPr>
          <w:p w14:paraId="67EEA861" w14:textId="77777777" w:rsidR="00E6590D" w:rsidRPr="00E6590D" w:rsidRDefault="00E6590D" w:rsidP="002A335C">
            <w:r w:rsidRPr="00E6590D">
              <w:t>Positive-class weight cap</w:t>
            </w:r>
          </w:p>
        </w:tc>
        <w:tc>
          <w:tcPr>
            <w:tcW w:w="4508" w:type="dxa"/>
          </w:tcPr>
          <w:p w14:paraId="49BE83CE" w14:textId="77777777" w:rsidR="00E6590D" w:rsidRPr="00E6590D" w:rsidRDefault="00E6590D" w:rsidP="002A335C">
            <w:r w:rsidRPr="00E6590D">
              <w:t>8.0</w:t>
            </w:r>
          </w:p>
        </w:tc>
      </w:tr>
      <w:tr w:rsidR="00E6590D" w:rsidRPr="00E6590D" w14:paraId="49B465CB" w14:textId="77777777">
        <w:tc>
          <w:tcPr>
            <w:tcW w:w="4508" w:type="dxa"/>
          </w:tcPr>
          <w:p w14:paraId="4014E37F" w14:textId="77777777" w:rsidR="00E6590D" w:rsidRPr="00E6590D" w:rsidRDefault="00E6590D" w:rsidP="002A335C">
            <w:r w:rsidRPr="00E6590D">
              <w:t>Data augmentation</w:t>
            </w:r>
          </w:p>
        </w:tc>
        <w:tc>
          <w:tcPr>
            <w:tcW w:w="4508" w:type="dxa"/>
          </w:tcPr>
          <w:p w14:paraId="7C6855E6" w14:textId="77777777" w:rsidR="00E6590D" w:rsidRPr="00E6590D" w:rsidRDefault="00E6590D" w:rsidP="002A335C">
            <w:r w:rsidRPr="00E6590D">
              <w:t>x7 (6 geometric transforms + original)</w:t>
            </w:r>
          </w:p>
        </w:tc>
      </w:tr>
      <w:tr w:rsidR="00E6590D" w:rsidRPr="00E6590D" w14:paraId="18157490" w14:textId="77777777">
        <w:tc>
          <w:tcPr>
            <w:tcW w:w="4508" w:type="dxa"/>
          </w:tcPr>
          <w:p w14:paraId="28B205B9" w14:textId="77777777" w:rsidR="00E6590D" w:rsidRPr="00E6590D" w:rsidRDefault="00E6590D" w:rsidP="002A335C">
            <w:r w:rsidRPr="00E6590D">
              <w:lastRenderedPageBreak/>
              <w:t>Metric regularization weight (lambda)</w:t>
            </w:r>
          </w:p>
        </w:tc>
        <w:tc>
          <w:tcPr>
            <w:tcW w:w="4508" w:type="dxa"/>
          </w:tcPr>
          <w:p w14:paraId="5092500A" w14:textId="77777777" w:rsidR="00E6590D" w:rsidRPr="00E6590D" w:rsidRDefault="00E6590D" w:rsidP="002A335C">
            <w:r w:rsidRPr="00E6590D">
              <w:t>1x10^-4</w:t>
            </w:r>
          </w:p>
        </w:tc>
      </w:tr>
    </w:tbl>
    <w:p w14:paraId="0A25857E" w14:textId="77777777" w:rsidR="00E6590D" w:rsidRDefault="00E6590D" w:rsidP="00E6590D"/>
    <w:p w14:paraId="5C7EE9B2" w14:textId="77777777" w:rsidR="00E6590D" w:rsidRDefault="00E6590D" w:rsidP="00E6590D"/>
    <w:p w14:paraId="0BD830FA" w14:textId="77777777" w:rsidR="00153293" w:rsidRPr="00153293" w:rsidRDefault="00153293" w:rsidP="00153293">
      <w:r w:rsidRPr="00153293">
        <w:rPr>
          <w:b/>
          <w:bCs/>
        </w:rPr>
        <w:t>5.8 Symbolic Consistency Repair</w:t>
      </w:r>
    </w:p>
    <w:p w14:paraId="7FDB9C17" w14:textId="77777777" w:rsidR="00153293" w:rsidRPr="00153293" w:rsidRDefault="00153293" w:rsidP="00153293">
      <w:r w:rsidRPr="00153293">
        <w:t xml:space="preserve">Predictions from </w:t>
      </w:r>
      <w:proofErr w:type="spellStart"/>
      <w:r w:rsidRPr="00153293">
        <w:t>GeoKANRelationGNN</w:t>
      </w:r>
      <w:proofErr w:type="spellEnd"/>
      <w:r w:rsidRPr="00153293">
        <w:t xml:space="preserve"> are made independently for every directed object pair and are not guaranteed to respect the logical structure spatial relations actually obey — a model may predict </w:t>
      </w:r>
      <w:proofErr w:type="spellStart"/>
      <w:r w:rsidRPr="00153293">
        <w:t>on_top_of</w:t>
      </w:r>
      <w:proofErr w:type="spellEnd"/>
      <w:r w:rsidRPr="00153293">
        <w:t>(</w:t>
      </w:r>
      <w:proofErr w:type="gramStart"/>
      <w:r w:rsidRPr="00153293">
        <w:t>A,B</w:t>
      </w:r>
      <w:proofErr w:type="gramEnd"/>
      <w:r w:rsidRPr="00153293">
        <w:t xml:space="preserve">) without the symmetric under(B,A) ever surfacing, or predict </w:t>
      </w:r>
      <w:proofErr w:type="spellStart"/>
      <w:r w:rsidRPr="00153293">
        <w:t>higher_than</w:t>
      </w:r>
      <w:proofErr w:type="spellEnd"/>
      <w:r w:rsidRPr="00153293">
        <w:t xml:space="preserve">(A,B) and </w:t>
      </w:r>
      <w:proofErr w:type="spellStart"/>
      <w:r w:rsidRPr="00153293">
        <w:t>higher_than</w:t>
      </w:r>
      <w:proofErr w:type="spellEnd"/>
      <w:r w:rsidRPr="00153293">
        <w:t xml:space="preserve">(B,A) for the same pair simultaneously. </w:t>
      </w:r>
      <w:proofErr w:type="spellStart"/>
      <w:r w:rsidRPr="00153293">
        <w:t>SceneGraphRepair</w:t>
      </w:r>
      <w:proofErr w:type="spellEnd"/>
      <w:r w:rsidRPr="00153293">
        <w:t xml:space="preserve"> removes such contradictions and completes logically implied relations through a deterministic, parameter-free constraint-propagation procedure applied once per scene, after inference.</w:t>
      </w:r>
    </w:p>
    <w:p w14:paraId="2700242E" w14:textId="77777777" w:rsidR="00153293" w:rsidRPr="00153293" w:rsidRDefault="00153293" w:rsidP="00153293">
      <w:r w:rsidRPr="00153293">
        <w:t xml:space="preserve">Four constraint types are enforced, each derived directly from the geometric semantics of the ten relations rather than learned from data. Inverse completeness links four pairs of relations whose direction reverses across the same edge — </w:t>
      </w:r>
      <w:proofErr w:type="spellStart"/>
      <w:r w:rsidRPr="00153293">
        <w:t>on_top_of</w:t>
      </w:r>
      <w:proofErr w:type="spellEnd"/>
      <w:r w:rsidRPr="00153293">
        <w:t xml:space="preserve"> with under, </w:t>
      </w:r>
      <w:proofErr w:type="spellStart"/>
      <w:r w:rsidRPr="00153293">
        <w:t>higher_than</w:t>
      </w:r>
      <w:proofErr w:type="spellEnd"/>
      <w:r w:rsidRPr="00153293">
        <w:t xml:space="preserve"> with </w:t>
      </w:r>
      <w:proofErr w:type="spellStart"/>
      <w:r w:rsidRPr="00153293">
        <w:t>lower_than</w:t>
      </w:r>
      <w:proofErr w:type="spellEnd"/>
      <w:r w:rsidRPr="00153293">
        <w:t xml:space="preserve">, </w:t>
      </w:r>
      <w:proofErr w:type="spellStart"/>
      <w:r w:rsidRPr="00153293">
        <w:t>left_of</w:t>
      </w:r>
      <w:proofErr w:type="spellEnd"/>
      <w:r w:rsidRPr="00153293">
        <w:t xml:space="preserve"> with </w:t>
      </w:r>
      <w:proofErr w:type="spellStart"/>
      <w:r w:rsidRPr="00153293">
        <w:t>right_of</w:t>
      </w:r>
      <w:proofErr w:type="spellEnd"/>
      <w:r w:rsidRPr="00153293">
        <w:t xml:space="preserve">, and </w:t>
      </w:r>
      <w:proofErr w:type="spellStart"/>
      <w:r w:rsidRPr="00153293">
        <w:t>in_front_of</w:t>
      </w:r>
      <w:proofErr w:type="spellEnd"/>
      <w:r w:rsidRPr="00153293">
        <w:t xml:space="preserve"> with behind — so that if one holds between A and B, its inverse should hold between B and A. Mutual exclusion forbids two specific relations from holding in the same direction for the same pair: </w:t>
      </w:r>
      <w:proofErr w:type="spellStart"/>
      <w:r w:rsidRPr="00153293">
        <w:t>on_top_of</w:t>
      </w:r>
      <w:proofErr w:type="spellEnd"/>
      <w:r w:rsidRPr="00153293">
        <w:t xml:space="preserve">(A,B) and under(A,B) cannot both be true, nor can </w:t>
      </w:r>
      <w:proofErr w:type="spellStart"/>
      <w:r w:rsidRPr="00153293">
        <w:t>on_top_of</w:t>
      </w:r>
      <w:proofErr w:type="spellEnd"/>
      <w:r w:rsidRPr="00153293">
        <w:t xml:space="preserve">(A,B) coincide with </w:t>
      </w:r>
      <w:proofErr w:type="spellStart"/>
      <w:r w:rsidRPr="00153293">
        <w:t>lower_than</w:t>
      </w:r>
      <w:proofErr w:type="spellEnd"/>
      <w:r w:rsidRPr="00153293">
        <w:t xml:space="preserve">(A,B), since an object resting on top of another cannot simultaneously be vertically lower than it; the same logic applies to the inverse case (under and </w:t>
      </w:r>
      <w:proofErr w:type="spellStart"/>
      <w:r w:rsidRPr="00153293">
        <w:t>higher_than</w:t>
      </w:r>
      <w:proofErr w:type="spellEnd"/>
      <w:r w:rsidRPr="00153293">
        <w:t xml:space="preserve">), and independently to the two directional pairs, </w:t>
      </w:r>
      <w:proofErr w:type="spellStart"/>
      <w:r w:rsidRPr="00153293">
        <w:t>left_of</w:t>
      </w:r>
      <w:proofErr w:type="spellEnd"/>
      <w:r w:rsidRPr="00153293">
        <w:t>/</w:t>
      </w:r>
      <w:proofErr w:type="spellStart"/>
      <w:r w:rsidRPr="00153293">
        <w:t>right_of</w:t>
      </w:r>
      <w:proofErr w:type="spellEnd"/>
      <w:r w:rsidRPr="00153293">
        <w:t xml:space="preserve"> and </w:t>
      </w:r>
      <w:proofErr w:type="spellStart"/>
      <w:r w:rsidRPr="00153293">
        <w:t>in_front_of</w:t>
      </w:r>
      <w:proofErr w:type="spellEnd"/>
      <w:r w:rsidRPr="00153293">
        <w:t xml:space="preserve">/behind. Asymmetry forbids a relation and its own mirror image from holding at once — </w:t>
      </w:r>
      <w:proofErr w:type="spellStart"/>
      <w:r w:rsidRPr="00153293">
        <w:t>on_top_of</w:t>
      </w:r>
      <w:proofErr w:type="spellEnd"/>
      <w:r w:rsidRPr="00153293">
        <w:t>(</w:t>
      </w:r>
      <w:proofErr w:type="gramStart"/>
      <w:r w:rsidRPr="00153293">
        <w:t>A,B</w:t>
      </w:r>
      <w:proofErr w:type="gramEnd"/>
      <w:r w:rsidRPr="00153293">
        <w:t xml:space="preserve">) and </w:t>
      </w:r>
      <w:proofErr w:type="spellStart"/>
      <w:r w:rsidRPr="00153293">
        <w:t>on_top_of</w:t>
      </w:r>
      <w:proofErr w:type="spellEnd"/>
      <w:r w:rsidRPr="00153293">
        <w:t xml:space="preserve">(B,A) cannot both be true — across all eight directional and vertical relations. Transitivity propagates chains: if </w:t>
      </w:r>
      <w:proofErr w:type="spellStart"/>
      <w:r w:rsidRPr="00153293">
        <w:t>higher_than</w:t>
      </w:r>
      <w:proofErr w:type="spellEnd"/>
      <w:r w:rsidRPr="00153293">
        <w:t>(</w:t>
      </w:r>
      <w:proofErr w:type="gramStart"/>
      <w:r w:rsidRPr="00153293">
        <w:t>A,B</w:t>
      </w:r>
      <w:proofErr w:type="gramEnd"/>
      <w:r w:rsidRPr="00153293">
        <w:t xml:space="preserve">) and </w:t>
      </w:r>
      <w:proofErr w:type="spellStart"/>
      <w:r w:rsidRPr="00153293">
        <w:t>higher_than</w:t>
      </w:r>
      <w:proofErr w:type="spellEnd"/>
      <w:r w:rsidRPr="00153293">
        <w:t xml:space="preserve">(B,C) both hold, </w:t>
      </w:r>
      <w:proofErr w:type="spellStart"/>
      <w:r w:rsidRPr="00153293">
        <w:t>higher_than</w:t>
      </w:r>
      <w:proofErr w:type="spellEnd"/>
      <w:r w:rsidRPr="00153293">
        <w:t xml:space="preserve">(A,C) is logically implied, and a direct prediction contradicting that implication signals an error somewhere in the chain. </w:t>
      </w:r>
      <w:proofErr w:type="spellStart"/>
      <w:r w:rsidRPr="00153293">
        <w:t>Adjacent_to</w:t>
      </w:r>
      <w:proofErr w:type="spellEnd"/>
      <w:r w:rsidRPr="00153293">
        <w:t xml:space="preserve"> is treated separately as a symmetric relation, implying its own reverse rather than a distinct inverse; </w:t>
      </w:r>
      <w:proofErr w:type="spellStart"/>
      <w:r w:rsidRPr="00153293">
        <w:t>attached_to</w:t>
      </w:r>
      <w:proofErr w:type="spellEnd"/>
      <w:r w:rsidRPr="00153293">
        <w:t>, lacking a natural directional counterpart, is left unconstrained by any of the four mechanisms.</w:t>
      </w:r>
    </w:p>
    <w:p w14:paraId="4B78BC12" w14:textId="77777777" w:rsidR="00153293" w:rsidRDefault="00153293" w:rsidP="00153293">
      <w:pPr>
        <w:rPr>
          <w:b/>
          <w:bCs/>
        </w:rPr>
      </w:pPr>
    </w:p>
    <w:p w14:paraId="71D3E3B1" w14:textId="77777777" w:rsidR="00153293" w:rsidRDefault="00153293" w:rsidP="00153293">
      <w:pPr>
        <w:rPr>
          <w:b/>
          <w:bCs/>
        </w:rPr>
      </w:pPr>
    </w:p>
    <w:p w14:paraId="68D2DF61" w14:textId="77777777" w:rsidR="00153293" w:rsidRDefault="00153293" w:rsidP="00153293">
      <w:pPr>
        <w:rPr>
          <w:b/>
          <w:bCs/>
        </w:rPr>
      </w:pPr>
    </w:p>
    <w:p w14:paraId="7CD08398" w14:textId="77777777" w:rsidR="00153293" w:rsidRDefault="00153293" w:rsidP="00153293">
      <w:pPr>
        <w:rPr>
          <w:b/>
          <w:bCs/>
        </w:rPr>
      </w:pPr>
    </w:p>
    <w:p w14:paraId="66556BFB" w14:textId="77777777" w:rsidR="00153293" w:rsidRDefault="00153293" w:rsidP="00153293">
      <w:pPr>
        <w:rPr>
          <w:b/>
          <w:bCs/>
        </w:rPr>
      </w:pPr>
    </w:p>
    <w:p w14:paraId="761C6F7F" w14:textId="77777777" w:rsidR="00153293" w:rsidRDefault="00153293" w:rsidP="00153293">
      <w:pPr>
        <w:rPr>
          <w:b/>
          <w:bCs/>
        </w:rPr>
      </w:pPr>
    </w:p>
    <w:p w14:paraId="3BEE49E2" w14:textId="77777777" w:rsidR="00153293" w:rsidRPr="00153293" w:rsidRDefault="00153293" w:rsidP="00153293">
      <w:r w:rsidRPr="00153293">
        <w:rPr>
          <w:b/>
          <w:bCs/>
        </w:rPr>
        <w:t>Table 6.</w:t>
      </w:r>
      <w:r w:rsidRPr="00153293">
        <w:t xml:space="preserve"> The four logical constraint types enforced by symbolic repair.</w:t>
      </w:r>
    </w:p>
    <w:tbl>
      <w:tblPr>
        <w:tblStyle w:val="TableGrid"/>
        <w:tblW w:w="0" w:type="auto"/>
        <w:tblLook w:val="04A0" w:firstRow="1" w:lastRow="0" w:firstColumn="1" w:lastColumn="0" w:noHBand="0" w:noVBand="1"/>
      </w:tblPr>
      <w:tblGrid>
        <w:gridCol w:w="2254"/>
        <w:gridCol w:w="2254"/>
        <w:gridCol w:w="2254"/>
        <w:gridCol w:w="2254"/>
      </w:tblGrid>
      <w:tr w:rsidR="00153293" w:rsidRPr="00153293" w14:paraId="386B3216" w14:textId="77777777">
        <w:tc>
          <w:tcPr>
            <w:tcW w:w="2254" w:type="dxa"/>
          </w:tcPr>
          <w:p w14:paraId="3F95288F" w14:textId="77777777" w:rsidR="00153293" w:rsidRPr="00153293" w:rsidRDefault="00153293" w:rsidP="00B43DEB">
            <w:r w:rsidRPr="00153293">
              <w:lastRenderedPageBreak/>
              <w:t>Constraint</w:t>
            </w:r>
          </w:p>
        </w:tc>
        <w:tc>
          <w:tcPr>
            <w:tcW w:w="2254" w:type="dxa"/>
          </w:tcPr>
          <w:p w14:paraId="5841DE66" w14:textId="77777777" w:rsidR="00153293" w:rsidRPr="00153293" w:rsidRDefault="00153293" w:rsidP="00B43DEB">
            <w:r w:rsidRPr="00153293">
              <w:t>Formal pattern</w:t>
            </w:r>
          </w:p>
        </w:tc>
        <w:tc>
          <w:tcPr>
            <w:tcW w:w="2254" w:type="dxa"/>
          </w:tcPr>
          <w:p w14:paraId="71FDD0D5" w14:textId="77777777" w:rsidR="00153293" w:rsidRPr="00153293" w:rsidRDefault="00153293" w:rsidP="00B43DEB">
            <w:r w:rsidRPr="00153293">
              <w:t>Action on violation</w:t>
            </w:r>
          </w:p>
        </w:tc>
        <w:tc>
          <w:tcPr>
            <w:tcW w:w="2254" w:type="dxa"/>
          </w:tcPr>
          <w:p w14:paraId="31417D28" w14:textId="77777777" w:rsidR="00153293" w:rsidRPr="00153293" w:rsidRDefault="00153293" w:rsidP="00B43DEB">
            <w:r w:rsidRPr="00153293">
              <w:t>Example</w:t>
            </w:r>
          </w:p>
        </w:tc>
      </w:tr>
      <w:tr w:rsidR="00153293" w:rsidRPr="00153293" w14:paraId="38BDED1E" w14:textId="77777777">
        <w:tc>
          <w:tcPr>
            <w:tcW w:w="2254" w:type="dxa"/>
          </w:tcPr>
          <w:p w14:paraId="036D4592" w14:textId="77777777" w:rsidR="00153293" w:rsidRPr="00153293" w:rsidRDefault="00153293" w:rsidP="00B43DEB">
            <w:r w:rsidRPr="00153293">
              <w:t>Inverse completeness</w:t>
            </w:r>
          </w:p>
        </w:tc>
        <w:tc>
          <w:tcPr>
            <w:tcW w:w="2254" w:type="dxa"/>
          </w:tcPr>
          <w:p w14:paraId="1212A1C6" w14:textId="77777777" w:rsidR="00153293" w:rsidRPr="002643C7" w:rsidRDefault="00153293" w:rsidP="00B43DEB">
            <w:pPr>
              <w:rPr>
                <w:lang w:val="pt-BR"/>
              </w:rPr>
            </w:pPr>
            <w:r w:rsidRPr="002643C7">
              <w:rPr>
                <w:lang w:val="pt-BR"/>
              </w:rPr>
              <w:t>R(A,B) implies R^-1(B,A)</w:t>
            </w:r>
          </w:p>
        </w:tc>
        <w:tc>
          <w:tcPr>
            <w:tcW w:w="2254" w:type="dxa"/>
          </w:tcPr>
          <w:p w14:paraId="6FD4D117" w14:textId="77777777" w:rsidR="00153293" w:rsidRPr="00153293" w:rsidRDefault="00153293" w:rsidP="00B43DEB">
            <w:r w:rsidRPr="00153293">
              <w:t>Add missing inverse at 0.95x confidence</w:t>
            </w:r>
          </w:p>
        </w:tc>
        <w:tc>
          <w:tcPr>
            <w:tcW w:w="2254" w:type="dxa"/>
          </w:tcPr>
          <w:p w14:paraId="526646FB" w14:textId="77777777" w:rsidR="00153293" w:rsidRPr="00153293" w:rsidRDefault="00153293" w:rsidP="00B43DEB">
            <w:proofErr w:type="spellStart"/>
            <w:r w:rsidRPr="00153293">
              <w:t>on_top_of</w:t>
            </w:r>
            <w:proofErr w:type="spellEnd"/>
            <w:r w:rsidRPr="00153293">
              <w:t xml:space="preserve"> &lt;-&gt; under</w:t>
            </w:r>
          </w:p>
        </w:tc>
      </w:tr>
      <w:tr w:rsidR="00153293" w:rsidRPr="00153293" w14:paraId="14919D75" w14:textId="77777777">
        <w:tc>
          <w:tcPr>
            <w:tcW w:w="2254" w:type="dxa"/>
          </w:tcPr>
          <w:p w14:paraId="693E5AE2" w14:textId="77777777" w:rsidR="00153293" w:rsidRPr="00153293" w:rsidRDefault="00153293" w:rsidP="00B43DEB">
            <w:r w:rsidRPr="00153293">
              <w:t>Mutual exclusion</w:t>
            </w:r>
          </w:p>
        </w:tc>
        <w:tc>
          <w:tcPr>
            <w:tcW w:w="2254" w:type="dxa"/>
          </w:tcPr>
          <w:p w14:paraId="183178C7" w14:textId="77777777" w:rsidR="00153293" w:rsidRPr="00153293" w:rsidRDefault="00153293" w:rsidP="00B43DEB">
            <w:r w:rsidRPr="00153293">
              <w:t>R1(</w:t>
            </w:r>
            <w:proofErr w:type="gramStart"/>
            <w:r w:rsidRPr="00153293">
              <w:t>A,B</w:t>
            </w:r>
            <w:proofErr w:type="gramEnd"/>
            <w:r w:rsidRPr="00153293">
              <w:t>) and R2(A,B) cannot both hold</w:t>
            </w:r>
          </w:p>
        </w:tc>
        <w:tc>
          <w:tcPr>
            <w:tcW w:w="2254" w:type="dxa"/>
          </w:tcPr>
          <w:p w14:paraId="3CF33A9E" w14:textId="77777777" w:rsidR="00153293" w:rsidRPr="00153293" w:rsidRDefault="00153293" w:rsidP="00B43DEB">
            <w:r w:rsidRPr="00153293">
              <w:t>Remove the lower-confidence relation</w:t>
            </w:r>
          </w:p>
        </w:tc>
        <w:tc>
          <w:tcPr>
            <w:tcW w:w="2254" w:type="dxa"/>
          </w:tcPr>
          <w:p w14:paraId="5A1C8E72" w14:textId="77777777" w:rsidR="00153293" w:rsidRPr="00153293" w:rsidRDefault="00153293" w:rsidP="00B43DEB">
            <w:proofErr w:type="spellStart"/>
            <w:r w:rsidRPr="00153293">
              <w:t>on_top_of</w:t>
            </w:r>
            <w:proofErr w:type="spellEnd"/>
            <w:r w:rsidRPr="00153293">
              <w:t xml:space="preserve"> vs. </w:t>
            </w:r>
            <w:proofErr w:type="spellStart"/>
            <w:r w:rsidRPr="00153293">
              <w:t>lower_than</w:t>
            </w:r>
            <w:proofErr w:type="spellEnd"/>
          </w:p>
        </w:tc>
      </w:tr>
      <w:tr w:rsidR="00153293" w:rsidRPr="00153293" w14:paraId="3224791D" w14:textId="77777777">
        <w:tc>
          <w:tcPr>
            <w:tcW w:w="2254" w:type="dxa"/>
          </w:tcPr>
          <w:p w14:paraId="31525684" w14:textId="77777777" w:rsidR="00153293" w:rsidRPr="00153293" w:rsidRDefault="00153293" w:rsidP="00B43DEB">
            <w:r w:rsidRPr="00153293">
              <w:t>Asymmetry</w:t>
            </w:r>
          </w:p>
        </w:tc>
        <w:tc>
          <w:tcPr>
            <w:tcW w:w="2254" w:type="dxa"/>
          </w:tcPr>
          <w:p w14:paraId="3ECDC498" w14:textId="77777777" w:rsidR="00153293" w:rsidRPr="00153293" w:rsidRDefault="00153293" w:rsidP="00B43DEB">
            <w:r w:rsidRPr="00153293">
              <w:t>R(</w:t>
            </w:r>
            <w:proofErr w:type="gramStart"/>
            <w:r w:rsidRPr="00153293">
              <w:t>A,B</w:t>
            </w:r>
            <w:proofErr w:type="gramEnd"/>
            <w:r w:rsidRPr="00153293">
              <w:t>) and R(B,A) cannot both hold</w:t>
            </w:r>
          </w:p>
        </w:tc>
        <w:tc>
          <w:tcPr>
            <w:tcW w:w="2254" w:type="dxa"/>
          </w:tcPr>
          <w:p w14:paraId="76FBCF5C" w14:textId="77777777" w:rsidR="00153293" w:rsidRPr="00153293" w:rsidRDefault="00153293" w:rsidP="00B43DEB">
            <w:r w:rsidRPr="00153293">
              <w:t>Remove the lower-confidence relation</w:t>
            </w:r>
          </w:p>
        </w:tc>
        <w:tc>
          <w:tcPr>
            <w:tcW w:w="2254" w:type="dxa"/>
          </w:tcPr>
          <w:p w14:paraId="354EFBF3" w14:textId="77777777" w:rsidR="00153293" w:rsidRPr="00153293" w:rsidRDefault="00153293" w:rsidP="00B43DEB">
            <w:proofErr w:type="spellStart"/>
            <w:r w:rsidRPr="00153293">
              <w:t>higher_than</w:t>
            </w:r>
            <w:proofErr w:type="spellEnd"/>
            <w:r w:rsidRPr="00153293">
              <w:t>(</w:t>
            </w:r>
            <w:proofErr w:type="gramStart"/>
            <w:r w:rsidRPr="00153293">
              <w:t>A,B</w:t>
            </w:r>
            <w:proofErr w:type="gramEnd"/>
            <w:r w:rsidRPr="00153293">
              <w:t xml:space="preserve">) vs. </w:t>
            </w:r>
            <w:proofErr w:type="spellStart"/>
            <w:r w:rsidRPr="00153293">
              <w:t>higher_than</w:t>
            </w:r>
            <w:proofErr w:type="spellEnd"/>
            <w:r w:rsidRPr="00153293">
              <w:t>(B,A)</w:t>
            </w:r>
          </w:p>
        </w:tc>
      </w:tr>
      <w:tr w:rsidR="00153293" w:rsidRPr="00153293" w14:paraId="09FD784C" w14:textId="77777777">
        <w:tc>
          <w:tcPr>
            <w:tcW w:w="2254" w:type="dxa"/>
          </w:tcPr>
          <w:p w14:paraId="3C470D3A" w14:textId="77777777" w:rsidR="00153293" w:rsidRPr="00153293" w:rsidRDefault="00153293" w:rsidP="00B43DEB">
            <w:r w:rsidRPr="00153293">
              <w:t>Transitivity</w:t>
            </w:r>
          </w:p>
        </w:tc>
        <w:tc>
          <w:tcPr>
            <w:tcW w:w="2254" w:type="dxa"/>
          </w:tcPr>
          <w:p w14:paraId="0CD32CAF" w14:textId="77777777" w:rsidR="00153293" w:rsidRPr="002643C7" w:rsidRDefault="00153293" w:rsidP="00B43DEB">
            <w:pPr>
              <w:rPr>
                <w:lang w:val="pt-BR"/>
              </w:rPr>
            </w:pPr>
            <w:r w:rsidRPr="002643C7">
              <w:rPr>
                <w:lang w:val="pt-BR"/>
              </w:rPr>
              <w:t>R(A,B) and R(B,C) implies R(A,C)</w:t>
            </w:r>
          </w:p>
        </w:tc>
        <w:tc>
          <w:tcPr>
            <w:tcW w:w="2254" w:type="dxa"/>
          </w:tcPr>
          <w:p w14:paraId="1C65FB69" w14:textId="77777777" w:rsidR="00153293" w:rsidRPr="00153293" w:rsidRDefault="00153293" w:rsidP="00B43DEB">
            <w:r w:rsidRPr="00153293">
              <w:t>Add implied relation (x0.9) or remove the weaker of chain/contradiction</w:t>
            </w:r>
          </w:p>
        </w:tc>
        <w:tc>
          <w:tcPr>
            <w:tcW w:w="2254" w:type="dxa"/>
          </w:tcPr>
          <w:p w14:paraId="0F6AA9B7" w14:textId="77777777" w:rsidR="00153293" w:rsidRPr="00153293" w:rsidRDefault="00153293" w:rsidP="00B43DEB">
            <w:proofErr w:type="spellStart"/>
            <w:r w:rsidRPr="00153293">
              <w:t>higher_than</w:t>
            </w:r>
            <w:proofErr w:type="spellEnd"/>
            <w:r w:rsidRPr="00153293">
              <w:t xml:space="preserve"> chains</w:t>
            </w:r>
          </w:p>
        </w:tc>
      </w:tr>
    </w:tbl>
    <w:p w14:paraId="5BFCB288" w14:textId="77777777" w:rsidR="00153293" w:rsidRDefault="00153293" w:rsidP="00153293"/>
    <w:p w14:paraId="0859EAB8" w14:textId="77777777" w:rsidR="00153293" w:rsidRDefault="00153293" w:rsidP="00153293"/>
    <w:p w14:paraId="7C8E4A1D" w14:textId="77777777" w:rsidR="00153293" w:rsidRPr="00153293" w:rsidRDefault="00153293" w:rsidP="00153293">
      <w:r w:rsidRPr="00153293">
        <w:t>Repair proceeds in two alternating phases, repeated until neither phase changes anything — a fixed point — or for a maximum of ten iterations. The removal phase scans every same-direction pair for mutual-exclusion violations and every relation for asymmetry violations, discarding the lower-confidence of the two conflicting predictions in each case; on an exact confidence tie, removal defaults deterministically to one of the two rather than to any meaningful tie-break. It also checks every two-hop transitive chain against the relation directly predicted between its endpoints, removing whichever is less confident — the chain's weakest link, or the direct contradiction. The addition phase then inserts any inverse, symmetric, or transitively implied relation the removal phase did not already produce, each added at a fraction of the confidence supporting it — 0.95× for inverses and symmetry, 0.9× the weaker chain edge for transitivity — so an inferred relation is never reported with higher confidence than the prediction it was inferred from. Because removing a relation can newly enable an addition, and an addition can newly create a contradiction, the two phases are interleaved rather than run once each; in practice, the great majority of scenes converge within two or three iterations.</w:t>
      </w:r>
    </w:p>
    <w:p w14:paraId="79BE405B" w14:textId="77777777" w:rsidR="00153293" w:rsidRDefault="00153293" w:rsidP="00153293">
      <w:r w:rsidRPr="00153293">
        <w:t xml:space="preserve">This mechanism operates entirely on the predicted relation set, never inspects object geometry directly, and is applied identically across all three evaluation settings in Section 6 — in-domain, held-out LERF, and cross-domain tabletop — without modification. It is best understood as the last of three complementary mechanisms enforcing the same logical structure at increasing distance from training: rule-based inverse label injection (Section 5.4) supplies the signal directly into the training data; the inverse-consistency loss term (Section 5.7) penalises disagreement during training; and symbolic repair corrects whatever disagreement remains in the network's predictions at </w:t>
      </w:r>
      <w:r w:rsidRPr="00153293">
        <w:lastRenderedPageBreak/>
        <w:t>inference time, after the model has otherwise made its decisions independently for each pair.</w:t>
      </w:r>
    </w:p>
    <w:p w14:paraId="12B7CCC9" w14:textId="77777777" w:rsidR="00153293" w:rsidRDefault="00153293" w:rsidP="00153293"/>
    <w:p w14:paraId="3037F9E3" w14:textId="77777777" w:rsidR="00153293" w:rsidRPr="00153293" w:rsidRDefault="00153293" w:rsidP="00153293">
      <w:r w:rsidRPr="00153293">
        <w:rPr>
          <w:b/>
          <w:bCs/>
        </w:rPr>
        <w:t>5.9 Evaluation Protocol</w:t>
      </w:r>
    </w:p>
    <w:p w14:paraId="6E7A3C26" w14:textId="77777777" w:rsidR="00153293" w:rsidRPr="00153293" w:rsidRDefault="00153293" w:rsidP="00153293">
      <w:r w:rsidRPr="00153293">
        <w:t xml:space="preserve">Three quantities are reported across the settings introduced in Section 4: </w:t>
      </w:r>
      <w:proofErr w:type="spellStart"/>
      <w:r w:rsidRPr="00153293">
        <w:t>Recall@K</w:t>
      </w:r>
      <w:proofErr w:type="spellEnd"/>
      <w:r w:rsidRPr="00153293">
        <w:t xml:space="preserve">, Macro F1, and Micro F1. </w:t>
      </w:r>
      <w:proofErr w:type="spellStart"/>
      <w:r w:rsidRPr="00153293">
        <w:t>Recall@K</w:t>
      </w:r>
      <w:proofErr w:type="spellEnd"/>
      <w:r w:rsidRPr="00153293">
        <w:t xml:space="preserve"> is computed identically in every setting and is what ties the in-domain and held-out results to a common convention.</w:t>
      </w:r>
    </w:p>
    <w:p w14:paraId="626270F8" w14:textId="77777777" w:rsidR="00153293" w:rsidRPr="00153293" w:rsidRDefault="00153293" w:rsidP="00153293">
      <w:proofErr w:type="spellStart"/>
      <w:r w:rsidRPr="00153293">
        <w:t>Recall@K</w:t>
      </w:r>
      <w:proofErr w:type="spellEnd"/>
      <w:r w:rsidRPr="00153293">
        <w:t xml:space="preserve"> asks, for every ground-truth relation instance, whether the correct relation type appears among the K highest-scoring relations predicted for that specific directed object pair, out of the ten candidates — the predicate-classification (</w:t>
      </w:r>
      <w:proofErr w:type="spellStart"/>
      <w:r w:rsidRPr="00153293">
        <w:t>PredCls</w:t>
      </w:r>
      <w:proofErr w:type="spellEnd"/>
      <w:r w:rsidRPr="00153293">
        <w:t xml:space="preserve">) protocol standard in 3D scene graph literature, used here for direct comparability with </w:t>
      </w:r>
      <w:proofErr w:type="spellStart"/>
      <w:r w:rsidRPr="00153293">
        <w:t>ReLaGS</w:t>
      </w:r>
      <w:proofErr w:type="spellEnd"/>
      <w:r w:rsidRPr="00153293">
        <w:t xml:space="preserve">, </w:t>
      </w:r>
      <w:proofErr w:type="spellStart"/>
      <w:r w:rsidRPr="00153293">
        <w:t>RelationField</w:t>
      </w:r>
      <w:proofErr w:type="spellEnd"/>
      <w:r w:rsidRPr="00153293">
        <w:t xml:space="preserve">, and </w:t>
      </w:r>
      <w:proofErr w:type="spellStart"/>
      <w:r w:rsidRPr="00153293">
        <w:t>ConceptGraphs</w:t>
      </w:r>
      <w:proofErr w:type="spellEnd"/>
      <w:r w:rsidRPr="00153293">
        <w:t xml:space="preserve"> on 3DSSG and with </w:t>
      </w:r>
      <w:proofErr w:type="spellStart"/>
      <w:r w:rsidRPr="00153293">
        <w:t>GaussianGraph</w:t>
      </w:r>
      <w:proofErr w:type="spellEnd"/>
      <w:r w:rsidRPr="00153293">
        <w:t xml:space="preserve"> on LERF (Section 3). Because it ranks relations rather than thresholding them, </w:t>
      </w:r>
      <w:proofErr w:type="spellStart"/>
      <w:r w:rsidRPr="00153293">
        <w:t>Recall@K</w:t>
      </w:r>
      <w:proofErr w:type="spellEnd"/>
      <w:r w:rsidRPr="00153293">
        <w:t xml:space="preserve"> is threshold-free and is reported alongside, not instead of, the threshold-dependent F1 scores below.</w:t>
      </w:r>
    </w:p>
    <w:p w14:paraId="7594BAF9" w14:textId="77777777" w:rsidR="00153293" w:rsidRPr="00153293" w:rsidRDefault="00153293" w:rsidP="00153293">
      <w:r w:rsidRPr="00153293">
        <w:t xml:space="preserve">Macro F1, reported for in-domain validation, is the unweighted mean of ten per-relation F1 scores, each computed at that relation's individually tuned decision threshold (Section 5.7) over the pairs for which that relation is annotated or rule-injected — averaged uniformly across relations rather than across instances, so the rarer relations are not swamped by </w:t>
      </w:r>
      <w:proofErr w:type="spellStart"/>
      <w:r w:rsidRPr="00153293">
        <w:t>adjacent_to</w:t>
      </w:r>
      <w:proofErr w:type="spellEnd"/>
      <w:r w:rsidRPr="00153293">
        <w:t xml:space="preserve"> and the directional relations, which dominate by raw count. Micro F1, reported for the cross-domain tabletop setting, instead pools true positives, false positives, and false negatives across every relation and every scene into a single precision/recall/F1 calculation — a more stable choice for a benchmark an order of magnitude smaller in scene count, where ten separate per-relation scores per scene would be dominated by sampling noise.</w:t>
      </w:r>
    </w:p>
    <w:p w14:paraId="65D5DD56" w14:textId="77777777" w:rsidR="00153293" w:rsidRPr="00153293" w:rsidRDefault="00153293" w:rsidP="00153293">
      <w:r w:rsidRPr="00153293">
        <w:t xml:space="preserve">Object instances for the held-out LERF and cross-domain tabletop settings are obtained through oracle clustering: the known object count for each scene is supplied to the HDBSCAN auto-tuner (Section 5.2) as an exact target, rather than left for the tuner to infer from the splat alone. This mirrors the </w:t>
      </w:r>
      <w:proofErr w:type="spellStart"/>
      <w:r w:rsidRPr="00153293">
        <w:t>PredCls</w:t>
      </w:r>
      <w:proofErr w:type="spellEnd"/>
      <w:r w:rsidRPr="00153293">
        <w:t xml:space="preserve"> convention itself, which evaluates relation prediction against ground-truth object instances rather than instances produced by an upstream detector — isolating the quality of relation prediction, the contribution this paper is concerned with, from class-agnostic 3D instance segmentation, a separate problem governed entirely by HDBSCAN's own density and cluster-size parameters. In-domain validation does not require this step, since 3RScan scenes carry ground-truth instance segmentation already attached to each Gaussian through nearest-vertex label transfer (Section 4.1).</w:t>
      </w:r>
    </w:p>
    <w:p w14:paraId="5899283F" w14:textId="77777777" w:rsidR="00153293" w:rsidRPr="00153293" w:rsidRDefault="00153293" w:rsidP="00153293">
      <w:r w:rsidRPr="00153293">
        <w:lastRenderedPageBreak/>
        <w:t xml:space="preserve">The two consistency mechanisms described in this paper contribute unevenly across the three settings, in proportion to how far each </w:t>
      </w:r>
      <w:proofErr w:type="gramStart"/>
      <w:r w:rsidRPr="00153293">
        <w:t>sits</w:t>
      </w:r>
      <w:proofErr w:type="gramEnd"/>
      <w:r w:rsidRPr="00153293">
        <w:t xml:space="preserve"> from the training distribution. In-domain validation — where rule-injected training labels and the inverse-consistency loss (Section 5.7) already resolve most cross-edge contradictions before the network is even evaluated — applies only a lightweight same-edge correction: resolving the comparatively rare cases where </w:t>
      </w:r>
      <w:proofErr w:type="spellStart"/>
      <w:r w:rsidRPr="00153293">
        <w:t>left_of</w:t>
      </w:r>
      <w:proofErr w:type="spellEnd"/>
      <w:r w:rsidRPr="00153293">
        <w:t xml:space="preserve"> and </w:t>
      </w:r>
      <w:proofErr w:type="spellStart"/>
      <w:r w:rsidRPr="00153293">
        <w:t>right_of</w:t>
      </w:r>
      <w:proofErr w:type="spellEnd"/>
      <w:r w:rsidRPr="00153293">
        <w:t xml:space="preserve">, </w:t>
      </w:r>
      <w:proofErr w:type="spellStart"/>
      <w:r w:rsidRPr="00153293">
        <w:t>in_front_of</w:t>
      </w:r>
      <w:proofErr w:type="spellEnd"/>
      <w:r w:rsidRPr="00153293">
        <w:t xml:space="preserve"> and behind, or </w:t>
      </w:r>
      <w:proofErr w:type="spellStart"/>
      <w:r w:rsidRPr="00153293">
        <w:t>higher_than</w:t>
      </w:r>
      <w:proofErr w:type="spellEnd"/>
      <w:r w:rsidRPr="00153293">
        <w:t xml:space="preserve"> and </w:t>
      </w:r>
      <w:proofErr w:type="spellStart"/>
      <w:r w:rsidRPr="00153293">
        <w:t>lower_than</w:t>
      </w:r>
      <w:proofErr w:type="spellEnd"/>
      <w:r w:rsidRPr="00153293">
        <w:t xml:space="preserve"> both cross their decision threshold for the same directed pair, by keeping whichever side the network is more confident about. The held-out LERF and cross-domain tabletop settings instead apply the full </w:t>
      </w:r>
      <w:proofErr w:type="spellStart"/>
      <w:r w:rsidRPr="00153293">
        <w:t>SceneGraphRepair</w:t>
      </w:r>
      <w:proofErr w:type="spellEnd"/>
      <w:r w:rsidRPr="00153293">
        <w:t xml:space="preserve"> module (Section 5.8) unmodified — cross-edge inverse completion, asymmetry resolution, and transitive closure included — and report results both before and after this step, since operating outside the training distribution makes graph-level contradictions in the raw predictions noticeably more frequent, and the full module's contribution correspondingly more visible.</w:t>
      </w:r>
    </w:p>
    <w:p w14:paraId="06A9EA55" w14:textId="77777777" w:rsidR="00153293" w:rsidRPr="00153293" w:rsidRDefault="00153293" w:rsidP="00153293">
      <w:r w:rsidRPr="00153293">
        <w:rPr>
          <w:b/>
          <w:bCs/>
        </w:rPr>
        <w:t>Table 7.</w:t>
      </w:r>
      <w:r w:rsidRPr="00153293">
        <w:t xml:space="preserve"> Evaluation settings and protocol.</w:t>
      </w:r>
    </w:p>
    <w:tbl>
      <w:tblPr>
        <w:tblStyle w:val="TableGrid"/>
        <w:tblW w:w="0" w:type="auto"/>
        <w:tblLook w:val="04A0" w:firstRow="1" w:lastRow="0" w:firstColumn="1" w:lastColumn="0" w:noHBand="0" w:noVBand="1"/>
      </w:tblPr>
      <w:tblGrid>
        <w:gridCol w:w="2254"/>
        <w:gridCol w:w="2254"/>
        <w:gridCol w:w="2254"/>
        <w:gridCol w:w="2254"/>
      </w:tblGrid>
      <w:tr w:rsidR="00153293" w:rsidRPr="00153293" w14:paraId="4997D699" w14:textId="77777777">
        <w:tc>
          <w:tcPr>
            <w:tcW w:w="2254" w:type="dxa"/>
          </w:tcPr>
          <w:p w14:paraId="3F8F7281" w14:textId="77777777" w:rsidR="00153293" w:rsidRPr="00153293" w:rsidRDefault="00153293" w:rsidP="00D54661">
            <w:r w:rsidRPr="00153293">
              <w:t>Setting</w:t>
            </w:r>
          </w:p>
        </w:tc>
        <w:tc>
          <w:tcPr>
            <w:tcW w:w="2254" w:type="dxa"/>
          </w:tcPr>
          <w:p w14:paraId="7D289E78" w14:textId="77777777" w:rsidR="00153293" w:rsidRPr="00153293" w:rsidRDefault="00153293" w:rsidP="00D54661">
            <w:r w:rsidRPr="00153293">
              <w:t>Object count source</w:t>
            </w:r>
          </w:p>
        </w:tc>
        <w:tc>
          <w:tcPr>
            <w:tcW w:w="2254" w:type="dxa"/>
          </w:tcPr>
          <w:p w14:paraId="1A54591B" w14:textId="77777777" w:rsidR="00153293" w:rsidRPr="00153293" w:rsidRDefault="00153293" w:rsidP="00D54661">
            <w:r w:rsidRPr="00153293">
              <w:t>Headline metric(s)</w:t>
            </w:r>
          </w:p>
        </w:tc>
        <w:tc>
          <w:tcPr>
            <w:tcW w:w="2254" w:type="dxa"/>
          </w:tcPr>
          <w:p w14:paraId="30EB2FDC" w14:textId="77777777" w:rsidR="00153293" w:rsidRPr="00153293" w:rsidRDefault="00153293" w:rsidP="00D54661">
            <w:r w:rsidRPr="00153293">
              <w:t>Consistency mechanism before scoring</w:t>
            </w:r>
          </w:p>
        </w:tc>
      </w:tr>
      <w:tr w:rsidR="00153293" w:rsidRPr="00153293" w14:paraId="17048C38" w14:textId="77777777">
        <w:tc>
          <w:tcPr>
            <w:tcW w:w="2254" w:type="dxa"/>
          </w:tcPr>
          <w:p w14:paraId="611096F4" w14:textId="77777777" w:rsidR="00153293" w:rsidRPr="00153293" w:rsidRDefault="00153293" w:rsidP="00D54661">
            <w:r w:rsidRPr="00153293">
              <w:t xml:space="preserve">In-domain (3DSSG </w:t>
            </w:r>
            <w:proofErr w:type="spellStart"/>
            <w:r w:rsidRPr="00153293">
              <w:t>val</w:t>
            </w:r>
            <w:proofErr w:type="spellEnd"/>
            <w:r w:rsidRPr="00153293">
              <w:t>)</w:t>
            </w:r>
          </w:p>
        </w:tc>
        <w:tc>
          <w:tcPr>
            <w:tcW w:w="2254" w:type="dxa"/>
          </w:tcPr>
          <w:p w14:paraId="547BF3A5" w14:textId="77777777" w:rsidR="00153293" w:rsidRPr="00153293" w:rsidRDefault="00153293" w:rsidP="00D54661">
            <w:r w:rsidRPr="00153293">
              <w:t>Ground-truth instance segmentation</w:t>
            </w:r>
          </w:p>
        </w:tc>
        <w:tc>
          <w:tcPr>
            <w:tcW w:w="2254" w:type="dxa"/>
          </w:tcPr>
          <w:p w14:paraId="323ED516" w14:textId="77777777" w:rsidR="00153293" w:rsidRPr="00153293" w:rsidRDefault="00153293" w:rsidP="00D54661">
            <w:r w:rsidRPr="00153293">
              <w:t>Macro F1, Recall@3/5</w:t>
            </w:r>
          </w:p>
        </w:tc>
        <w:tc>
          <w:tcPr>
            <w:tcW w:w="2254" w:type="dxa"/>
          </w:tcPr>
          <w:p w14:paraId="2F818628" w14:textId="77777777" w:rsidR="00153293" w:rsidRPr="00153293" w:rsidRDefault="00153293" w:rsidP="00D54661">
            <w:r w:rsidRPr="00153293">
              <w:t>Same-edge exclusivity only</w:t>
            </w:r>
          </w:p>
        </w:tc>
      </w:tr>
      <w:tr w:rsidR="00153293" w:rsidRPr="00153293" w14:paraId="01FA4167" w14:textId="77777777">
        <w:tc>
          <w:tcPr>
            <w:tcW w:w="2254" w:type="dxa"/>
          </w:tcPr>
          <w:p w14:paraId="2483F219" w14:textId="77777777" w:rsidR="00153293" w:rsidRPr="00153293" w:rsidRDefault="00153293" w:rsidP="00D54661">
            <w:r w:rsidRPr="00153293">
              <w:t>Held-out LERF</w:t>
            </w:r>
          </w:p>
        </w:tc>
        <w:tc>
          <w:tcPr>
            <w:tcW w:w="2254" w:type="dxa"/>
          </w:tcPr>
          <w:p w14:paraId="74EB73EF" w14:textId="77777777" w:rsidR="00153293" w:rsidRPr="00153293" w:rsidRDefault="00153293" w:rsidP="00D54661">
            <w:r w:rsidRPr="00153293">
              <w:t>Oracle clustering</w:t>
            </w:r>
          </w:p>
        </w:tc>
        <w:tc>
          <w:tcPr>
            <w:tcW w:w="2254" w:type="dxa"/>
          </w:tcPr>
          <w:p w14:paraId="07CB8346" w14:textId="2F5EBD14" w:rsidR="00153293" w:rsidRPr="00153293" w:rsidRDefault="00153293" w:rsidP="00D54661">
            <w:r w:rsidRPr="00153293">
              <w:t>Recall@3/5 (mean)</w:t>
            </w:r>
          </w:p>
        </w:tc>
        <w:tc>
          <w:tcPr>
            <w:tcW w:w="2254" w:type="dxa"/>
          </w:tcPr>
          <w:p w14:paraId="2577DA31" w14:textId="77777777" w:rsidR="00153293" w:rsidRPr="00153293" w:rsidRDefault="00153293" w:rsidP="00D54661">
            <w:r w:rsidRPr="00153293">
              <w:t xml:space="preserve">Full </w:t>
            </w:r>
            <w:proofErr w:type="spellStart"/>
            <w:r w:rsidRPr="00153293">
              <w:t>SceneGraphRepair</w:t>
            </w:r>
            <w:proofErr w:type="spellEnd"/>
            <w:r w:rsidRPr="00153293">
              <w:t>, before/after reported</w:t>
            </w:r>
          </w:p>
        </w:tc>
      </w:tr>
      <w:tr w:rsidR="00153293" w:rsidRPr="00153293" w14:paraId="5EFB79DC" w14:textId="77777777">
        <w:tc>
          <w:tcPr>
            <w:tcW w:w="2254" w:type="dxa"/>
          </w:tcPr>
          <w:p w14:paraId="78ABB759" w14:textId="77777777" w:rsidR="00153293" w:rsidRPr="00153293" w:rsidRDefault="00153293" w:rsidP="00D54661">
            <w:r w:rsidRPr="00153293">
              <w:t>Cross-domain tabletop</w:t>
            </w:r>
          </w:p>
        </w:tc>
        <w:tc>
          <w:tcPr>
            <w:tcW w:w="2254" w:type="dxa"/>
          </w:tcPr>
          <w:p w14:paraId="6EA5D49B" w14:textId="77777777" w:rsidR="00153293" w:rsidRPr="00153293" w:rsidRDefault="00153293" w:rsidP="00D54661">
            <w:r w:rsidRPr="00153293">
              <w:t>Oracle clustering</w:t>
            </w:r>
          </w:p>
        </w:tc>
        <w:tc>
          <w:tcPr>
            <w:tcW w:w="2254" w:type="dxa"/>
          </w:tcPr>
          <w:p w14:paraId="6ADA3837" w14:textId="77777777" w:rsidR="00153293" w:rsidRPr="00153293" w:rsidRDefault="00153293" w:rsidP="00D54661">
            <w:r w:rsidRPr="00153293">
              <w:t>Micro F1, Recall@3/5</w:t>
            </w:r>
          </w:p>
        </w:tc>
        <w:tc>
          <w:tcPr>
            <w:tcW w:w="2254" w:type="dxa"/>
          </w:tcPr>
          <w:p w14:paraId="50AB8433" w14:textId="77777777" w:rsidR="00153293" w:rsidRPr="00153293" w:rsidRDefault="00153293" w:rsidP="00D54661">
            <w:r w:rsidRPr="00153293">
              <w:t xml:space="preserve">Full </w:t>
            </w:r>
            <w:proofErr w:type="spellStart"/>
            <w:r w:rsidRPr="00153293">
              <w:t>SceneGraphRepair</w:t>
            </w:r>
            <w:proofErr w:type="spellEnd"/>
            <w:r w:rsidRPr="00153293">
              <w:t>, before/after reported</w:t>
            </w:r>
          </w:p>
        </w:tc>
      </w:tr>
    </w:tbl>
    <w:p w14:paraId="707EC4E3" w14:textId="77777777" w:rsidR="00E6590D" w:rsidRDefault="00E6590D" w:rsidP="00153293"/>
    <w:p w14:paraId="4A541BBF" w14:textId="77777777" w:rsidR="00153293" w:rsidRDefault="00153293" w:rsidP="00153293"/>
    <w:p w14:paraId="17B93BCA" w14:textId="77777777" w:rsidR="00153293" w:rsidRPr="00153293" w:rsidRDefault="00153293" w:rsidP="00153293">
      <w:r w:rsidRPr="00153293">
        <w:rPr>
          <w:b/>
          <w:bCs/>
        </w:rPr>
        <w:t>5.10 Controlled Architecture Ablation</w:t>
      </w:r>
    </w:p>
    <w:p w14:paraId="38378036" w14:textId="77777777" w:rsidR="00153293" w:rsidRPr="00153293" w:rsidRDefault="00153293" w:rsidP="00153293">
      <w:r w:rsidRPr="00153293">
        <w:t xml:space="preserve">To test whether the </w:t>
      </w:r>
      <w:proofErr w:type="spellStart"/>
      <w:r w:rsidRPr="00153293">
        <w:t>GeoKAN</w:t>
      </w:r>
      <w:proofErr w:type="spellEnd"/>
      <w:r w:rsidRPr="00153293">
        <w:t xml:space="preserve"> layer's specific contribution can be separated from the feature design, rule-based injection, and symbolic repair described elsewhere in this section, a matched-budget baseline replaces the </w:t>
      </w:r>
      <w:proofErr w:type="spellStart"/>
      <w:r w:rsidRPr="00153293">
        <w:t>GeoKAN</w:t>
      </w:r>
      <w:proofErr w:type="spellEnd"/>
      <w:r w:rsidRPr="00153293">
        <w:t xml:space="preserve"> layer inside the otherwise identical </w:t>
      </w:r>
      <w:proofErr w:type="spellStart"/>
      <w:r w:rsidRPr="00153293">
        <w:t>GeoKANVariantGNN</w:t>
      </w:r>
      <w:proofErr w:type="spellEnd"/>
      <w:r w:rsidRPr="00153293">
        <w:t xml:space="preserve"> wrapper (Section 5.6) with a conventional learned layer. Where </w:t>
      </w:r>
      <w:proofErr w:type="spellStart"/>
      <w:r w:rsidRPr="00153293">
        <w:t>GeoKAN</w:t>
      </w:r>
      <w:proofErr w:type="spellEnd"/>
      <w:r w:rsidRPr="00153293">
        <w:t xml:space="preserve"> warps its input through a learned or fixed metric before expanding it against a fixed basis function (Section 5.5), the baseline instead learns the expansion directly: a single linear layer maps the input to the same output width the basis expansion would have produced, followed by GELU and dropout, then the same skip </w:t>
      </w:r>
      <w:r w:rsidRPr="00153293">
        <w:lastRenderedPageBreak/>
        <w:t xml:space="preserve">connection and output-mixing layer </w:t>
      </w:r>
      <w:proofErr w:type="spellStart"/>
      <w:r w:rsidRPr="00153293">
        <w:t>GeoKAN</w:t>
      </w:r>
      <w:proofErr w:type="spellEnd"/>
      <w:r w:rsidRPr="00153293">
        <w:t xml:space="preserve"> uses. This keeps the surrounding architecture, training data, augmentation, loss, optimiser, schedule, and threshold-calibration procedure (Sections 5.6–5.9) completely unchanged — the only difference is what happens inside the layer. The baseline's learned expansion carries more parameters than </w:t>
      </w:r>
      <w:proofErr w:type="spellStart"/>
      <w:r w:rsidRPr="00153293">
        <w:t>GeoKAN's</w:t>
      </w:r>
      <w:proofErr w:type="spellEnd"/>
      <w:r w:rsidRPr="00153293">
        <w:t xml:space="preserve"> metric step (1,570,666 in total, against 1,018,414 for </w:t>
      </w:r>
      <w:proofErr w:type="spellStart"/>
      <w:r w:rsidRPr="00153293">
        <w:t>GeoKAN</w:t>
      </w:r>
      <w:proofErr w:type="spellEnd"/>
      <w:r w:rsidRPr="00153293">
        <w:t xml:space="preserve">-Gamma), a deliberate choice to avoid disadvantaging the baseline on capacity; if </w:t>
      </w:r>
      <w:proofErr w:type="spellStart"/>
      <w:r w:rsidRPr="00153293">
        <w:t>GeoKAN</w:t>
      </w:r>
      <w:proofErr w:type="spellEnd"/>
      <w:r w:rsidRPr="00153293">
        <w:t xml:space="preserve"> holds any advantage under this comparison, it is not because the alternative was starved of capacity to compensate. The baseline is trained with the same default learning rate and warmup used for </w:t>
      </w:r>
      <w:proofErr w:type="spellStart"/>
      <w:r w:rsidRPr="00153293">
        <w:t>GeoKAN</w:t>
      </w:r>
      <w:proofErr w:type="spellEnd"/>
      <w:r w:rsidRPr="00153293">
        <w:t xml:space="preserve">-RBF and </w:t>
      </w:r>
      <w:proofErr w:type="spellStart"/>
      <w:r w:rsidRPr="00153293">
        <w:t>GeoKAN</w:t>
      </w:r>
      <w:proofErr w:type="spellEnd"/>
      <w:r w:rsidRPr="00153293">
        <w:t>-Wavelet (Section 5.7), not Gamma's lower, specially-tuned rate, since that adjustment was motivated by a property specific to Gamma's scalar metric rather than a general training instability the baseline would also be expected to need.</w:t>
      </w:r>
    </w:p>
    <w:p w14:paraId="443E6A90" w14:textId="77777777" w:rsidR="00153293" w:rsidRPr="00153293" w:rsidRDefault="00153293" w:rsidP="00153293">
      <w:r w:rsidRPr="00153293">
        <w:rPr>
          <w:b/>
          <w:bCs/>
        </w:rPr>
        <w:t xml:space="preserve">Figure 4. Controlled architecture ablation: the </w:t>
      </w:r>
      <w:proofErr w:type="spellStart"/>
      <w:r w:rsidRPr="00153293">
        <w:rPr>
          <w:b/>
          <w:bCs/>
        </w:rPr>
        <w:t>GeoKAN</w:t>
      </w:r>
      <w:proofErr w:type="spellEnd"/>
      <w:r w:rsidRPr="00153293">
        <w:rPr>
          <w:b/>
          <w:bCs/>
        </w:rPr>
        <w:t xml:space="preserve"> layer (Section 5.5) replaced by a matched-budget conventional learned layer, with the rest of the architecture (Section 5.6) unchanged.</w:t>
      </w:r>
    </w:p>
    <w:p w14:paraId="298AF313" w14:textId="77777777" w:rsidR="00153293" w:rsidRDefault="00153293" w:rsidP="00153293">
      <w:pPr>
        <w:rPr>
          <w:noProof/>
        </w:rPr>
      </w:pPr>
      <w:r>
        <w:rPr>
          <w:noProof/>
        </w:rPr>
        <w:drawing>
          <wp:inline distT="0" distB="0" distL="0" distR="0" wp14:anchorId="5B39EE12" wp14:editId="5AE45359">
            <wp:extent cx="5731510" cy="1293495"/>
            <wp:effectExtent l="0" t="0" r="2540" b="1905"/>
            <wp:docPr id="225002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02817" name="Picture 2250028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293495"/>
                    </a:xfrm>
                    <a:prstGeom prst="rect">
                      <a:avLst/>
                    </a:prstGeom>
                  </pic:spPr>
                </pic:pic>
              </a:graphicData>
            </a:graphic>
          </wp:inline>
        </w:drawing>
      </w:r>
    </w:p>
    <w:p w14:paraId="529BF4CC" w14:textId="77777777" w:rsidR="00007D47" w:rsidRPr="00007D47" w:rsidRDefault="00007D47" w:rsidP="00007D47"/>
    <w:p w14:paraId="440B083B" w14:textId="77777777" w:rsidR="00007D47" w:rsidRDefault="00007D47" w:rsidP="00007D47">
      <w:pPr>
        <w:rPr>
          <w:noProof/>
        </w:rPr>
      </w:pPr>
    </w:p>
    <w:p w14:paraId="76479C44" w14:textId="03A31040" w:rsidR="00007D47" w:rsidRPr="00007D47" w:rsidRDefault="00007D47" w:rsidP="00007D47">
      <w:r w:rsidRPr="00007D47">
        <w:rPr>
          <w:b/>
          <w:bCs/>
        </w:rPr>
        <w:t>6 Results</w:t>
      </w:r>
      <w:ins w:id="75" w:author="Sahil Shah" w:date="2026-06-26T16:39:00Z">
        <w:r w:rsidR="002643C7">
          <w:rPr>
            <w:b/>
            <w:bCs/>
          </w:rPr>
          <w:t xml:space="preserve"> and discussions</w:t>
        </w:r>
      </w:ins>
    </w:p>
    <w:p w14:paraId="3442DEEE" w14:textId="77777777" w:rsidR="00007D47" w:rsidRPr="00007D47" w:rsidRDefault="00007D47" w:rsidP="00007D47">
      <w:r w:rsidRPr="00007D47">
        <w:rPr>
          <w:b/>
          <w:bCs/>
        </w:rPr>
        <w:t>6.1 In-Domain Results (3DSSG Validation)</w:t>
      </w:r>
    </w:p>
    <w:p w14:paraId="046F1E9D" w14:textId="77777777" w:rsidR="00007D47" w:rsidRPr="00007D47" w:rsidRDefault="00007D47" w:rsidP="00007D47">
      <w:r w:rsidRPr="00007D47">
        <w:rPr>
          <w:b/>
          <w:bCs/>
        </w:rPr>
        <w:t>Table 8.</w:t>
      </w:r>
      <w:r w:rsidRPr="00007D47">
        <w:t xml:space="preserve"> Architecture comparison on the 3DSSG validation split (85 scenes), tuned per-relation thresholds.</w:t>
      </w:r>
    </w:p>
    <w:tbl>
      <w:tblPr>
        <w:tblStyle w:val="TableGrid"/>
        <w:tblW w:w="0" w:type="auto"/>
        <w:tblLook w:val="04A0" w:firstRow="1" w:lastRow="0" w:firstColumn="1" w:lastColumn="0" w:noHBand="0" w:noVBand="1"/>
      </w:tblPr>
      <w:tblGrid>
        <w:gridCol w:w="1803"/>
        <w:gridCol w:w="1803"/>
        <w:gridCol w:w="1803"/>
        <w:gridCol w:w="1803"/>
        <w:gridCol w:w="1804"/>
      </w:tblGrid>
      <w:tr w:rsidR="00007D47" w:rsidRPr="00007D47" w14:paraId="4268A1AC" w14:textId="77777777">
        <w:tc>
          <w:tcPr>
            <w:tcW w:w="1803" w:type="dxa"/>
          </w:tcPr>
          <w:p w14:paraId="35F631D2" w14:textId="77777777" w:rsidR="00007D47" w:rsidRPr="00007D47" w:rsidRDefault="00007D47" w:rsidP="00237A9E">
            <w:r w:rsidRPr="00007D47">
              <w:t>Configuration</w:t>
            </w:r>
          </w:p>
        </w:tc>
        <w:tc>
          <w:tcPr>
            <w:tcW w:w="1803" w:type="dxa"/>
          </w:tcPr>
          <w:p w14:paraId="40E21563" w14:textId="77777777" w:rsidR="00007D47" w:rsidRPr="00007D47" w:rsidRDefault="00007D47" w:rsidP="00237A9E">
            <w:r w:rsidRPr="00007D47">
              <w:t>Macro F1</w:t>
            </w:r>
          </w:p>
        </w:tc>
        <w:tc>
          <w:tcPr>
            <w:tcW w:w="1803" w:type="dxa"/>
          </w:tcPr>
          <w:p w14:paraId="3C5B5779" w14:textId="77777777" w:rsidR="00007D47" w:rsidRPr="00007D47" w:rsidRDefault="00007D47" w:rsidP="00237A9E">
            <w:r w:rsidRPr="00007D47">
              <w:t>Recall@3</w:t>
            </w:r>
          </w:p>
        </w:tc>
        <w:tc>
          <w:tcPr>
            <w:tcW w:w="1803" w:type="dxa"/>
          </w:tcPr>
          <w:p w14:paraId="17379500" w14:textId="77777777" w:rsidR="00007D47" w:rsidRPr="00007D47" w:rsidRDefault="00007D47" w:rsidP="00237A9E">
            <w:r w:rsidRPr="00007D47">
              <w:t>Recall@5</w:t>
            </w:r>
          </w:p>
        </w:tc>
        <w:tc>
          <w:tcPr>
            <w:tcW w:w="1804" w:type="dxa"/>
          </w:tcPr>
          <w:p w14:paraId="4A5BE4E2" w14:textId="77777777" w:rsidR="00007D47" w:rsidRPr="00007D47" w:rsidRDefault="00007D47" w:rsidP="00237A9E">
            <w:r w:rsidRPr="00007D47">
              <w:t>Parameters</w:t>
            </w:r>
          </w:p>
        </w:tc>
      </w:tr>
      <w:tr w:rsidR="00007D47" w:rsidRPr="00007D47" w14:paraId="47732F93" w14:textId="77777777">
        <w:tc>
          <w:tcPr>
            <w:tcW w:w="1803" w:type="dxa"/>
          </w:tcPr>
          <w:p w14:paraId="430F08B8" w14:textId="77777777" w:rsidR="00007D47" w:rsidRPr="00007D47" w:rsidRDefault="00007D47" w:rsidP="00237A9E">
            <w:r w:rsidRPr="00007D47">
              <w:t>MLP baseline</w:t>
            </w:r>
          </w:p>
        </w:tc>
        <w:tc>
          <w:tcPr>
            <w:tcW w:w="1803" w:type="dxa"/>
          </w:tcPr>
          <w:p w14:paraId="32CE4E64" w14:textId="77777777" w:rsidR="00007D47" w:rsidRPr="00007D47" w:rsidRDefault="00007D47" w:rsidP="00237A9E">
            <w:r w:rsidRPr="00007D47">
              <w:t>0.9325</w:t>
            </w:r>
          </w:p>
        </w:tc>
        <w:tc>
          <w:tcPr>
            <w:tcW w:w="1803" w:type="dxa"/>
          </w:tcPr>
          <w:p w14:paraId="2FA21A1C" w14:textId="77777777" w:rsidR="00007D47" w:rsidRPr="00007D47" w:rsidRDefault="00007D47" w:rsidP="00237A9E">
            <w:r w:rsidRPr="00007D47">
              <w:t>0.8783</w:t>
            </w:r>
          </w:p>
        </w:tc>
        <w:tc>
          <w:tcPr>
            <w:tcW w:w="1803" w:type="dxa"/>
          </w:tcPr>
          <w:p w14:paraId="78D07E75" w14:textId="77777777" w:rsidR="00007D47" w:rsidRPr="00007D47" w:rsidRDefault="00007D47" w:rsidP="00237A9E">
            <w:r w:rsidRPr="00007D47">
              <w:t>0.9817</w:t>
            </w:r>
          </w:p>
        </w:tc>
        <w:tc>
          <w:tcPr>
            <w:tcW w:w="1804" w:type="dxa"/>
          </w:tcPr>
          <w:p w14:paraId="719049FC" w14:textId="77777777" w:rsidR="00007D47" w:rsidRPr="00007D47" w:rsidRDefault="00007D47" w:rsidP="00237A9E">
            <w:r w:rsidRPr="00007D47">
              <w:t>1,570,666</w:t>
            </w:r>
          </w:p>
        </w:tc>
      </w:tr>
      <w:tr w:rsidR="00007D47" w:rsidRPr="00007D47" w14:paraId="5A1B3201" w14:textId="77777777">
        <w:tc>
          <w:tcPr>
            <w:tcW w:w="1803" w:type="dxa"/>
          </w:tcPr>
          <w:p w14:paraId="28F4EAF4" w14:textId="77777777" w:rsidR="00007D47" w:rsidRPr="00007D47" w:rsidRDefault="00007D47" w:rsidP="00237A9E">
            <w:proofErr w:type="spellStart"/>
            <w:r w:rsidRPr="00007D47">
              <w:t>GeoKAN</w:t>
            </w:r>
            <w:proofErr w:type="spellEnd"/>
            <w:r w:rsidRPr="00007D47">
              <w:t>-Gamma</w:t>
            </w:r>
          </w:p>
        </w:tc>
        <w:tc>
          <w:tcPr>
            <w:tcW w:w="1803" w:type="dxa"/>
          </w:tcPr>
          <w:p w14:paraId="56E6503B" w14:textId="77777777" w:rsidR="00007D47" w:rsidRPr="00007D47" w:rsidRDefault="00007D47" w:rsidP="00237A9E">
            <w:r w:rsidRPr="00007D47">
              <w:t>0.9257</w:t>
            </w:r>
          </w:p>
        </w:tc>
        <w:tc>
          <w:tcPr>
            <w:tcW w:w="1803" w:type="dxa"/>
          </w:tcPr>
          <w:p w14:paraId="5CA0CD1C" w14:textId="77777777" w:rsidR="00007D47" w:rsidRPr="00007D47" w:rsidRDefault="00007D47" w:rsidP="00237A9E">
            <w:r w:rsidRPr="00007D47">
              <w:t>0.8779</w:t>
            </w:r>
          </w:p>
        </w:tc>
        <w:tc>
          <w:tcPr>
            <w:tcW w:w="1803" w:type="dxa"/>
          </w:tcPr>
          <w:p w14:paraId="1FE997AC" w14:textId="77777777" w:rsidR="00007D47" w:rsidRPr="00007D47" w:rsidRDefault="00007D47" w:rsidP="00237A9E">
            <w:r w:rsidRPr="00007D47">
              <w:t>0.9832</w:t>
            </w:r>
          </w:p>
        </w:tc>
        <w:tc>
          <w:tcPr>
            <w:tcW w:w="1804" w:type="dxa"/>
          </w:tcPr>
          <w:p w14:paraId="5F6C558F" w14:textId="77777777" w:rsidR="00007D47" w:rsidRPr="00007D47" w:rsidRDefault="00007D47" w:rsidP="00237A9E">
            <w:r w:rsidRPr="00007D47">
              <w:t>1,018,414</w:t>
            </w:r>
          </w:p>
        </w:tc>
      </w:tr>
      <w:tr w:rsidR="00007D47" w:rsidRPr="00007D47" w14:paraId="43D1C0BB" w14:textId="77777777">
        <w:tc>
          <w:tcPr>
            <w:tcW w:w="1803" w:type="dxa"/>
          </w:tcPr>
          <w:p w14:paraId="605A2F25" w14:textId="77777777" w:rsidR="00007D47" w:rsidRPr="00007D47" w:rsidRDefault="00007D47" w:rsidP="00237A9E">
            <w:proofErr w:type="spellStart"/>
            <w:r w:rsidRPr="00007D47">
              <w:t>GeoKAN</w:t>
            </w:r>
            <w:proofErr w:type="spellEnd"/>
            <w:r w:rsidRPr="00007D47">
              <w:t>-RBF</w:t>
            </w:r>
          </w:p>
        </w:tc>
        <w:tc>
          <w:tcPr>
            <w:tcW w:w="1803" w:type="dxa"/>
          </w:tcPr>
          <w:p w14:paraId="7ECF9606" w14:textId="77777777" w:rsidR="00007D47" w:rsidRPr="00007D47" w:rsidRDefault="00007D47" w:rsidP="00237A9E">
            <w:r w:rsidRPr="00007D47">
              <w:t>0.9194</w:t>
            </w:r>
          </w:p>
        </w:tc>
        <w:tc>
          <w:tcPr>
            <w:tcW w:w="1803" w:type="dxa"/>
          </w:tcPr>
          <w:p w14:paraId="7CBB607B" w14:textId="77777777" w:rsidR="00007D47" w:rsidRPr="00007D47" w:rsidRDefault="00007D47" w:rsidP="00237A9E">
            <w:r w:rsidRPr="00007D47">
              <w:t>0.8747</w:t>
            </w:r>
          </w:p>
        </w:tc>
        <w:tc>
          <w:tcPr>
            <w:tcW w:w="1803" w:type="dxa"/>
          </w:tcPr>
          <w:p w14:paraId="3B715C13" w14:textId="77777777" w:rsidR="00007D47" w:rsidRPr="00007D47" w:rsidRDefault="00007D47" w:rsidP="00237A9E">
            <w:r w:rsidRPr="00007D47">
              <w:t>0.9818</w:t>
            </w:r>
          </w:p>
        </w:tc>
        <w:tc>
          <w:tcPr>
            <w:tcW w:w="1804" w:type="dxa"/>
          </w:tcPr>
          <w:p w14:paraId="06E61574" w14:textId="77777777" w:rsidR="00007D47" w:rsidRPr="00007D47" w:rsidRDefault="00007D47" w:rsidP="00237A9E">
            <w:r w:rsidRPr="00007D47">
              <w:t>1,071,918</w:t>
            </w:r>
          </w:p>
        </w:tc>
      </w:tr>
      <w:tr w:rsidR="00007D47" w:rsidRPr="00007D47" w14:paraId="5FB59286" w14:textId="77777777">
        <w:tc>
          <w:tcPr>
            <w:tcW w:w="1803" w:type="dxa"/>
          </w:tcPr>
          <w:p w14:paraId="60DBAB9C" w14:textId="77777777" w:rsidR="00007D47" w:rsidRPr="00007D47" w:rsidRDefault="00007D47" w:rsidP="00237A9E">
            <w:proofErr w:type="spellStart"/>
            <w:r w:rsidRPr="00007D47">
              <w:t>GeoKAN</w:t>
            </w:r>
            <w:proofErr w:type="spellEnd"/>
            <w:r w:rsidRPr="00007D47">
              <w:t>-Wavelet</w:t>
            </w:r>
          </w:p>
        </w:tc>
        <w:tc>
          <w:tcPr>
            <w:tcW w:w="1803" w:type="dxa"/>
          </w:tcPr>
          <w:p w14:paraId="66536C2B" w14:textId="77777777" w:rsidR="00007D47" w:rsidRPr="00007D47" w:rsidRDefault="00007D47" w:rsidP="00237A9E">
            <w:r w:rsidRPr="00007D47">
              <w:t>0.9135</w:t>
            </w:r>
          </w:p>
        </w:tc>
        <w:tc>
          <w:tcPr>
            <w:tcW w:w="1803" w:type="dxa"/>
          </w:tcPr>
          <w:p w14:paraId="29698810" w14:textId="77777777" w:rsidR="00007D47" w:rsidRPr="00007D47" w:rsidRDefault="00007D47" w:rsidP="00237A9E">
            <w:r w:rsidRPr="00007D47">
              <w:t>0.8716</w:t>
            </w:r>
          </w:p>
        </w:tc>
        <w:tc>
          <w:tcPr>
            <w:tcW w:w="1803" w:type="dxa"/>
          </w:tcPr>
          <w:p w14:paraId="50958A81" w14:textId="77777777" w:rsidR="00007D47" w:rsidRPr="00007D47" w:rsidRDefault="00007D47" w:rsidP="00237A9E">
            <w:r w:rsidRPr="00007D47">
              <w:t>0.9795</w:t>
            </w:r>
          </w:p>
        </w:tc>
        <w:tc>
          <w:tcPr>
            <w:tcW w:w="1804" w:type="dxa"/>
          </w:tcPr>
          <w:p w14:paraId="13EF55A7" w14:textId="77777777" w:rsidR="00007D47" w:rsidRPr="00007D47" w:rsidRDefault="00007D47" w:rsidP="00237A9E">
            <w:r w:rsidRPr="00007D47">
              <w:t>1,071,914</w:t>
            </w:r>
          </w:p>
        </w:tc>
      </w:tr>
    </w:tbl>
    <w:p w14:paraId="53C31AFC" w14:textId="77777777" w:rsidR="00007D47" w:rsidRDefault="00007D47" w:rsidP="00007D47"/>
    <w:p w14:paraId="7EEF1C7F" w14:textId="77777777" w:rsidR="00007D47" w:rsidRPr="00007D47" w:rsidRDefault="00007D47" w:rsidP="00007D47">
      <w:r w:rsidRPr="00007D47">
        <w:t xml:space="preserve">In-distribution, the four configurations are close enough that no single one is unambiguously best: the matched-budget MLP baseline reaches the highest Macro F1, </w:t>
      </w:r>
      <w:r w:rsidRPr="00007D47">
        <w:lastRenderedPageBreak/>
        <w:t>GeoKAN-Gamma the highest Recall@5, and the two are nearly identical on Recall@3 (0.8783 versus 0.8779), with GeoKAN-RBF close behind on both rankings. GeoKAN-Wavelet trails on every metric. Within the GeoKAN family specifically, the ordering is consistent across all three metrics — Gamma exceeds RBF exceeds Wavelet — despite Gamma's metric being a fixed scalar per dimension rather than the input-conditioned MetricNet the other two use, indicating that an adaptive metric offers no measurable benefit when the input features are already scale-invariant and well-engineered (Section 5.3). Against the MLP baseline specifically, GeoKAN shows no in-distribution advantage, consistent with Yu et al.'s broader finding that KAN-style architectures match but do not exceed conventional MLPs outside symbolic-regression tasks (Section 2) — the architectural choice that does matter is examined in Section 6.2 and 6.3, where the training distribution is left behind. GeoKAN-Gamma is carried forward as the representative GeoKAN configuration for both cross-domain evaluations, since it is the strongest-performing variant in-distribution on every metric in Table 8.</w:t>
      </w:r>
    </w:p>
    <w:p w14:paraId="36252401" w14:textId="77777777" w:rsidR="00007D47" w:rsidRPr="00007D47" w:rsidRDefault="00007D47" w:rsidP="00007D47">
      <w:r w:rsidRPr="00007D47">
        <w:rPr>
          <w:b/>
          <w:bCs/>
        </w:rPr>
        <w:t>Table 9.</w:t>
      </w:r>
      <w:r w:rsidRPr="00007D47">
        <w:t xml:space="preserve"> Recall@5 against foundation-model-dependent and per-scene-optimised baselines on 3DSSG.</w:t>
      </w:r>
    </w:p>
    <w:tbl>
      <w:tblPr>
        <w:tblStyle w:val="TableGrid"/>
        <w:tblW w:w="0" w:type="auto"/>
        <w:tblLook w:val="04A0" w:firstRow="1" w:lastRow="0" w:firstColumn="1" w:lastColumn="0" w:noHBand="0" w:noVBand="1"/>
      </w:tblPr>
      <w:tblGrid>
        <w:gridCol w:w="3005"/>
        <w:gridCol w:w="3005"/>
        <w:gridCol w:w="3006"/>
      </w:tblGrid>
      <w:tr w:rsidR="00007D47" w:rsidRPr="00007D47" w14:paraId="0977F47E" w14:textId="77777777">
        <w:tc>
          <w:tcPr>
            <w:tcW w:w="3005" w:type="dxa"/>
          </w:tcPr>
          <w:p w14:paraId="49E31B8C" w14:textId="77777777" w:rsidR="00007D47" w:rsidRPr="00007D47" w:rsidRDefault="00007D47" w:rsidP="00896D9B">
            <w:r w:rsidRPr="00007D47">
              <w:t>System</w:t>
            </w:r>
          </w:p>
        </w:tc>
        <w:tc>
          <w:tcPr>
            <w:tcW w:w="3005" w:type="dxa"/>
          </w:tcPr>
          <w:p w14:paraId="28A493E4" w14:textId="77777777" w:rsidR="00007D47" w:rsidRPr="00007D47" w:rsidRDefault="00007D47" w:rsidP="00896D9B">
            <w:r w:rsidRPr="00007D47">
              <w:t>Recall@5</w:t>
            </w:r>
          </w:p>
        </w:tc>
        <w:tc>
          <w:tcPr>
            <w:tcW w:w="3006" w:type="dxa"/>
          </w:tcPr>
          <w:p w14:paraId="4CCA56FD" w14:textId="77777777" w:rsidR="00007D47" w:rsidRPr="00007D47" w:rsidRDefault="00007D47" w:rsidP="00896D9B">
            <w:r w:rsidRPr="00007D47">
              <w:t>Requirement at inference</w:t>
            </w:r>
          </w:p>
        </w:tc>
      </w:tr>
      <w:tr w:rsidR="00007D47" w:rsidRPr="00007D47" w14:paraId="26CD1423" w14:textId="77777777">
        <w:tc>
          <w:tcPr>
            <w:tcW w:w="3005" w:type="dxa"/>
          </w:tcPr>
          <w:p w14:paraId="59EB2B50" w14:textId="77777777" w:rsidR="00007D47" w:rsidRPr="00007D47" w:rsidRDefault="00007D47" w:rsidP="00896D9B">
            <w:proofErr w:type="spellStart"/>
            <w:r w:rsidRPr="00007D47">
              <w:t>LogicSplat</w:t>
            </w:r>
            <w:proofErr w:type="spellEnd"/>
            <w:r w:rsidRPr="00007D47">
              <w:t xml:space="preserve"> (</w:t>
            </w:r>
            <w:proofErr w:type="spellStart"/>
            <w:r w:rsidRPr="00007D47">
              <w:t>GeoKAN</w:t>
            </w:r>
            <w:proofErr w:type="spellEnd"/>
            <w:r w:rsidRPr="00007D47">
              <w:t>-Gamma)</w:t>
            </w:r>
          </w:p>
        </w:tc>
        <w:tc>
          <w:tcPr>
            <w:tcW w:w="3005" w:type="dxa"/>
          </w:tcPr>
          <w:p w14:paraId="2DE975FA" w14:textId="77777777" w:rsidR="00007D47" w:rsidRPr="00007D47" w:rsidRDefault="00007D47" w:rsidP="00896D9B">
            <w:r w:rsidRPr="00007D47">
              <w:t>98.3%</w:t>
            </w:r>
          </w:p>
        </w:tc>
        <w:tc>
          <w:tcPr>
            <w:tcW w:w="3006" w:type="dxa"/>
          </w:tcPr>
          <w:p w14:paraId="705FD075" w14:textId="77777777" w:rsidR="00007D47" w:rsidRPr="00007D47" w:rsidRDefault="00007D47" w:rsidP="00896D9B">
            <w:r w:rsidRPr="00007D47">
              <w:t>None (1.02M total parameters)</w:t>
            </w:r>
          </w:p>
        </w:tc>
      </w:tr>
      <w:tr w:rsidR="00007D47" w:rsidRPr="00007D47" w14:paraId="2E1B9C5E" w14:textId="77777777">
        <w:tc>
          <w:tcPr>
            <w:tcW w:w="3005" w:type="dxa"/>
          </w:tcPr>
          <w:p w14:paraId="248A5177" w14:textId="77777777" w:rsidR="00007D47" w:rsidRPr="00007D47" w:rsidRDefault="00007D47" w:rsidP="00896D9B">
            <w:proofErr w:type="spellStart"/>
            <w:r w:rsidRPr="00007D47">
              <w:t>ReLaGS</w:t>
            </w:r>
            <w:proofErr w:type="spellEnd"/>
          </w:p>
        </w:tc>
        <w:tc>
          <w:tcPr>
            <w:tcW w:w="3005" w:type="dxa"/>
          </w:tcPr>
          <w:p w14:paraId="69641865" w14:textId="77777777" w:rsidR="00007D47" w:rsidRPr="00007D47" w:rsidRDefault="00007D47" w:rsidP="00896D9B">
            <w:r w:rsidRPr="00007D47">
              <w:t>87.0%</w:t>
            </w:r>
          </w:p>
        </w:tc>
        <w:tc>
          <w:tcPr>
            <w:tcW w:w="3006" w:type="dxa"/>
          </w:tcPr>
          <w:p w14:paraId="4008D68C" w14:textId="77777777" w:rsidR="00007D47" w:rsidRPr="00007D47" w:rsidRDefault="00007D47" w:rsidP="00896D9B">
            <w:r w:rsidRPr="00007D47">
              <w:t>CLIP + SAM (~1.5B parameters)</w:t>
            </w:r>
          </w:p>
        </w:tc>
      </w:tr>
      <w:tr w:rsidR="00007D47" w:rsidRPr="00007D47" w14:paraId="2BCF5E2E" w14:textId="77777777">
        <w:tc>
          <w:tcPr>
            <w:tcW w:w="3005" w:type="dxa"/>
          </w:tcPr>
          <w:p w14:paraId="744A7E03" w14:textId="77777777" w:rsidR="00007D47" w:rsidRPr="00007D47" w:rsidRDefault="00007D47" w:rsidP="00896D9B">
            <w:proofErr w:type="spellStart"/>
            <w:r w:rsidRPr="00007D47">
              <w:t>RelationField</w:t>
            </w:r>
            <w:proofErr w:type="spellEnd"/>
          </w:p>
        </w:tc>
        <w:tc>
          <w:tcPr>
            <w:tcW w:w="3005" w:type="dxa"/>
          </w:tcPr>
          <w:p w14:paraId="68D13E4F" w14:textId="77777777" w:rsidR="00007D47" w:rsidRPr="00007D47" w:rsidRDefault="00007D47" w:rsidP="00896D9B">
            <w:r w:rsidRPr="00007D47">
              <w:t>82.0%</w:t>
            </w:r>
          </w:p>
        </w:tc>
        <w:tc>
          <w:tcPr>
            <w:tcW w:w="3006" w:type="dxa"/>
          </w:tcPr>
          <w:p w14:paraId="3E505B67" w14:textId="77777777" w:rsidR="00007D47" w:rsidRPr="00007D47" w:rsidRDefault="00007D47" w:rsidP="00896D9B">
            <w:r w:rsidRPr="00007D47">
              <w:t>Per-scene optimisation (~60 min/scene, single A100)</w:t>
            </w:r>
          </w:p>
        </w:tc>
      </w:tr>
      <w:tr w:rsidR="00007D47" w:rsidRPr="00007D47" w14:paraId="360060CF" w14:textId="77777777">
        <w:tc>
          <w:tcPr>
            <w:tcW w:w="3005" w:type="dxa"/>
          </w:tcPr>
          <w:p w14:paraId="4D5CC36E" w14:textId="77777777" w:rsidR="00007D47" w:rsidRPr="00007D47" w:rsidRDefault="00007D47" w:rsidP="00896D9B">
            <w:proofErr w:type="spellStart"/>
            <w:r w:rsidRPr="00007D47">
              <w:t>ConceptGraphs</w:t>
            </w:r>
            <w:proofErr w:type="spellEnd"/>
          </w:p>
        </w:tc>
        <w:tc>
          <w:tcPr>
            <w:tcW w:w="3005" w:type="dxa"/>
          </w:tcPr>
          <w:p w14:paraId="7AC2400E" w14:textId="77777777" w:rsidR="00007D47" w:rsidRPr="00007D47" w:rsidRDefault="00007D47" w:rsidP="00896D9B">
            <w:r w:rsidRPr="00007D47">
              <w:t>79.0%</w:t>
            </w:r>
          </w:p>
        </w:tc>
        <w:tc>
          <w:tcPr>
            <w:tcW w:w="3006" w:type="dxa"/>
          </w:tcPr>
          <w:p w14:paraId="092044E9" w14:textId="77777777" w:rsidR="00007D47" w:rsidRPr="00007D47" w:rsidRDefault="00007D47" w:rsidP="00896D9B">
            <w:r w:rsidRPr="00007D47">
              <w:t>Large language model</w:t>
            </w:r>
          </w:p>
        </w:tc>
      </w:tr>
      <w:tr w:rsidR="00007D47" w:rsidRPr="00007D47" w14:paraId="2626B755" w14:textId="77777777">
        <w:tc>
          <w:tcPr>
            <w:tcW w:w="3005" w:type="dxa"/>
          </w:tcPr>
          <w:p w14:paraId="478EA796" w14:textId="77777777" w:rsidR="00007D47" w:rsidRPr="00007D47" w:rsidRDefault="00007D47" w:rsidP="00896D9B">
            <w:r w:rsidRPr="00007D47">
              <w:t>Open3DSG</w:t>
            </w:r>
          </w:p>
        </w:tc>
        <w:tc>
          <w:tcPr>
            <w:tcW w:w="3005" w:type="dxa"/>
          </w:tcPr>
          <w:p w14:paraId="46BFFCC9" w14:textId="77777777" w:rsidR="00007D47" w:rsidRPr="00007D47" w:rsidRDefault="00007D47" w:rsidP="00896D9B">
            <w:r w:rsidRPr="00007D47">
              <w:t>65.0%</w:t>
            </w:r>
          </w:p>
        </w:tc>
        <w:tc>
          <w:tcPr>
            <w:tcW w:w="3006" w:type="dxa"/>
          </w:tcPr>
          <w:p w14:paraId="4E5175F3" w14:textId="77777777" w:rsidR="00007D47" w:rsidRPr="00007D47" w:rsidRDefault="00007D47" w:rsidP="00896D9B">
            <w:r w:rsidRPr="00007D47">
              <w:t>CLIP</w:t>
            </w:r>
          </w:p>
        </w:tc>
      </w:tr>
    </w:tbl>
    <w:p w14:paraId="3653F95E" w14:textId="77777777" w:rsidR="00007D47" w:rsidRDefault="00007D47" w:rsidP="00007D47"/>
    <w:p w14:paraId="4E925B8C" w14:textId="77777777" w:rsidR="00007D47" w:rsidRDefault="00007D47" w:rsidP="00007D47">
      <w:proofErr w:type="spellStart"/>
      <w:r w:rsidRPr="00007D47">
        <w:t>LogicSplat</w:t>
      </w:r>
      <w:proofErr w:type="spellEnd"/>
      <w:r w:rsidRPr="00007D47">
        <w:t xml:space="preserve"> exceeds every compared system by 11 to 33 percentage points, including </w:t>
      </w:r>
      <w:proofErr w:type="spellStart"/>
      <w:r w:rsidRPr="00007D47">
        <w:t>RelationField</w:t>
      </w:r>
      <w:proofErr w:type="spellEnd"/>
      <w:r w:rsidRPr="00007D47">
        <w:t xml:space="preserve">, whose per-scene optimisation gives it access to information — a model fit specifically to the test scene — that none of the other systems in this table, including </w:t>
      </w:r>
      <w:proofErr w:type="spellStart"/>
      <w:r w:rsidRPr="00007D47">
        <w:t>LogicSplat</w:t>
      </w:r>
      <w:proofErr w:type="spellEnd"/>
      <w:r w:rsidRPr="00007D47">
        <w:t>, receive.</w:t>
      </w:r>
    </w:p>
    <w:p w14:paraId="5FCEDFE0" w14:textId="77777777" w:rsidR="00007D47" w:rsidRDefault="00007D47" w:rsidP="00007D47"/>
    <w:p w14:paraId="1E6F824C" w14:textId="77777777" w:rsidR="00007D47" w:rsidRPr="00007D47" w:rsidRDefault="00007D47" w:rsidP="00007D47">
      <w:r w:rsidRPr="00007D47">
        <w:rPr>
          <w:b/>
          <w:bCs/>
        </w:rPr>
        <w:t>6.2 Cross-Domain Tabletop Results</w:t>
      </w:r>
    </w:p>
    <w:p w14:paraId="36E662FE" w14:textId="77777777" w:rsidR="00007D47" w:rsidRPr="00007D47" w:rsidRDefault="00007D47" w:rsidP="00007D47">
      <w:r w:rsidRPr="00007D47">
        <w:rPr>
          <w:b/>
          <w:bCs/>
        </w:rPr>
        <w:t>Table 10.</w:t>
      </w:r>
      <w:r w:rsidRPr="00007D47">
        <w:t xml:space="preserve"> Zero-shot tabletop result (both systems trained on 3RScan only, no tabletop fine-tuning, oracle clustering; thresholds carried over unmodified from the 3DSSG validation set).</w:t>
      </w:r>
    </w:p>
    <w:tbl>
      <w:tblPr>
        <w:tblStyle w:val="TableGrid"/>
        <w:tblW w:w="0" w:type="auto"/>
        <w:tblLook w:val="04A0" w:firstRow="1" w:lastRow="0" w:firstColumn="1" w:lastColumn="0" w:noHBand="0" w:noVBand="1"/>
      </w:tblPr>
      <w:tblGrid>
        <w:gridCol w:w="1496"/>
        <w:gridCol w:w="1236"/>
        <w:gridCol w:w="1224"/>
        <w:gridCol w:w="1274"/>
        <w:gridCol w:w="1232"/>
        <w:gridCol w:w="1277"/>
        <w:gridCol w:w="1277"/>
      </w:tblGrid>
      <w:tr w:rsidR="00007D47" w:rsidRPr="00007D47" w14:paraId="62AEDCF1" w14:textId="77777777">
        <w:tc>
          <w:tcPr>
            <w:tcW w:w="1288" w:type="dxa"/>
          </w:tcPr>
          <w:p w14:paraId="3F708BC1" w14:textId="77777777" w:rsidR="00007D47" w:rsidRPr="00007D47" w:rsidRDefault="00007D47" w:rsidP="00E4684D">
            <w:r w:rsidRPr="00007D47">
              <w:t>System</w:t>
            </w:r>
          </w:p>
        </w:tc>
        <w:tc>
          <w:tcPr>
            <w:tcW w:w="1288" w:type="dxa"/>
          </w:tcPr>
          <w:p w14:paraId="5BAE5104" w14:textId="77777777" w:rsidR="00007D47" w:rsidRPr="00007D47" w:rsidRDefault="00007D47" w:rsidP="00E4684D">
            <w:r w:rsidRPr="00007D47">
              <w:t>Stage</w:t>
            </w:r>
          </w:p>
        </w:tc>
        <w:tc>
          <w:tcPr>
            <w:tcW w:w="1288" w:type="dxa"/>
          </w:tcPr>
          <w:p w14:paraId="4966E17E" w14:textId="77777777" w:rsidR="00007D47" w:rsidRPr="00007D47" w:rsidRDefault="00007D47" w:rsidP="00E4684D">
            <w:r w:rsidRPr="00007D47">
              <w:t>Micro F1</w:t>
            </w:r>
          </w:p>
        </w:tc>
        <w:tc>
          <w:tcPr>
            <w:tcW w:w="1288" w:type="dxa"/>
          </w:tcPr>
          <w:p w14:paraId="0AE56CDA" w14:textId="77777777" w:rsidR="00007D47" w:rsidRPr="00007D47" w:rsidRDefault="00007D47" w:rsidP="00E4684D">
            <w:r w:rsidRPr="00007D47">
              <w:t>Precision</w:t>
            </w:r>
          </w:p>
        </w:tc>
        <w:tc>
          <w:tcPr>
            <w:tcW w:w="1288" w:type="dxa"/>
          </w:tcPr>
          <w:p w14:paraId="1E8DA503" w14:textId="77777777" w:rsidR="00007D47" w:rsidRPr="00007D47" w:rsidRDefault="00007D47" w:rsidP="00E4684D">
            <w:r w:rsidRPr="00007D47">
              <w:t>Recall</w:t>
            </w:r>
          </w:p>
        </w:tc>
        <w:tc>
          <w:tcPr>
            <w:tcW w:w="1288" w:type="dxa"/>
          </w:tcPr>
          <w:p w14:paraId="3B00384F" w14:textId="77777777" w:rsidR="00007D47" w:rsidRPr="00007D47" w:rsidRDefault="00007D47" w:rsidP="00E4684D">
            <w:r w:rsidRPr="00007D47">
              <w:t>Recall@3</w:t>
            </w:r>
          </w:p>
        </w:tc>
        <w:tc>
          <w:tcPr>
            <w:tcW w:w="1288" w:type="dxa"/>
          </w:tcPr>
          <w:p w14:paraId="127D0ED6" w14:textId="77777777" w:rsidR="00007D47" w:rsidRPr="00007D47" w:rsidRDefault="00007D47" w:rsidP="00E4684D">
            <w:r w:rsidRPr="00007D47">
              <w:t>Recall@5</w:t>
            </w:r>
          </w:p>
        </w:tc>
      </w:tr>
      <w:tr w:rsidR="00007D47" w:rsidRPr="00007D47" w14:paraId="3FB7AF91" w14:textId="77777777">
        <w:tc>
          <w:tcPr>
            <w:tcW w:w="1288" w:type="dxa"/>
          </w:tcPr>
          <w:p w14:paraId="695EE20A" w14:textId="77777777" w:rsidR="00007D47" w:rsidRPr="00007D47" w:rsidRDefault="00007D47" w:rsidP="00E4684D">
            <w:proofErr w:type="spellStart"/>
            <w:r w:rsidRPr="00007D47">
              <w:t>GeoKAN</w:t>
            </w:r>
            <w:proofErr w:type="spellEnd"/>
            <w:r w:rsidRPr="00007D47">
              <w:t>-</w:t>
            </w:r>
            <w:commentRangeStart w:id="76"/>
            <w:r w:rsidRPr="00007D47">
              <w:t>Gamma</w:t>
            </w:r>
            <w:commentRangeEnd w:id="76"/>
            <w:r w:rsidR="00993717">
              <w:rPr>
                <w:rStyle w:val="CommentReference"/>
              </w:rPr>
              <w:commentReference w:id="76"/>
            </w:r>
          </w:p>
        </w:tc>
        <w:tc>
          <w:tcPr>
            <w:tcW w:w="1288" w:type="dxa"/>
          </w:tcPr>
          <w:p w14:paraId="78128753" w14:textId="77777777" w:rsidR="00007D47" w:rsidRPr="00007D47" w:rsidRDefault="00007D47" w:rsidP="00E4684D">
            <w:r w:rsidRPr="00007D47">
              <w:t>Before repair</w:t>
            </w:r>
          </w:p>
        </w:tc>
        <w:tc>
          <w:tcPr>
            <w:tcW w:w="1288" w:type="dxa"/>
          </w:tcPr>
          <w:p w14:paraId="79DE785B" w14:textId="77777777" w:rsidR="00007D47" w:rsidRPr="00007D47" w:rsidRDefault="00007D47" w:rsidP="00E4684D">
            <w:r w:rsidRPr="00007D47">
              <w:t>0.740</w:t>
            </w:r>
          </w:p>
        </w:tc>
        <w:tc>
          <w:tcPr>
            <w:tcW w:w="1288" w:type="dxa"/>
          </w:tcPr>
          <w:p w14:paraId="66BC28FA" w14:textId="77777777" w:rsidR="00007D47" w:rsidRPr="00007D47" w:rsidRDefault="00007D47" w:rsidP="00E4684D">
            <w:r w:rsidRPr="00007D47">
              <w:t>0.815</w:t>
            </w:r>
          </w:p>
        </w:tc>
        <w:tc>
          <w:tcPr>
            <w:tcW w:w="1288" w:type="dxa"/>
          </w:tcPr>
          <w:p w14:paraId="5B7CEAA4" w14:textId="77777777" w:rsidR="00007D47" w:rsidRPr="00007D47" w:rsidRDefault="00007D47" w:rsidP="00E4684D">
            <w:r w:rsidRPr="00007D47">
              <w:t>0.677</w:t>
            </w:r>
          </w:p>
        </w:tc>
        <w:tc>
          <w:tcPr>
            <w:tcW w:w="1288" w:type="dxa"/>
          </w:tcPr>
          <w:p w14:paraId="62427E07" w14:textId="77777777" w:rsidR="00007D47" w:rsidRPr="00007D47" w:rsidRDefault="00007D47" w:rsidP="00E4684D">
            <w:r w:rsidRPr="00007D47">
              <w:t>0.758</w:t>
            </w:r>
          </w:p>
        </w:tc>
        <w:tc>
          <w:tcPr>
            <w:tcW w:w="1288" w:type="dxa"/>
          </w:tcPr>
          <w:p w14:paraId="2BE9B453" w14:textId="77777777" w:rsidR="00007D47" w:rsidRPr="00007D47" w:rsidRDefault="00007D47" w:rsidP="00E4684D">
            <w:r w:rsidRPr="00007D47">
              <w:t>0.927</w:t>
            </w:r>
          </w:p>
        </w:tc>
      </w:tr>
      <w:tr w:rsidR="00007D47" w:rsidRPr="00007D47" w14:paraId="3A501AAA" w14:textId="77777777">
        <w:tc>
          <w:tcPr>
            <w:tcW w:w="1288" w:type="dxa"/>
          </w:tcPr>
          <w:p w14:paraId="04D7183C" w14:textId="77777777" w:rsidR="00007D47" w:rsidRPr="00007D47" w:rsidRDefault="00007D47" w:rsidP="00E4684D">
            <w:proofErr w:type="spellStart"/>
            <w:r w:rsidRPr="00007D47">
              <w:lastRenderedPageBreak/>
              <w:t>GeoKAN</w:t>
            </w:r>
            <w:proofErr w:type="spellEnd"/>
            <w:r w:rsidRPr="00007D47">
              <w:t>-Gamma</w:t>
            </w:r>
          </w:p>
        </w:tc>
        <w:tc>
          <w:tcPr>
            <w:tcW w:w="1288" w:type="dxa"/>
          </w:tcPr>
          <w:p w14:paraId="4AC95F02" w14:textId="77777777" w:rsidR="00007D47" w:rsidRPr="00007D47" w:rsidRDefault="00007D47" w:rsidP="00E4684D">
            <w:r w:rsidRPr="00007D47">
              <w:t>After repair</w:t>
            </w:r>
          </w:p>
        </w:tc>
        <w:tc>
          <w:tcPr>
            <w:tcW w:w="1288" w:type="dxa"/>
          </w:tcPr>
          <w:p w14:paraId="2A4EA5D2" w14:textId="77777777" w:rsidR="00007D47" w:rsidRPr="00007D47" w:rsidRDefault="00007D47" w:rsidP="00E4684D">
            <w:r w:rsidRPr="00007D47">
              <w:t>0.774</w:t>
            </w:r>
          </w:p>
        </w:tc>
        <w:tc>
          <w:tcPr>
            <w:tcW w:w="1288" w:type="dxa"/>
          </w:tcPr>
          <w:p w14:paraId="263C37D1" w14:textId="77777777" w:rsidR="00007D47" w:rsidRPr="00007D47" w:rsidRDefault="00007D47" w:rsidP="00E4684D">
            <w:r w:rsidRPr="00007D47">
              <w:t>0.773</w:t>
            </w:r>
          </w:p>
        </w:tc>
        <w:tc>
          <w:tcPr>
            <w:tcW w:w="1288" w:type="dxa"/>
          </w:tcPr>
          <w:p w14:paraId="6F360E30" w14:textId="77777777" w:rsidR="00007D47" w:rsidRPr="00007D47" w:rsidRDefault="00007D47" w:rsidP="00E4684D">
            <w:r w:rsidRPr="00007D47">
              <w:t>0.776</w:t>
            </w:r>
          </w:p>
        </w:tc>
        <w:tc>
          <w:tcPr>
            <w:tcW w:w="1288" w:type="dxa"/>
          </w:tcPr>
          <w:p w14:paraId="07CB294C" w14:textId="77777777" w:rsidR="00007D47" w:rsidRPr="00007D47" w:rsidRDefault="00007D47" w:rsidP="00E4684D">
            <w:r w:rsidRPr="00007D47">
              <w:t>0.758</w:t>
            </w:r>
          </w:p>
        </w:tc>
        <w:tc>
          <w:tcPr>
            <w:tcW w:w="1288" w:type="dxa"/>
          </w:tcPr>
          <w:p w14:paraId="17FC04C8" w14:textId="77777777" w:rsidR="00007D47" w:rsidRPr="00007D47" w:rsidRDefault="00007D47" w:rsidP="00E4684D">
            <w:r w:rsidRPr="00007D47">
              <w:t>0.927</w:t>
            </w:r>
          </w:p>
        </w:tc>
      </w:tr>
      <w:tr w:rsidR="00007D47" w:rsidRPr="00007D47" w14:paraId="1380F9F0" w14:textId="77777777">
        <w:tc>
          <w:tcPr>
            <w:tcW w:w="1288" w:type="dxa"/>
          </w:tcPr>
          <w:p w14:paraId="2E1BB377" w14:textId="77777777" w:rsidR="00007D47" w:rsidRPr="00007D47" w:rsidRDefault="00007D47" w:rsidP="00E4684D">
            <w:r w:rsidRPr="00007D47">
              <w:t>MLP baseline</w:t>
            </w:r>
          </w:p>
        </w:tc>
        <w:tc>
          <w:tcPr>
            <w:tcW w:w="1288" w:type="dxa"/>
          </w:tcPr>
          <w:p w14:paraId="77C0AF8C" w14:textId="77777777" w:rsidR="00007D47" w:rsidRPr="00007D47" w:rsidRDefault="00007D47" w:rsidP="00E4684D">
            <w:r w:rsidRPr="00007D47">
              <w:t>Before repair</w:t>
            </w:r>
          </w:p>
        </w:tc>
        <w:tc>
          <w:tcPr>
            <w:tcW w:w="1288" w:type="dxa"/>
          </w:tcPr>
          <w:p w14:paraId="361B8D77" w14:textId="77777777" w:rsidR="00007D47" w:rsidRPr="00007D47" w:rsidRDefault="00007D47" w:rsidP="00E4684D">
            <w:r w:rsidRPr="00007D47">
              <w:t>0.714</w:t>
            </w:r>
          </w:p>
        </w:tc>
        <w:tc>
          <w:tcPr>
            <w:tcW w:w="1288" w:type="dxa"/>
          </w:tcPr>
          <w:p w14:paraId="5A0ECE98" w14:textId="77777777" w:rsidR="00007D47" w:rsidRPr="00007D47" w:rsidRDefault="00007D47" w:rsidP="00E4684D">
            <w:r w:rsidRPr="00007D47">
              <w:t>0.763</w:t>
            </w:r>
          </w:p>
        </w:tc>
        <w:tc>
          <w:tcPr>
            <w:tcW w:w="1288" w:type="dxa"/>
          </w:tcPr>
          <w:p w14:paraId="05187830" w14:textId="77777777" w:rsidR="00007D47" w:rsidRPr="00007D47" w:rsidRDefault="00007D47" w:rsidP="00E4684D">
            <w:r w:rsidRPr="00007D47">
              <w:t>0.671</w:t>
            </w:r>
          </w:p>
        </w:tc>
        <w:tc>
          <w:tcPr>
            <w:tcW w:w="1288" w:type="dxa"/>
          </w:tcPr>
          <w:p w14:paraId="16C76A2F" w14:textId="77777777" w:rsidR="00007D47" w:rsidRPr="00007D47" w:rsidRDefault="00007D47" w:rsidP="00E4684D">
            <w:r w:rsidRPr="00007D47">
              <w:t>0.740</w:t>
            </w:r>
          </w:p>
        </w:tc>
        <w:tc>
          <w:tcPr>
            <w:tcW w:w="1288" w:type="dxa"/>
          </w:tcPr>
          <w:p w14:paraId="7B414F02" w14:textId="77777777" w:rsidR="00007D47" w:rsidRPr="00007D47" w:rsidRDefault="00007D47" w:rsidP="00E4684D">
            <w:r w:rsidRPr="00007D47">
              <w:t>0.886</w:t>
            </w:r>
          </w:p>
        </w:tc>
      </w:tr>
      <w:tr w:rsidR="00007D47" w:rsidRPr="00007D47" w14:paraId="03E825F2" w14:textId="77777777">
        <w:tc>
          <w:tcPr>
            <w:tcW w:w="1288" w:type="dxa"/>
          </w:tcPr>
          <w:p w14:paraId="5601298E" w14:textId="77777777" w:rsidR="00007D47" w:rsidRPr="00007D47" w:rsidRDefault="00007D47" w:rsidP="00E4684D">
            <w:r w:rsidRPr="00007D47">
              <w:t>MLP baseline</w:t>
            </w:r>
          </w:p>
        </w:tc>
        <w:tc>
          <w:tcPr>
            <w:tcW w:w="1288" w:type="dxa"/>
          </w:tcPr>
          <w:p w14:paraId="05A3FD5D" w14:textId="77777777" w:rsidR="00007D47" w:rsidRPr="00007D47" w:rsidRDefault="00007D47" w:rsidP="00E4684D">
            <w:r w:rsidRPr="00007D47">
              <w:t>After repair</w:t>
            </w:r>
          </w:p>
        </w:tc>
        <w:tc>
          <w:tcPr>
            <w:tcW w:w="1288" w:type="dxa"/>
          </w:tcPr>
          <w:p w14:paraId="7F3B84EA" w14:textId="77777777" w:rsidR="00007D47" w:rsidRPr="00007D47" w:rsidRDefault="00007D47" w:rsidP="00E4684D">
            <w:r w:rsidRPr="00007D47">
              <w:t>0.721</w:t>
            </w:r>
          </w:p>
        </w:tc>
        <w:tc>
          <w:tcPr>
            <w:tcW w:w="1288" w:type="dxa"/>
          </w:tcPr>
          <w:p w14:paraId="296704B0" w14:textId="77777777" w:rsidR="00007D47" w:rsidRPr="00007D47" w:rsidRDefault="00007D47" w:rsidP="00E4684D">
            <w:r w:rsidRPr="00007D47">
              <w:t>0.710</w:t>
            </w:r>
          </w:p>
        </w:tc>
        <w:tc>
          <w:tcPr>
            <w:tcW w:w="1288" w:type="dxa"/>
          </w:tcPr>
          <w:p w14:paraId="702B9B31" w14:textId="77777777" w:rsidR="00007D47" w:rsidRPr="00007D47" w:rsidRDefault="00007D47" w:rsidP="00E4684D">
            <w:r w:rsidRPr="00007D47">
              <w:t>0.732</w:t>
            </w:r>
          </w:p>
        </w:tc>
        <w:tc>
          <w:tcPr>
            <w:tcW w:w="1288" w:type="dxa"/>
          </w:tcPr>
          <w:p w14:paraId="53ED9D09" w14:textId="77777777" w:rsidR="00007D47" w:rsidRPr="00007D47" w:rsidRDefault="00007D47" w:rsidP="00E4684D">
            <w:r w:rsidRPr="00007D47">
              <w:t>0.740</w:t>
            </w:r>
          </w:p>
        </w:tc>
        <w:tc>
          <w:tcPr>
            <w:tcW w:w="1288" w:type="dxa"/>
          </w:tcPr>
          <w:p w14:paraId="5DAE5462" w14:textId="77777777" w:rsidR="00007D47" w:rsidRPr="00007D47" w:rsidRDefault="00007D47" w:rsidP="00E4684D">
            <w:r w:rsidRPr="00007D47">
              <w:t>0.886</w:t>
            </w:r>
          </w:p>
        </w:tc>
      </w:tr>
    </w:tbl>
    <w:p w14:paraId="7C046F6E" w14:textId="77777777" w:rsidR="00007D47" w:rsidRDefault="00007D47" w:rsidP="00007D47"/>
    <w:p w14:paraId="5133C9D8" w14:textId="77777777" w:rsidR="00007D47" w:rsidRPr="00007D47" w:rsidRDefault="00007D47" w:rsidP="00007D47">
      <w:r w:rsidRPr="00007D47">
        <w:t xml:space="preserve">Recall@3 and </w:t>
      </w:r>
      <w:proofErr w:type="gramStart"/>
      <w:r w:rsidRPr="00007D47">
        <w:t>Recall</w:t>
      </w:r>
      <w:proofErr w:type="gramEnd"/>
      <w:r w:rsidRPr="00007D47">
        <w:t xml:space="preserve">@5 are identical before and after repair for both systems, since they are computed from raw ranked scores prior to thresholding (Section 5.9); repair only modifies the </w:t>
      </w:r>
      <w:proofErr w:type="spellStart"/>
      <w:r w:rsidRPr="00007D47">
        <w:t>thresholded</w:t>
      </w:r>
      <w:proofErr w:type="spellEnd"/>
      <w:r w:rsidRPr="00007D47">
        <w:t xml:space="preserve"> prediction set, so its effect surfaces in Micro F1, precision, and recall rather than in the ranking metrics. Across every column, </w:t>
      </w:r>
      <w:proofErr w:type="spellStart"/>
      <w:r w:rsidRPr="00007D47">
        <w:t>GeoKAN</w:t>
      </w:r>
      <w:proofErr w:type="spellEnd"/>
      <w:r w:rsidRPr="00007D47">
        <w:t xml:space="preserve">-Gamma leads the matched-budget MLP baseline — by 5.3 Micro F1 points and 4.1 Recall@5 points after repair — despite using roughly 35% fewer parameters. This is the first evidence in this paper that </w:t>
      </w:r>
      <w:proofErr w:type="spellStart"/>
      <w:r w:rsidRPr="00007D47">
        <w:t>GeoKAN's</w:t>
      </w:r>
      <w:proofErr w:type="spellEnd"/>
      <w:r w:rsidRPr="00007D47">
        <w:t xml:space="preserve"> architectural choice matters: it showed no advantage in-distribution (Section 6.1), but a measurable one once the evaluation domain shifts in scale.</w:t>
      </w:r>
    </w:p>
    <w:p w14:paraId="4AD3391D" w14:textId="77777777" w:rsidR="00007D47" w:rsidRPr="00007D47" w:rsidRDefault="00007D47" w:rsidP="00007D47">
      <w:r w:rsidRPr="00007D47">
        <w:t xml:space="preserve">Across the 8 scenes and 508 ground-truth relation triples, repair adds 88 relations for </w:t>
      </w:r>
      <w:proofErr w:type="spellStart"/>
      <w:r w:rsidRPr="00007D47">
        <w:t>GeoKAN</w:t>
      </w:r>
      <w:proofErr w:type="spellEnd"/>
      <w:r w:rsidRPr="00007D47">
        <w:t>-Gamma and removes none, converging within 2 iterations — consistent with the broader pattern that, outside the training distribution, the network under-predicts relations it could in principle complete from what it already got right, more often than it actively contradicts itself.</w:t>
      </w:r>
    </w:p>
    <w:p w14:paraId="2442D89E" w14:textId="77777777" w:rsidR="00007D47" w:rsidRPr="00007D47" w:rsidRDefault="00007D47" w:rsidP="00007D47">
      <w:r w:rsidRPr="00007D47">
        <w:rPr>
          <w:b/>
          <w:bCs/>
        </w:rPr>
        <w:t>Table 11.</w:t>
      </w:r>
      <w:r w:rsidRPr="00007D47">
        <w:t xml:space="preserve"> Per-relation F1 before and after repair, </w:t>
      </w:r>
      <w:proofErr w:type="spellStart"/>
      <w:r w:rsidRPr="00007D47">
        <w:t>GeoKAN</w:t>
      </w:r>
      <w:proofErr w:type="spellEnd"/>
      <w:r w:rsidRPr="00007D47">
        <w:t xml:space="preserve">-Gamma (3RScan-trained thresholds; </w:t>
      </w:r>
      <w:proofErr w:type="spellStart"/>
      <w:r w:rsidRPr="00007D47">
        <w:t>attached_to</w:t>
      </w:r>
      <w:proofErr w:type="spellEnd"/>
      <w:r w:rsidRPr="00007D47">
        <w:t xml:space="preserve"> never occurs in this benchmark and is omitted).</w:t>
      </w:r>
    </w:p>
    <w:tbl>
      <w:tblPr>
        <w:tblStyle w:val="TableGrid"/>
        <w:tblW w:w="0" w:type="auto"/>
        <w:tblLook w:val="04A0" w:firstRow="1" w:lastRow="0" w:firstColumn="1" w:lastColumn="0" w:noHBand="0" w:noVBand="1"/>
      </w:tblPr>
      <w:tblGrid>
        <w:gridCol w:w="1803"/>
        <w:gridCol w:w="1803"/>
        <w:gridCol w:w="1803"/>
        <w:gridCol w:w="1803"/>
        <w:gridCol w:w="1804"/>
      </w:tblGrid>
      <w:tr w:rsidR="00007D47" w:rsidRPr="00007D47" w14:paraId="104781F0" w14:textId="77777777">
        <w:tc>
          <w:tcPr>
            <w:tcW w:w="1803" w:type="dxa"/>
          </w:tcPr>
          <w:p w14:paraId="337CD906" w14:textId="77777777" w:rsidR="00007D47" w:rsidRPr="00007D47" w:rsidRDefault="00007D47" w:rsidP="00F97857">
            <w:r w:rsidRPr="00007D47">
              <w:t>Relation</w:t>
            </w:r>
          </w:p>
        </w:tc>
        <w:tc>
          <w:tcPr>
            <w:tcW w:w="1803" w:type="dxa"/>
          </w:tcPr>
          <w:p w14:paraId="579E9AC9" w14:textId="77777777" w:rsidR="00007D47" w:rsidRPr="00007D47" w:rsidRDefault="00007D47" w:rsidP="00F97857">
            <w:r w:rsidRPr="00007D47">
              <w:t>F1 (before)</w:t>
            </w:r>
          </w:p>
        </w:tc>
        <w:tc>
          <w:tcPr>
            <w:tcW w:w="1803" w:type="dxa"/>
          </w:tcPr>
          <w:p w14:paraId="7AA50887" w14:textId="77777777" w:rsidR="00007D47" w:rsidRPr="00007D47" w:rsidRDefault="00007D47" w:rsidP="00F97857">
            <w:r w:rsidRPr="00007D47">
              <w:t>F1 (after)</w:t>
            </w:r>
          </w:p>
        </w:tc>
        <w:tc>
          <w:tcPr>
            <w:tcW w:w="1803" w:type="dxa"/>
          </w:tcPr>
          <w:p w14:paraId="28451862" w14:textId="77777777" w:rsidR="00007D47" w:rsidRPr="00007D47" w:rsidRDefault="00007D47" w:rsidP="00F97857">
            <w:r w:rsidRPr="00007D47">
              <w:t>Change</w:t>
            </w:r>
          </w:p>
        </w:tc>
        <w:tc>
          <w:tcPr>
            <w:tcW w:w="1804" w:type="dxa"/>
          </w:tcPr>
          <w:p w14:paraId="7DC52C75" w14:textId="77777777" w:rsidR="00007D47" w:rsidRPr="00007D47" w:rsidRDefault="00007D47" w:rsidP="00F97857">
            <w:r w:rsidRPr="00007D47">
              <w:t>GT count</w:t>
            </w:r>
          </w:p>
        </w:tc>
      </w:tr>
      <w:tr w:rsidR="00007D47" w:rsidRPr="00007D47" w14:paraId="5377CE05" w14:textId="77777777">
        <w:tc>
          <w:tcPr>
            <w:tcW w:w="1803" w:type="dxa"/>
          </w:tcPr>
          <w:p w14:paraId="22508A5D" w14:textId="77777777" w:rsidR="00007D47" w:rsidRPr="00007D47" w:rsidRDefault="00007D47" w:rsidP="00F97857">
            <w:proofErr w:type="spellStart"/>
            <w:r w:rsidRPr="00007D47">
              <w:t>on_top_of</w:t>
            </w:r>
            <w:proofErr w:type="spellEnd"/>
          </w:p>
        </w:tc>
        <w:tc>
          <w:tcPr>
            <w:tcW w:w="1803" w:type="dxa"/>
          </w:tcPr>
          <w:p w14:paraId="06D8D1C7" w14:textId="77777777" w:rsidR="00007D47" w:rsidRPr="00007D47" w:rsidRDefault="00007D47" w:rsidP="00F97857">
            <w:r w:rsidRPr="00007D47">
              <w:t>0.621</w:t>
            </w:r>
          </w:p>
        </w:tc>
        <w:tc>
          <w:tcPr>
            <w:tcW w:w="1803" w:type="dxa"/>
          </w:tcPr>
          <w:p w14:paraId="46F4776A" w14:textId="77777777" w:rsidR="00007D47" w:rsidRPr="00007D47" w:rsidRDefault="00007D47" w:rsidP="00F97857">
            <w:r w:rsidRPr="00007D47">
              <w:t>0.919</w:t>
            </w:r>
          </w:p>
        </w:tc>
        <w:tc>
          <w:tcPr>
            <w:tcW w:w="1803" w:type="dxa"/>
          </w:tcPr>
          <w:p w14:paraId="2B95F939" w14:textId="77777777" w:rsidR="00007D47" w:rsidRPr="00007D47" w:rsidRDefault="00007D47" w:rsidP="00F97857">
            <w:r w:rsidRPr="00007D47">
              <w:t>+0.298</w:t>
            </w:r>
          </w:p>
        </w:tc>
        <w:tc>
          <w:tcPr>
            <w:tcW w:w="1804" w:type="dxa"/>
          </w:tcPr>
          <w:p w14:paraId="3386BFC6" w14:textId="77777777" w:rsidR="00007D47" w:rsidRPr="00007D47" w:rsidRDefault="00007D47" w:rsidP="00F97857">
            <w:r w:rsidRPr="00007D47">
              <w:t>38</w:t>
            </w:r>
          </w:p>
        </w:tc>
      </w:tr>
      <w:tr w:rsidR="00007D47" w:rsidRPr="00007D47" w14:paraId="0611DC59" w14:textId="77777777">
        <w:tc>
          <w:tcPr>
            <w:tcW w:w="1803" w:type="dxa"/>
          </w:tcPr>
          <w:p w14:paraId="36276D69" w14:textId="77777777" w:rsidR="00007D47" w:rsidRPr="00007D47" w:rsidRDefault="00007D47" w:rsidP="00F97857">
            <w:r w:rsidRPr="00007D47">
              <w:t>under</w:t>
            </w:r>
          </w:p>
        </w:tc>
        <w:tc>
          <w:tcPr>
            <w:tcW w:w="1803" w:type="dxa"/>
          </w:tcPr>
          <w:p w14:paraId="219D1596" w14:textId="77777777" w:rsidR="00007D47" w:rsidRPr="00007D47" w:rsidRDefault="00007D47" w:rsidP="00F97857">
            <w:r w:rsidRPr="00007D47">
              <w:t>0.932</w:t>
            </w:r>
          </w:p>
        </w:tc>
        <w:tc>
          <w:tcPr>
            <w:tcW w:w="1803" w:type="dxa"/>
          </w:tcPr>
          <w:p w14:paraId="2251D710" w14:textId="77777777" w:rsidR="00007D47" w:rsidRPr="00007D47" w:rsidRDefault="00007D47" w:rsidP="00F97857">
            <w:r w:rsidRPr="00007D47">
              <w:t>0.919</w:t>
            </w:r>
          </w:p>
        </w:tc>
        <w:tc>
          <w:tcPr>
            <w:tcW w:w="1803" w:type="dxa"/>
          </w:tcPr>
          <w:p w14:paraId="38B443CD" w14:textId="77777777" w:rsidR="00007D47" w:rsidRPr="00007D47" w:rsidRDefault="00007D47" w:rsidP="00F97857">
            <w:r w:rsidRPr="00007D47">
              <w:t>-0.013</w:t>
            </w:r>
          </w:p>
        </w:tc>
        <w:tc>
          <w:tcPr>
            <w:tcW w:w="1804" w:type="dxa"/>
          </w:tcPr>
          <w:p w14:paraId="7699D1C8" w14:textId="77777777" w:rsidR="00007D47" w:rsidRPr="00007D47" w:rsidRDefault="00007D47" w:rsidP="00F97857">
            <w:r w:rsidRPr="00007D47">
              <w:t>38</w:t>
            </w:r>
          </w:p>
        </w:tc>
      </w:tr>
      <w:tr w:rsidR="00007D47" w:rsidRPr="00007D47" w14:paraId="00EE8786" w14:textId="77777777">
        <w:tc>
          <w:tcPr>
            <w:tcW w:w="1803" w:type="dxa"/>
          </w:tcPr>
          <w:p w14:paraId="763EEB04" w14:textId="77777777" w:rsidR="00007D47" w:rsidRPr="00007D47" w:rsidRDefault="00007D47" w:rsidP="00F97857">
            <w:proofErr w:type="spellStart"/>
            <w:r w:rsidRPr="00007D47">
              <w:t>adjacent_to</w:t>
            </w:r>
            <w:proofErr w:type="spellEnd"/>
          </w:p>
        </w:tc>
        <w:tc>
          <w:tcPr>
            <w:tcW w:w="1803" w:type="dxa"/>
          </w:tcPr>
          <w:p w14:paraId="66CAEA7E" w14:textId="77777777" w:rsidR="00007D47" w:rsidRPr="00007D47" w:rsidRDefault="00007D47" w:rsidP="00F97857">
            <w:r w:rsidRPr="00007D47">
              <w:t>0.675</w:t>
            </w:r>
          </w:p>
        </w:tc>
        <w:tc>
          <w:tcPr>
            <w:tcW w:w="1803" w:type="dxa"/>
          </w:tcPr>
          <w:p w14:paraId="1192CF4C" w14:textId="77777777" w:rsidR="00007D47" w:rsidRPr="00007D47" w:rsidRDefault="00007D47" w:rsidP="00F97857">
            <w:r w:rsidRPr="00007D47">
              <w:t>0.568</w:t>
            </w:r>
          </w:p>
        </w:tc>
        <w:tc>
          <w:tcPr>
            <w:tcW w:w="1803" w:type="dxa"/>
          </w:tcPr>
          <w:p w14:paraId="48276330" w14:textId="77777777" w:rsidR="00007D47" w:rsidRPr="00007D47" w:rsidRDefault="00007D47" w:rsidP="00F97857">
            <w:r w:rsidRPr="00007D47">
              <w:t>-0.107</w:t>
            </w:r>
          </w:p>
        </w:tc>
        <w:tc>
          <w:tcPr>
            <w:tcW w:w="1804" w:type="dxa"/>
          </w:tcPr>
          <w:p w14:paraId="2A14F457" w14:textId="77777777" w:rsidR="00007D47" w:rsidRPr="00007D47" w:rsidRDefault="00007D47" w:rsidP="00F97857">
            <w:r w:rsidRPr="00007D47">
              <w:t>54</w:t>
            </w:r>
          </w:p>
        </w:tc>
      </w:tr>
      <w:tr w:rsidR="00007D47" w:rsidRPr="00007D47" w14:paraId="3B15918F" w14:textId="77777777">
        <w:tc>
          <w:tcPr>
            <w:tcW w:w="1803" w:type="dxa"/>
          </w:tcPr>
          <w:p w14:paraId="59D1D1F5" w14:textId="77777777" w:rsidR="00007D47" w:rsidRPr="00007D47" w:rsidRDefault="00007D47" w:rsidP="00F97857">
            <w:proofErr w:type="spellStart"/>
            <w:r w:rsidRPr="00007D47">
              <w:t>left_of</w:t>
            </w:r>
            <w:proofErr w:type="spellEnd"/>
          </w:p>
        </w:tc>
        <w:tc>
          <w:tcPr>
            <w:tcW w:w="1803" w:type="dxa"/>
          </w:tcPr>
          <w:p w14:paraId="61707946" w14:textId="77777777" w:rsidR="00007D47" w:rsidRPr="00007D47" w:rsidRDefault="00007D47" w:rsidP="00F97857">
            <w:r w:rsidRPr="00007D47">
              <w:t>0.868</w:t>
            </w:r>
          </w:p>
        </w:tc>
        <w:tc>
          <w:tcPr>
            <w:tcW w:w="1803" w:type="dxa"/>
          </w:tcPr>
          <w:p w14:paraId="32E94C7F" w14:textId="77777777" w:rsidR="00007D47" w:rsidRPr="00007D47" w:rsidRDefault="00007D47" w:rsidP="00F97857">
            <w:r w:rsidRPr="00007D47">
              <w:t>0.860</w:t>
            </w:r>
          </w:p>
        </w:tc>
        <w:tc>
          <w:tcPr>
            <w:tcW w:w="1803" w:type="dxa"/>
          </w:tcPr>
          <w:p w14:paraId="3B28645A" w14:textId="77777777" w:rsidR="00007D47" w:rsidRPr="00007D47" w:rsidRDefault="00007D47" w:rsidP="00F97857">
            <w:r w:rsidRPr="00007D47">
              <w:t>-0.008</w:t>
            </w:r>
          </w:p>
        </w:tc>
        <w:tc>
          <w:tcPr>
            <w:tcW w:w="1804" w:type="dxa"/>
          </w:tcPr>
          <w:p w14:paraId="179E9DB9" w14:textId="77777777" w:rsidR="00007D47" w:rsidRPr="00007D47" w:rsidRDefault="00007D47" w:rsidP="00F97857">
            <w:r w:rsidRPr="00007D47">
              <w:t>52</w:t>
            </w:r>
          </w:p>
        </w:tc>
      </w:tr>
      <w:tr w:rsidR="00007D47" w:rsidRPr="00007D47" w14:paraId="529BEFCB" w14:textId="77777777">
        <w:tc>
          <w:tcPr>
            <w:tcW w:w="1803" w:type="dxa"/>
          </w:tcPr>
          <w:p w14:paraId="457DDC23" w14:textId="77777777" w:rsidR="00007D47" w:rsidRPr="00007D47" w:rsidRDefault="00007D47" w:rsidP="00F97857">
            <w:proofErr w:type="spellStart"/>
            <w:r w:rsidRPr="00007D47">
              <w:t>right_of</w:t>
            </w:r>
            <w:proofErr w:type="spellEnd"/>
          </w:p>
        </w:tc>
        <w:tc>
          <w:tcPr>
            <w:tcW w:w="1803" w:type="dxa"/>
          </w:tcPr>
          <w:p w14:paraId="0873059B" w14:textId="77777777" w:rsidR="00007D47" w:rsidRPr="00007D47" w:rsidRDefault="00007D47" w:rsidP="00F97857">
            <w:r w:rsidRPr="00007D47">
              <w:t>0.800</w:t>
            </w:r>
          </w:p>
        </w:tc>
        <w:tc>
          <w:tcPr>
            <w:tcW w:w="1803" w:type="dxa"/>
          </w:tcPr>
          <w:p w14:paraId="3FAACB73" w14:textId="77777777" w:rsidR="00007D47" w:rsidRPr="00007D47" w:rsidRDefault="00007D47" w:rsidP="00F97857">
            <w:r w:rsidRPr="00007D47">
              <w:t>0.860</w:t>
            </w:r>
          </w:p>
        </w:tc>
        <w:tc>
          <w:tcPr>
            <w:tcW w:w="1803" w:type="dxa"/>
          </w:tcPr>
          <w:p w14:paraId="164BC0D7" w14:textId="77777777" w:rsidR="00007D47" w:rsidRPr="00007D47" w:rsidRDefault="00007D47" w:rsidP="00F97857">
            <w:r w:rsidRPr="00007D47">
              <w:t>+0.060</w:t>
            </w:r>
          </w:p>
        </w:tc>
        <w:tc>
          <w:tcPr>
            <w:tcW w:w="1804" w:type="dxa"/>
          </w:tcPr>
          <w:p w14:paraId="7331A536" w14:textId="77777777" w:rsidR="00007D47" w:rsidRPr="00007D47" w:rsidRDefault="00007D47" w:rsidP="00F97857">
            <w:r w:rsidRPr="00007D47">
              <w:t>52</w:t>
            </w:r>
          </w:p>
        </w:tc>
      </w:tr>
      <w:tr w:rsidR="00007D47" w:rsidRPr="00007D47" w14:paraId="24A81413" w14:textId="77777777">
        <w:tc>
          <w:tcPr>
            <w:tcW w:w="1803" w:type="dxa"/>
          </w:tcPr>
          <w:p w14:paraId="434B1D3B" w14:textId="77777777" w:rsidR="00007D47" w:rsidRPr="00007D47" w:rsidRDefault="00007D47" w:rsidP="00F97857">
            <w:proofErr w:type="spellStart"/>
            <w:r w:rsidRPr="00007D47">
              <w:t>in_front_of</w:t>
            </w:r>
            <w:proofErr w:type="spellEnd"/>
          </w:p>
        </w:tc>
        <w:tc>
          <w:tcPr>
            <w:tcW w:w="1803" w:type="dxa"/>
          </w:tcPr>
          <w:p w14:paraId="33AD3C26" w14:textId="77777777" w:rsidR="00007D47" w:rsidRPr="00007D47" w:rsidRDefault="00007D47" w:rsidP="00F97857">
            <w:r w:rsidRPr="00007D47">
              <w:t>0.429</w:t>
            </w:r>
          </w:p>
        </w:tc>
        <w:tc>
          <w:tcPr>
            <w:tcW w:w="1803" w:type="dxa"/>
          </w:tcPr>
          <w:p w14:paraId="17E93DDF" w14:textId="77777777" w:rsidR="00007D47" w:rsidRPr="00007D47" w:rsidRDefault="00007D47" w:rsidP="00F97857">
            <w:r w:rsidRPr="00007D47">
              <w:t>0.429</w:t>
            </w:r>
          </w:p>
        </w:tc>
        <w:tc>
          <w:tcPr>
            <w:tcW w:w="1803" w:type="dxa"/>
          </w:tcPr>
          <w:p w14:paraId="69F75319" w14:textId="77777777" w:rsidR="00007D47" w:rsidRPr="00007D47" w:rsidRDefault="00007D47" w:rsidP="00F97857">
            <w:r w:rsidRPr="00007D47">
              <w:t>+0.000</w:t>
            </w:r>
          </w:p>
        </w:tc>
        <w:tc>
          <w:tcPr>
            <w:tcW w:w="1804" w:type="dxa"/>
          </w:tcPr>
          <w:p w14:paraId="503BE409" w14:textId="77777777" w:rsidR="00007D47" w:rsidRPr="00007D47" w:rsidRDefault="00007D47" w:rsidP="00F97857">
            <w:r w:rsidRPr="00007D47">
              <w:t>52</w:t>
            </w:r>
          </w:p>
        </w:tc>
      </w:tr>
      <w:tr w:rsidR="00007D47" w:rsidRPr="00007D47" w14:paraId="749454B3" w14:textId="77777777">
        <w:tc>
          <w:tcPr>
            <w:tcW w:w="1803" w:type="dxa"/>
          </w:tcPr>
          <w:p w14:paraId="5F16D878" w14:textId="77777777" w:rsidR="00007D47" w:rsidRPr="00007D47" w:rsidRDefault="00007D47" w:rsidP="00F97857">
            <w:r w:rsidRPr="00007D47">
              <w:t>behind</w:t>
            </w:r>
          </w:p>
        </w:tc>
        <w:tc>
          <w:tcPr>
            <w:tcW w:w="1803" w:type="dxa"/>
          </w:tcPr>
          <w:p w14:paraId="0A7B5CF2" w14:textId="77777777" w:rsidR="00007D47" w:rsidRPr="00007D47" w:rsidRDefault="00007D47" w:rsidP="00F97857">
            <w:r w:rsidRPr="00007D47">
              <w:t>0.308</w:t>
            </w:r>
          </w:p>
        </w:tc>
        <w:tc>
          <w:tcPr>
            <w:tcW w:w="1803" w:type="dxa"/>
          </w:tcPr>
          <w:p w14:paraId="39A9723A" w14:textId="77777777" w:rsidR="00007D47" w:rsidRPr="00007D47" w:rsidRDefault="00007D47" w:rsidP="00F97857">
            <w:r w:rsidRPr="00007D47">
              <w:t>0.429</w:t>
            </w:r>
          </w:p>
        </w:tc>
        <w:tc>
          <w:tcPr>
            <w:tcW w:w="1803" w:type="dxa"/>
          </w:tcPr>
          <w:p w14:paraId="348FEB65" w14:textId="77777777" w:rsidR="00007D47" w:rsidRPr="00007D47" w:rsidRDefault="00007D47" w:rsidP="00F97857">
            <w:r w:rsidRPr="00007D47">
              <w:t>+0.121</w:t>
            </w:r>
          </w:p>
        </w:tc>
        <w:tc>
          <w:tcPr>
            <w:tcW w:w="1804" w:type="dxa"/>
          </w:tcPr>
          <w:p w14:paraId="104650BE" w14:textId="77777777" w:rsidR="00007D47" w:rsidRPr="00007D47" w:rsidRDefault="00007D47" w:rsidP="00F97857">
            <w:r w:rsidRPr="00007D47">
              <w:t>52</w:t>
            </w:r>
          </w:p>
        </w:tc>
      </w:tr>
      <w:tr w:rsidR="00007D47" w:rsidRPr="00007D47" w14:paraId="43108A35" w14:textId="77777777">
        <w:tc>
          <w:tcPr>
            <w:tcW w:w="1803" w:type="dxa"/>
          </w:tcPr>
          <w:p w14:paraId="79824265" w14:textId="77777777" w:rsidR="00007D47" w:rsidRPr="00007D47" w:rsidRDefault="00007D47" w:rsidP="00F97857">
            <w:proofErr w:type="spellStart"/>
            <w:r w:rsidRPr="00007D47">
              <w:t>higher_than</w:t>
            </w:r>
            <w:proofErr w:type="spellEnd"/>
          </w:p>
        </w:tc>
        <w:tc>
          <w:tcPr>
            <w:tcW w:w="1803" w:type="dxa"/>
          </w:tcPr>
          <w:p w14:paraId="153A2823" w14:textId="77777777" w:rsidR="00007D47" w:rsidRPr="00007D47" w:rsidRDefault="00007D47" w:rsidP="00F97857">
            <w:r w:rsidRPr="00007D47">
              <w:t>0.920</w:t>
            </w:r>
          </w:p>
        </w:tc>
        <w:tc>
          <w:tcPr>
            <w:tcW w:w="1803" w:type="dxa"/>
          </w:tcPr>
          <w:p w14:paraId="73227B89" w14:textId="77777777" w:rsidR="00007D47" w:rsidRPr="00007D47" w:rsidRDefault="00007D47" w:rsidP="00F97857">
            <w:r w:rsidRPr="00007D47">
              <w:t>0.920</w:t>
            </w:r>
          </w:p>
        </w:tc>
        <w:tc>
          <w:tcPr>
            <w:tcW w:w="1803" w:type="dxa"/>
          </w:tcPr>
          <w:p w14:paraId="0CEA3926" w14:textId="77777777" w:rsidR="00007D47" w:rsidRPr="00007D47" w:rsidRDefault="00007D47" w:rsidP="00F97857">
            <w:r w:rsidRPr="00007D47">
              <w:t>+0.000</w:t>
            </w:r>
          </w:p>
        </w:tc>
        <w:tc>
          <w:tcPr>
            <w:tcW w:w="1804" w:type="dxa"/>
          </w:tcPr>
          <w:p w14:paraId="109F1C62" w14:textId="77777777" w:rsidR="00007D47" w:rsidRPr="00007D47" w:rsidRDefault="00007D47" w:rsidP="00F97857">
            <w:r w:rsidRPr="00007D47">
              <w:t>85</w:t>
            </w:r>
          </w:p>
        </w:tc>
      </w:tr>
      <w:tr w:rsidR="00007D47" w:rsidRPr="00007D47" w14:paraId="31D07729" w14:textId="77777777">
        <w:tc>
          <w:tcPr>
            <w:tcW w:w="1803" w:type="dxa"/>
          </w:tcPr>
          <w:p w14:paraId="6C92EC57" w14:textId="77777777" w:rsidR="00007D47" w:rsidRPr="00007D47" w:rsidRDefault="00007D47" w:rsidP="00F97857">
            <w:proofErr w:type="spellStart"/>
            <w:r w:rsidRPr="00007D47">
              <w:t>lower_than</w:t>
            </w:r>
            <w:proofErr w:type="spellEnd"/>
          </w:p>
        </w:tc>
        <w:tc>
          <w:tcPr>
            <w:tcW w:w="1803" w:type="dxa"/>
          </w:tcPr>
          <w:p w14:paraId="5B81C4AF" w14:textId="77777777" w:rsidR="00007D47" w:rsidRPr="00007D47" w:rsidRDefault="00007D47" w:rsidP="00F97857">
            <w:r w:rsidRPr="00007D47">
              <w:t>0.768</w:t>
            </w:r>
          </w:p>
        </w:tc>
        <w:tc>
          <w:tcPr>
            <w:tcW w:w="1803" w:type="dxa"/>
          </w:tcPr>
          <w:p w14:paraId="1C6349D0" w14:textId="77777777" w:rsidR="00007D47" w:rsidRPr="00007D47" w:rsidRDefault="00007D47" w:rsidP="00F97857">
            <w:r w:rsidRPr="00007D47">
              <w:t>0.920</w:t>
            </w:r>
          </w:p>
        </w:tc>
        <w:tc>
          <w:tcPr>
            <w:tcW w:w="1803" w:type="dxa"/>
          </w:tcPr>
          <w:p w14:paraId="28137B0B" w14:textId="77777777" w:rsidR="00007D47" w:rsidRPr="00007D47" w:rsidRDefault="00007D47" w:rsidP="00F97857">
            <w:r w:rsidRPr="00007D47">
              <w:t>+0.152</w:t>
            </w:r>
          </w:p>
        </w:tc>
        <w:tc>
          <w:tcPr>
            <w:tcW w:w="1804" w:type="dxa"/>
          </w:tcPr>
          <w:p w14:paraId="0E641D9B" w14:textId="77777777" w:rsidR="00007D47" w:rsidRPr="00007D47" w:rsidRDefault="00007D47" w:rsidP="00F97857">
            <w:r w:rsidRPr="00007D47">
              <w:t>85</w:t>
            </w:r>
          </w:p>
        </w:tc>
      </w:tr>
    </w:tbl>
    <w:p w14:paraId="25782E0C" w14:textId="77777777" w:rsidR="00007D47" w:rsidRDefault="00007D47" w:rsidP="00007D47"/>
    <w:p w14:paraId="0E8B4726" w14:textId="77777777" w:rsidR="00007D47" w:rsidRDefault="00007D47" w:rsidP="00007D47"/>
    <w:p w14:paraId="1035268B" w14:textId="77777777" w:rsidR="00007D47" w:rsidRPr="00007D47" w:rsidRDefault="00007D47" w:rsidP="00007D47">
      <w:r>
        <w:t xml:space="preserve"> </w:t>
      </w:r>
      <w:r w:rsidRPr="00007D47">
        <w:t xml:space="preserve">The largest gains are concentrated in exactly the relations the inverse-completeness and transitivity rules (Section 5.8) are designed to recover: </w:t>
      </w:r>
      <w:proofErr w:type="spellStart"/>
      <w:r w:rsidRPr="00007D47">
        <w:t>on_top_of</w:t>
      </w:r>
      <w:proofErr w:type="spellEnd"/>
      <w:r w:rsidRPr="00007D47">
        <w:t xml:space="preserve"> and </w:t>
      </w:r>
      <w:proofErr w:type="spellStart"/>
      <w:r w:rsidRPr="00007D47">
        <w:t>lower_than</w:t>
      </w:r>
      <w:proofErr w:type="spellEnd"/>
      <w:r w:rsidRPr="00007D47">
        <w:t xml:space="preserve">, both originally under-predicted on tabletop's compact, heavily-stacked arrangements, improve by 0.298 and 0.152 respectively once their logically-implied counterparts are added. The one relation where repair's net effect is negative is </w:t>
      </w:r>
      <w:proofErr w:type="spellStart"/>
      <w:r w:rsidRPr="00007D47">
        <w:t>adjacent_to</w:t>
      </w:r>
      <w:proofErr w:type="spellEnd"/>
      <w:r w:rsidRPr="00007D47">
        <w:t xml:space="preserve">, which </w:t>
      </w:r>
      <w:r w:rsidRPr="00007D47">
        <w:lastRenderedPageBreak/>
        <w:t>symbolic repair treats as symmetric and therefore mirrors every predicted instance onto its reverse edge automatically (Section 5.8); when the original prediction is itself a false positive, this mirroring duplicates the error onto the reverse pair rather than correcting it.</w:t>
      </w:r>
    </w:p>
    <w:p w14:paraId="62145CA4" w14:textId="77777777" w:rsidR="00007D47" w:rsidRPr="00007D47" w:rsidRDefault="00007D47" w:rsidP="00007D47">
      <w:r w:rsidRPr="00007D47">
        <w:rPr>
          <w:b/>
          <w:bCs/>
        </w:rPr>
        <w:t>6.3 Held-Out LERF Results</w:t>
      </w:r>
    </w:p>
    <w:p w14:paraId="4232D79E" w14:textId="77777777" w:rsidR="00007D47" w:rsidRPr="00007D47" w:rsidRDefault="00007D47" w:rsidP="00007D47">
      <w:r w:rsidRPr="00007D47">
        <w:rPr>
          <w:b/>
          <w:bCs/>
        </w:rPr>
        <w:t>Table 12.</w:t>
      </w:r>
      <w:r w:rsidRPr="00007D47">
        <w:t xml:space="preserve"> Aggregate LERF result (1,644 ground-truth triples across 4 scenes) against </w:t>
      </w:r>
      <w:proofErr w:type="spellStart"/>
      <w:r w:rsidRPr="00007D47">
        <w:t>GaussianGraph's</w:t>
      </w:r>
      <w:proofErr w:type="spellEnd"/>
      <w:r w:rsidRPr="00007D47">
        <w:t xml:space="preserve"> Table V, corrected to its positional-query rows only — the relations evaluated here (</w:t>
      </w:r>
      <w:proofErr w:type="spellStart"/>
      <w:r w:rsidRPr="00007D47">
        <w:t>on_top_of</w:t>
      </w:r>
      <w:proofErr w:type="spellEnd"/>
      <w:r w:rsidRPr="00007D47">
        <w:t xml:space="preserve">, </w:t>
      </w:r>
      <w:proofErr w:type="spellStart"/>
      <w:r w:rsidRPr="00007D47">
        <w:t>left_of</w:t>
      </w:r>
      <w:proofErr w:type="spellEnd"/>
      <w:r w:rsidRPr="00007D47">
        <w:t xml:space="preserve">, </w:t>
      </w:r>
      <w:proofErr w:type="spellStart"/>
      <w:r w:rsidRPr="00007D47">
        <w:t>higher_than</w:t>
      </w:r>
      <w:proofErr w:type="spellEnd"/>
      <w:r w:rsidRPr="00007D47">
        <w:t xml:space="preserve">, etc.) are entirely positional, not functional, and </w:t>
      </w:r>
      <w:proofErr w:type="spellStart"/>
      <w:r w:rsidRPr="00007D47">
        <w:t>GaussianGraph</w:t>
      </w:r>
      <w:proofErr w:type="spellEnd"/>
      <w:r w:rsidRPr="00007D47">
        <w:t xml:space="preserve"> reports the two separately.</w:t>
      </w:r>
    </w:p>
    <w:tbl>
      <w:tblPr>
        <w:tblStyle w:val="TableGrid"/>
        <w:tblW w:w="0" w:type="auto"/>
        <w:tblLook w:val="04A0" w:firstRow="1" w:lastRow="0" w:firstColumn="1" w:lastColumn="0" w:noHBand="0" w:noVBand="1"/>
      </w:tblPr>
      <w:tblGrid>
        <w:gridCol w:w="2254"/>
        <w:gridCol w:w="2254"/>
        <w:gridCol w:w="2254"/>
        <w:gridCol w:w="2254"/>
      </w:tblGrid>
      <w:tr w:rsidR="00007D47" w:rsidRPr="00007D47" w14:paraId="263D8B50" w14:textId="77777777">
        <w:tc>
          <w:tcPr>
            <w:tcW w:w="2254" w:type="dxa"/>
          </w:tcPr>
          <w:p w14:paraId="3386B2A6" w14:textId="77777777" w:rsidR="00007D47" w:rsidRPr="00007D47" w:rsidRDefault="00007D47" w:rsidP="000C55EC">
            <w:r w:rsidRPr="00007D47">
              <w:t>Method</w:t>
            </w:r>
          </w:p>
        </w:tc>
        <w:tc>
          <w:tcPr>
            <w:tcW w:w="2254" w:type="dxa"/>
          </w:tcPr>
          <w:p w14:paraId="51805382" w14:textId="77777777" w:rsidR="00007D47" w:rsidRPr="00007D47" w:rsidRDefault="00007D47" w:rsidP="000C55EC">
            <w:r w:rsidRPr="00007D47">
              <w:t>Recall@3</w:t>
            </w:r>
          </w:p>
        </w:tc>
        <w:tc>
          <w:tcPr>
            <w:tcW w:w="2254" w:type="dxa"/>
          </w:tcPr>
          <w:p w14:paraId="43108DD3" w14:textId="77777777" w:rsidR="00007D47" w:rsidRPr="00007D47" w:rsidRDefault="00007D47" w:rsidP="000C55EC">
            <w:r w:rsidRPr="00007D47">
              <w:t>Recall@5</w:t>
            </w:r>
          </w:p>
        </w:tc>
        <w:tc>
          <w:tcPr>
            <w:tcW w:w="2254" w:type="dxa"/>
          </w:tcPr>
          <w:p w14:paraId="6D1DAB32" w14:textId="77777777" w:rsidR="00007D47" w:rsidRPr="00007D47" w:rsidRDefault="00007D47" w:rsidP="000C55EC">
            <w:r w:rsidRPr="00007D47">
              <w:t>Micro F1</w:t>
            </w:r>
          </w:p>
        </w:tc>
      </w:tr>
      <w:tr w:rsidR="00007D47" w:rsidRPr="00007D47" w14:paraId="3CD85F50" w14:textId="77777777">
        <w:tc>
          <w:tcPr>
            <w:tcW w:w="2254" w:type="dxa"/>
          </w:tcPr>
          <w:p w14:paraId="22163024" w14:textId="77777777" w:rsidR="00007D47" w:rsidRPr="00007D47" w:rsidRDefault="00007D47" w:rsidP="000C55EC">
            <w:proofErr w:type="spellStart"/>
            <w:r w:rsidRPr="00007D47">
              <w:t>GeoKAN</w:t>
            </w:r>
            <w:proofErr w:type="spellEnd"/>
            <w:r w:rsidRPr="00007D47">
              <w:t>-Gamma (before repair)</w:t>
            </w:r>
          </w:p>
        </w:tc>
        <w:tc>
          <w:tcPr>
            <w:tcW w:w="2254" w:type="dxa"/>
          </w:tcPr>
          <w:p w14:paraId="484191C5" w14:textId="77777777" w:rsidR="00007D47" w:rsidRPr="00007D47" w:rsidRDefault="00007D47" w:rsidP="000C55EC">
            <w:r w:rsidRPr="00007D47">
              <w:t>71.5%</w:t>
            </w:r>
          </w:p>
        </w:tc>
        <w:tc>
          <w:tcPr>
            <w:tcW w:w="2254" w:type="dxa"/>
          </w:tcPr>
          <w:p w14:paraId="1682115B" w14:textId="77777777" w:rsidR="00007D47" w:rsidRPr="00007D47" w:rsidRDefault="00007D47" w:rsidP="000C55EC">
            <w:r w:rsidRPr="00007D47">
              <w:t>94.7%</w:t>
            </w:r>
          </w:p>
        </w:tc>
        <w:tc>
          <w:tcPr>
            <w:tcW w:w="2254" w:type="dxa"/>
          </w:tcPr>
          <w:p w14:paraId="16E07AEC" w14:textId="77777777" w:rsidR="00007D47" w:rsidRPr="00007D47" w:rsidRDefault="00007D47" w:rsidP="000C55EC">
            <w:r w:rsidRPr="00007D47">
              <w:t>90.1%</w:t>
            </w:r>
          </w:p>
        </w:tc>
      </w:tr>
      <w:tr w:rsidR="00007D47" w:rsidRPr="00007D47" w14:paraId="0A79DEDE" w14:textId="77777777">
        <w:tc>
          <w:tcPr>
            <w:tcW w:w="2254" w:type="dxa"/>
          </w:tcPr>
          <w:p w14:paraId="53CD6703" w14:textId="77777777" w:rsidR="00007D47" w:rsidRPr="00007D47" w:rsidRDefault="00007D47" w:rsidP="000C55EC">
            <w:proofErr w:type="spellStart"/>
            <w:r w:rsidRPr="00007D47">
              <w:t>GeoKAN</w:t>
            </w:r>
            <w:proofErr w:type="spellEnd"/>
            <w:r w:rsidRPr="00007D47">
              <w:t>-Gamma (after repair)</w:t>
            </w:r>
          </w:p>
        </w:tc>
        <w:tc>
          <w:tcPr>
            <w:tcW w:w="2254" w:type="dxa"/>
          </w:tcPr>
          <w:p w14:paraId="09F5CDF6" w14:textId="77777777" w:rsidR="00007D47" w:rsidRPr="00007D47" w:rsidRDefault="00007D47" w:rsidP="000C55EC">
            <w:r w:rsidRPr="00007D47">
              <w:t>89.9%</w:t>
            </w:r>
          </w:p>
        </w:tc>
        <w:tc>
          <w:tcPr>
            <w:tcW w:w="2254" w:type="dxa"/>
          </w:tcPr>
          <w:p w14:paraId="35EB111D" w14:textId="77777777" w:rsidR="00007D47" w:rsidRPr="00007D47" w:rsidRDefault="00007D47" w:rsidP="000C55EC">
            <w:r w:rsidRPr="00007D47">
              <w:t>95.0%</w:t>
            </w:r>
          </w:p>
        </w:tc>
        <w:tc>
          <w:tcPr>
            <w:tcW w:w="2254" w:type="dxa"/>
          </w:tcPr>
          <w:p w14:paraId="15FC4899" w14:textId="77777777" w:rsidR="00007D47" w:rsidRPr="00007D47" w:rsidRDefault="00007D47" w:rsidP="000C55EC">
            <w:r w:rsidRPr="00007D47">
              <w:t>90.0%</w:t>
            </w:r>
          </w:p>
        </w:tc>
      </w:tr>
      <w:tr w:rsidR="00007D47" w:rsidRPr="00007D47" w14:paraId="455A10D6" w14:textId="77777777">
        <w:tc>
          <w:tcPr>
            <w:tcW w:w="2254" w:type="dxa"/>
          </w:tcPr>
          <w:p w14:paraId="0067907E" w14:textId="77777777" w:rsidR="00007D47" w:rsidRPr="00007D47" w:rsidRDefault="00007D47" w:rsidP="000C55EC">
            <w:r w:rsidRPr="00007D47">
              <w:t>MLP baseline (before repair)</w:t>
            </w:r>
          </w:p>
        </w:tc>
        <w:tc>
          <w:tcPr>
            <w:tcW w:w="2254" w:type="dxa"/>
          </w:tcPr>
          <w:p w14:paraId="201EDAD6" w14:textId="77777777" w:rsidR="00007D47" w:rsidRPr="00007D47" w:rsidRDefault="00007D47" w:rsidP="000C55EC">
            <w:r w:rsidRPr="00007D47">
              <w:t>70.</w:t>
            </w:r>
            <w:commentRangeStart w:id="77"/>
            <w:r w:rsidRPr="00007D47">
              <w:t>2</w:t>
            </w:r>
            <w:commentRangeEnd w:id="77"/>
            <w:r w:rsidR="00993717">
              <w:rPr>
                <w:rStyle w:val="CommentReference"/>
              </w:rPr>
              <w:commentReference w:id="77"/>
            </w:r>
            <w:r w:rsidRPr="00007D47">
              <w:t>%</w:t>
            </w:r>
          </w:p>
        </w:tc>
        <w:tc>
          <w:tcPr>
            <w:tcW w:w="2254" w:type="dxa"/>
          </w:tcPr>
          <w:p w14:paraId="5ABE0BE6" w14:textId="77777777" w:rsidR="00007D47" w:rsidRPr="00007D47" w:rsidRDefault="00007D47" w:rsidP="000C55EC">
            <w:r w:rsidRPr="00007D47">
              <w:t>91.8%</w:t>
            </w:r>
          </w:p>
        </w:tc>
        <w:tc>
          <w:tcPr>
            <w:tcW w:w="2254" w:type="dxa"/>
          </w:tcPr>
          <w:p w14:paraId="47DB5BB5" w14:textId="77777777" w:rsidR="00007D47" w:rsidRPr="00007D47" w:rsidRDefault="00007D47" w:rsidP="000C55EC">
            <w:r w:rsidRPr="00007D47">
              <w:t>87.4%</w:t>
            </w:r>
          </w:p>
        </w:tc>
      </w:tr>
      <w:tr w:rsidR="00007D47" w:rsidRPr="00007D47" w14:paraId="3B46496F" w14:textId="77777777">
        <w:tc>
          <w:tcPr>
            <w:tcW w:w="2254" w:type="dxa"/>
          </w:tcPr>
          <w:p w14:paraId="2B44B2AB" w14:textId="77777777" w:rsidR="00007D47" w:rsidRPr="00007D47" w:rsidRDefault="00007D47" w:rsidP="000C55EC">
            <w:r w:rsidRPr="00007D47">
              <w:t>MLP baseline (after repair)</w:t>
            </w:r>
          </w:p>
        </w:tc>
        <w:tc>
          <w:tcPr>
            <w:tcW w:w="2254" w:type="dxa"/>
          </w:tcPr>
          <w:p w14:paraId="05870432" w14:textId="77777777" w:rsidR="00007D47" w:rsidRPr="00007D47" w:rsidRDefault="00007D47" w:rsidP="000C55EC">
            <w:r w:rsidRPr="00007D47">
              <w:t>88.4%</w:t>
            </w:r>
          </w:p>
        </w:tc>
        <w:tc>
          <w:tcPr>
            <w:tcW w:w="2254" w:type="dxa"/>
          </w:tcPr>
          <w:p w14:paraId="27B89CE0" w14:textId="77777777" w:rsidR="00007D47" w:rsidRPr="00007D47" w:rsidRDefault="00007D47" w:rsidP="000C55EC">
            <w:r w:rsidRPr="00007D47">
              <w:t>92.8%</w:t>
            </w:r>
          </w:p>
        </w:tc>
        <w:tc>
          <w:tcPr>
            <w:tcW w:w="2254" w:type="dxa"/>
          </w:tcPr>
          <w:p w14:paraId="70670561" w14:textId="77777777" w:rsidR="00007D47" w:rsidRPr="00007D47" w:rsidRDefault="00007D47" w:rsidP="000C55EC">
            <w:r w:rsidRPr="00007D47">
              <w:t>87.8%</w:t>
            </w:r>
          </w:p>
        </w:tc>
      </w:tr>
      <w:tr w:rsidR="00007D47" w:rsidRPr="00007D47" w14:paraId="5F0957DB" w14:textId="77777777">
        <w:tc>
          <w:tcPr>
            <w:tcW w:w="2254" w:type="dxa"/>
          </w:tcPr>
          <w:p w14:paraId="127BF015" w14:textId="77777777" w:rsidR="00007D47" w:rsidRPr="00007D47" w:rsidRDefault="00007D47" w:rsidP="000C55EC">
            <w:proofErr w:type="spellStart"/>
            <w:r w:rsidRPr="00007D47">
              <w:t>GaussianGraph</w:t>
            </w:r>
            <w:proofErr w:type="spellEnd"/>
            <w:r w:rsidRPr="00007D47">
              <w:t xml:space="preserve"> (</w:t>
            </w:r>
            <w:proofErr w:type="spellStart"/>
            <w:r w:rsidRPr="00007D47">
              <w:t>LLaVA</w:t>
            </w:r>
            <w:proofErr w:type="spellEnd"/>
            <w:r w:rsidRPr="00007D47">
              <w:t>, no 3D correction, positional)</w:t>
            </w:r>
          </w:p>
        </w:tc>
        <w:tc>
          <w:tcPr>
            <w:tcW w:w="2254" w:type="dxa"/>
          </w:tcPr>
          <w:p w14:paraId="37B6176B" w14:textId="77777777" w:rsidR="00007D47" w:rsidRPr="00007D47" w:rsidRDefault="00007D47" w:rsidP="000C55EC">
            <w:r w:rsidRPr="00007D47">
              <w:t>45.0%</w:t>
            </w:r>
          </w:p>
        </w:tc>
        <w:tc>
          <w:tcPr>
            <w:tcW w:w="2254" w:type="dxa"/>
          </w:tcPr>
          <w:p w14:paraId="5FAD29C7" w14:textId="77777777" w:rsidR="00007D47" w:rsidRPr="00007D47" w:rsidRDefault="00007D47" w:rsidP="000C55EC">
            <w:r w:rsidRPr="00007D47">
              <w:t>49.8%</w:t>
            </w:r>
          </w:p>
        </w:tc>
        <w:tc>
          <w:tcPr>
            <w:tcW w:w="2254" w:type="dxa"/>
          </w:tcPr>
          <w:p w14:paraId="1128A331" w14:textId="77777777" w:rsidR="00007D47" w:rsidRPr="00007D47" w:rsidRDefault="00007D47" w:rsidP="000C55EC">
            <w:r w:rsidRPr="00007D47">
              <w:t>-</w:t>
            </w:r>
          </w:p>
        </w:tc>
      </w:tr>
      <w:tr w:rsidR="00007D47" w:rsidRPr="00007D47" w14:paraId="2BE7B9CB" w14:textId="77777777">
        <w:tc>
          <w:tcPr>
            <w:tcW w:w="2254" w:type="dxa"/>
          </w:tcPr>
          <w:p w14:paraId="047C4A39" w14:textId="77777777" w:rsidR="00007D47" w:rsidRPr="00007D47" w:rsidRDefault="00007D47" w:rsidP="000C55EC">
            <w:proofErr w:type="spellStart"/>
            <w:r w:rsidRPr="00007D47">
              <w:t>GaussianGraph</w:t>
            </w:r>
            <w:proofErr w:type="spellEnd"/>
            <w:r w:rsidRPr="00007D47">
              <w:t xml:space="preserve"> (</w:t>
            </w:r>
            <w:proofErr w:type="spellStart"/>
            <w:r w:rsidRPr="00007D47">
              <w:t>LLaVA</w:t>
            </w:r>
            <w:proofErr w:type="spellEnd"/>
            <w:r w:rsidRPr="00007D47">
              <w:t xml:space="preserve"> + 3D correction, positional)</w:t>
            </w:r>
          </w:p>
        </w:tc>
        <w:tc>
          <w:tcPr>
            <w:tcW w:w="2254" w:type="dxa"/>
          </w:tcPr>
          <w:p w14:paraId="2F382222" w14:textId="77777777" w:rsidR="00007D47" w:rsidRPr="00007D47" w:rsidRDefault="00007D47" w:rsidP="000C55EC">
            <w:r w:rsidRPr="00007D47">
              <w:t>61.3%</w:t>
            </w:r>
          </w:p>
        </w:tc>
        <w:tc>
          <w:tcPr>
            <w:tcW w:w="2254" w:type="dxa"/>
          </w:tcPr>
          <w:p w14:paraId="17823963" w14:textId="77777777" w:rsidR="00007D47" w:rsidRPr="00007D47" w:rsidRDefault="00007D47" w:rsidP="000C55EC">
            <w:r w:rsidRPr="00007D47">
              <w:t>63.2%</w:t>
            </w:r>
          </w:p>
        </w:tc>
        <w:tc>
          <w:tcPr>
            <w:tcW w:w="2254" w:type="dxa"/>
          </w:tcPr>
          <w:p w14:paraId="79E045EE" w14:textId="77777777" w:rsidR="00007D47" w:rsidRPr="00007D47" w:rsidRDefault="00007D47" w:rsidP="000C55EC">
            <w:r w:rsidRPr="00007D47">
              <w:t>-</w:t>
            </w:r>
          </w:p>
        </w:tc>
      </w:tr>
    </w:tbl>
    <w:p w14:paraId="73CF5DCF" w14:textId="77777777" w:rsidR="00007D47" w:rsidRDefault="00007D47" w:rsidP="00007D47"/>
    <w:p w14:paraId="754ECFD2" w14:textId="77777777" w:rsidR="00007D47" w:rsidRDefault="00007D47" w:rsidP="00007D47"/>
    <w:p w14:paraId="6B87B4C8" w14:textId="77777777" w:rsidR="00007D47" w:rsidRPr="00007D47" w:rsidRDefault="00007D47" w:rsidP="00007D47">
      <w:r w:rsidRPr="00007D47">
        <w:t xml:space="preserve">Both systems in this paper exceed </w:t>
      </w:r>
      <w:proofErr w:type="spellStart"/>
      <w:r w:rsidRPr="00007D47">
        <w:t>GaussianGraph's</w:t>
      </w:r>
      <w:proofErr w:type="spellEnd"/>
      <w:r w:rsidRPr="00007D47">
        <w:t xml:space="preserve"> strongest positional configuration by a wide margin — 28.6 and 31.8 points at Recall@3 and </w:t>
      </w:r>
      <w:proofErr w:type="gramStart"/>
      <w:r w:rsidRPr="00007D47">
        <w:t>Recall</w:t>
      </w:r>
      <w:proofErr w:type="gramEnd"/>
      <w:r w:rsidRPr="00007D47">
        <w:t xml:space="preserve">@5 for </w:t>
      </w:r>
      <w:proofErr w:type="spellStart"/>
      <w:r w:rsidRPr="00007D47">
        <w:t>GeoKAN</w:t>
      </w:r>
      <w:proofErr w:type="spellEnd"/>
      <w:r w:rsidRPr="00007D47">
        <w:t xml:space="preserve">-Gamma, 27.1 and 29.6 points for the MLP baseline — confirming that the headline claim against foundation-model-dependent systems does not depend on which classification head is used. Where the two systems in this paper diverge from each other is consistent with Section 6.2: </w:t>
      </w:r>
      <w:proofErr w:type="spellStart"/>
      <w:r w:rsidRPr="00007D47">
        <w:t>GeoKAN</w:t>
      </w:r>
      <w:proofErr w:type="spellEnd"/>
      <w:r w:rsidRPr="00007D47">
        <w:t xml:space="preserve">-Gamma leads the MLP baseline on every metric, by 2.2 points in Micro F1 and Recall@5 after repair, the same direction and similar magnitude as the tabletop gap, despite this being a dataset shift rather than a scale shift. Repair adds 39 relations for </w:t>
      </w:r>
      <w:proofErr w:type="spellStart"/>
      <w:r w:rsidRPr="00007D47">
        <w:t>GeoKAN</w:t>
      </w:r>
      <w:proofErr w:type="spellEnd"/>
      <w:r w:rsidRPr="00007D47">
        <w:t xml:space="preserve">-Gamma and removes none; for the MLP baseline it adds 48 and removes 1 — the only contradiction either system produces across every evaluation in this paper, a small additional signal that </w:t>
      </w:r>
      <w:proofErr w:type="spellStart"/>
      <w:r w:rsidRPr="00007D47">
        <w:t>GeoKAN's</w:t>
      </w:r>
      <w:proofErr w:type="spellEnd"/>
      <w:r w:rsidRPr="00007D47">
        <w:t xml:space="preserve"> predictions remain more internally consistent outside the training distribution.</w:t>
      </w:r>
    </w:p>
    <w:p w14:paraId="502F427C" w14:textId="77777777" w:rsidR="00007D47" w:rsidRDefault="00007D47" w:rsidP="00007D47">
      <w:pPr>
        <w:rPr>
          <w:b/>
          <w:bCs/>
        </w:rPr>
      </w:pPr>
    </w:p>
    <w:p w14:paraId="40166331" w14:textId="77777777" w:rsidR="00007D47" w:rsidRDefault="00007D47" w:rsidP="00007D47">
      <w:pPr>
        <w:rPr>
          <w:b/>
          <w:bCs/>
        </w:rPr>
      </w:pPr>
    </w:p>
    <w:p w14:paraId="35E827F7" w14:textId="77777777" w:rsidR="00007D47" w:rsidRDefault="00007D47" w:rsidP="00007D47">
      <w:pPr>
        <w:rPr>
          <w:b/>
          <w:bCs/>
        </w:rPr>
      </w:pPr>
    </w:p>
    <w:p w14:paraId="26520E6A" w14:textId="77777777" w:rsidR="00007D47" w:rsidRDefault="00007D47" w:rsidP="00007D47">
      <w:pPr>
        <w:rPr>
          <w:b/>
          <w:bCs/>
        </w:rPr>
      </w:pPr>
    </w:p>
    <w:p w14:paraId="34FFD0A0" w14:textId="77777777" w:rsidR="00007D47" w:rsidRPr="00007D47" w:rsidRDefault="00007D47" w:rsidP="00007D47">
      <w:r w:rsidRPr="00007D47">
        <w:rPr>
          <w:b/>
          <w:bCs/>
        </w:rPr>
        <w:t>Table 13.</w:t>
      </w:r>
      <w:r w:rsidRPr="00007D47">
        <w:t xml:space="preserve"> Per-scene breakdown, </w:t>
      </w:r>
      <w:proofErr w:type="spellStart"/>
      <w:r w:rsidRPr="00007D47">
        <w:t>GeoKAN</w:t>
      </w:r>
      <w:proofErr w:type="spellEnd"/>
      <w:r w:rsidRPr="00007D47">
        <w:t>-Gamma.</w:t>
      </w:r>
    </w:p>
    <w:tbl>
      <w:tblPr>
        <w:tblStyle w:val="TableGrid"/>
        <w:tblW w:w="0" w:type="auto"/>
        <w:tblLook w:val="04A0" w:firstRow="1" w:lastRow="0" w:firstColumn="1" w:lastColumn="0" w:noHBand="0" w:noVBand="1"/>
      </w:tblPr>
      <w:tblGrid>
        <w:gridCol w:w="1724"/>
        <w:gridCol w:w="1240"/>
        <w:gridCol w:w="1210"/>
        <w:gridCol w:w="1212"/>
        <w:gridCol w:w="1209"/>
        <w:gridCol w:w="1212"/>
        <w:gridCol w:w="1209"/>
      </w:tblGrid>
      <w:tr w:rsidR="00007D47" w:rsidRPr="00007D47" w14:paraId="5401810C" w14:textId="77777777">
        <w:tc>
          <w:tcPr>
            <w:tcW w:w="1288" w:type="dxa"/>
          </w:tcPr>
          <w:p w14:paraId="54F354FA" w14:textId="77777777" w:rsidR="00007D47" w:rsidRPr="00007D47" w:rsidRDefault="00007D47" w:rsidP="004A0238">
            <w:r w:rsidRPr="00007D47">
              <w:t>Scene</w:t>
            </w:r>
          </w:p>
        </w:tc>
        <w:tc>
          <w:tcPr>
            <w:tcW w:w="1288" w:type="dxa"/>
          </w:tcPr>
          <w:p w14:paraId="160FE645" w14:textId="77777777" w:rsidR="00007D47" w:rsidRPr="00007D47" w:rsidRDefault="00007D47" w:rsidP="004A0238">
            <w:r w:rsidRPr="00007D47">
              <w:t>Objects</w:t>
            </w:r>
          </w:p>
        </w:tc>
        <w:tc>
          <w:tcPr>
            <w:tcW w:w="1288" w:type="dxa"/>
          </w:tcPr>
          <w:p w14:paraId="7B01AAAC" w14:textId="77777777" w:rsidR="00007D47" w:rsidRPr="00007D47" w:rsidRDefault="00007D47" w:rsidP="004A0238">
            <w:r w:rsidRPr="00007D47">
              <w:t>GT triples</w:t>
            </w:r>
          </w:p>
        </w:tc>
        <w:tc>
          <w:tcPr>
            <w:tcW w:w="1288" w:type="dxa"/>
          </w:tcPr>
          <w:p w14:paraId="09FD7EE0" w14:textId="77777777" w:rsidR="00007D47" w:rsidRPr="00007D47" w:rsidRDefault="00007D47" w:rsidP="004A0238">
            <w:r w:rsidRPr="00007D47">
              <w:t>R@3 before</w:t>
            </w:r>
          </w:p>
        </w:tc>
        <w:tc>
          <w:tcPr>
            <w:tcW w:w="1288" w:type="dxa"/>
          </w:tcPr>
          <w:p w14:paraId="5CF90A8D" w14:textId="77777777" w:rsidR="00007D47" w:rsidRPr="00007D47" w:rsidRDefault="00007D47" w:rsidP="004A0238">
            <w:r w:rsidRPr="00007D47">
              <w:t>R@3 after</w:t>
            </w:r>
          </w:p>
        </w:tc>
        <w:tc>
          <w:tcPr>
            <w:tcW w:w="1288" w:type="dxa"/>
          </w:tcPr>
          <w:p w14:paraId="59169F62" w14:textId="77777777" w:rsidR="00007D47" w:rsidRPr="00007D47" w:rsidRDefault="00007D47" w:rsidP="004A0238">
            <w:r w:rsidRPr="00007D47">
              <w:t>R@5 before</w:t>
            </w:r>
          </w:p>
        </w:tc>
        <w:tc>
          <w:tcPr>
            <w:tcW w:w="1288" w:type="dxa"/>
          </w:tcPr>
          <w:p w14:paraId="53ED5C79" w14:textId="77777777" w:rsidR="00007D47" w:rsidRPr="00007D47" w:rsidRDefault="00007D47" w:rsidP="004A0238">
            <w:r w:rsidRPr="00007D47">
              <w:t>R@5 after</w:t>
            </w:r>
          </w:p>
        </w:tc>
      </w:tr>
      <w:tr w:rsidR="00007D47" w:rsidRPr="00007D47" w14:paraId="5558851B" w14:textId="77777777">
        <w:tc>
          <w:tcPr>
            <w:tcW w:w="1288" w:type="dxa"/>
          </w:tcPr>
          <w:p w14:paraId="58C08332" w14:textId="77777777" w:rsidR="00007D47" w:rsidRPr="00007D47" w:rsidRDefault="00007D47" w:rsidP="004A0238">
            <w:r w:rsidRPr="00007D47">
              <w:t>ramen</w:t>
            </w:r>
          </w:p>
        </w:tc>
        <w:tc>
          <w:tcPr>
            <w:tcW w:w="1288" w:type="dxa"/>
          </w:tcPr>
          <w:p w14:paraId="6C760D32" w14:textId="77777777" w:rsidR="00007D47" w:rsidRPr="00007D47" w:rsidRDefault="00007D47" w:rsidP="004A0238">
            <w:r w:rsidRPr="00007D47">
              <w:t>13</w:t>
            </w:r>
          </w:p>
        </w:tc>
        <w:tc>
          <w:tcPr>
            <w:tcW w:w="1288" w:type="dxa"/>
          </w:tcPr>
          <w:p w14:paraId="07E536EC" w14:textId="77777777" w:rsidR="00007D47" w:rsidRPr="00007D47" w:rsidRDefault="00007D47" w:rsidP="004A0238">
            <w:r w:rsidRPr="00007D47">
              <w:t>616</w:t>
            </w:r>
          </w:p>
        </w:tc>
        <w:tc>
          <w:tcPr>
            <w:tcW w:w="1288" w:type="dxa"/>
          </w:tcPr>
          <w:p w14:paraId="7F78A3AB" w14:textId="77777777" w:rsidR="00007D47" w:rsidRPr="00007D47" w:rsidRDefault="00007D47" w:rsidP="004A0238">
            <w:r w:rsidRPr="00007D47">
              <w:t>74.4%</w:t>
            </w:r>
          </w:p>
        </w:tc>
        <w:tc>
          <w:tcPr>
            <w:tcW w:w="1288" w:type="dxa"/>
          </w:tcPr>
          <w:p w14:paraId="522BD034" w14:textId="77777777" w:rsidR="00007D47" w:rsidRPr="00007D47" w:rsidRDefault="00007D47" w:rsidP="004A0238">
            <w:r w:rsidRPr="00007D47">
              <w:t>97.4%</w:t>
            </w:r>
          </w:p>
        </w:tc>
        <w:tc>
          <w:tcPr>
            <w:tcW w:w="1288" w:type="dxa"/>
          </w:tcPr>
          <w:p w14:paraId="75DF491B" w14:textId="77777777" w:rsidR="00007D47" w:rsidRPr="00007D47" w:rsidRDefault="00007D47" w:rsidP="004A0238">
            <w:r w:rsidRPr="00007D47">
              <w:t>99.0%</w:t>
            </w:r>
          </w:p>
        </w:tc>
        <w:tc>
          <w:tcPr>
            <w:tcW w:w="1288" w:type="dxa"/>
          </w:tcPr>
          <w:p w14:paraId="1204986F" w14:textId="77777777" w:rsidR="00007D47" w:rsidRPr="00007D47" w:rsidRDefault="00007D47" w:rsidP="004A0238">
            <w:r w:rsidRPr="00007D47">
              <w:t>99.0%</w:t>
            </w:r>
          </w:p>
        </w:tc>
      </w:tr>
      <w:tr w:rsidR="00007D47" w:rsidRPr="00007D47" w14:paraId="678DC9CD" w14:textId="77777777">
        <w:tc>
          <w:tcPr>
            <w:tcW w:w="1288" w:type="dxa"/>
          </w:tcPr>
          <w:p w14:paraId="3FF75226" w14:textId="77777777" w:rsidR="00007D47" w:rsidRPr="00007D47" w:rsidRDefault="00007D47" w:rsidP="004A0238">
            <w:r w:rsidRPr="00007D47">
              <w:t>teatime</w:t>
            </w:r>
          </w:p>
        </w:tc>
        <w:tc>
          <w:tcPr>
            <w:tcW w:w="1288" w:type="dxa"/>
          </w:tcPr>
          <w:p w14:paraId="0E174084" w14:textId="77777777" w:rsidR="00007D47" w:rsidRPr="00007D47" w:rsidRDefault="00007D47" w:rsidP="004A0238">
            <w:r w:rsidRPr="00007D47">
              <w:t>10</w:t>
            </w:r>
          </w:p>
        </w:tc>
        <w:tc>
          <w:tcPr>
            <w:tcW w:w="1288" w:type="dxa"/>
          </w:tcPr>
          <w:p w14:paraId="2D12D116" w14:textId="77777777" w:rsidR="00007D47" w:rsidRPr="00007D47" w:rsidRDefault="00007D47" w:rsidP="004A0238">
            <w:r w:rsidRPr="00007D47">
              <w:t>330</w:t>
            </w:r>
          </w:p>
        </w:tc>
        <w:tc>
          <w:tcPr>
            <w:tcW w:w="1288" w:type="dxa"/>
          </w:tcPr>
          <w:p w14:paraId="45EBF742" w14:textId="77777777" w:rsidR="00007D47" w:rsidRPr="00007D47" w:rsidRDefault="00007D47" w:rsidP="004A0238">
            <w:r w:rsidRPr="00007D47">
              <w:t>69.1%</w:t>
            </w:r>
          </w:p>
        </w:tc>
        <w:tc>
          <w:tcPr>
            <w:tcW w:w="1288" w:type="dxa"/>
          </w:tcPr>
          <w:p w14:paraId="087976A5" w14:textId="77777777" w:rsidR="00007D47" w:rsidRPr="00007D47" w:rsidRDefault="00007D47" w:rsidP="004A0238">
            <w:r w:rsidRPr="00007D47">
              <w:t>77.9%</w:t>
            </w:r>
          </w:p>
        </w:tc>
        <w:tc>
          <w:tcPr>
            <w:tcW w:w="1288" w:type="dxa"/>
          </w:tcPr>
          <w:p w14:paraId="36C95F59" w14:textId="77777777" w:rsidR="00007D47" w:rsidRPr="00007D47" w:rsidRDefault="00007D47" w:rsidP="004A0238">
            <w:r w:rsidRPr="00007D47">
              <w:t>91.5%</w:t>
            </w:r>
          </w:p>
        </w:tc>
        <w:tc>
          <w:tcPr>
            <w:tcW w:w="1288" w:type="dxa"/>
          </w:tcPr>
          <w:p w14:paraId="665BB724" w14:textId="77777777" w:rsidR="00007D47" w:rsidRPr="00007D47" w:rsidRDefault="00007D47" w:rsidP="004A0238">
            <w:r w:rsidRPr="00007D47">
              <w:t>91.5%</w:t>
            </w:r>
          </w:p>
        </w:tc>
      </w:tr>
      <w:tr w:rsidR="00007D47" w:rsidRPr="00007D47" w14:paraId="67AC465B" w14:textId="77777777">
        <w:tc>
          <w:tcPr>
            <w:tcW w:w="1288" w:type="dxa"/>
          </w:tcPr>
          <w:p w14:paraId="4583A2A0" w14:textId="77777777" w:rsidR="00007D47" w:rsidRPr="00007D47" w:rsidRDefault="00007D47" w:rsidP="004A0238">
            <w:proofErr w:type="spellStart"/>
            <w:r w:rsidRPr="00007D47">
              <w:t>waldo_kitchen</w:t>
            </w:r>
            <w:proofErr w:type="spellEnd"/>
          </w:p>
        </w:tc>
        <w:tc>
          <w:tcPr>
            <w:tcW w:w="1288" w:type="dxa"/>
          </w:tcPr>
          <w:p w14:paraId="6602B634" w14:textId="77777777" w:rsidR="00007D47" w:rsidRPr="00007D47" w:rsidRDefault="00007D47" w:rsidP="004A0238">
            <w:r w:rsidRPr="00007D47">
              <w:t>10</w:t>
            </w:r>
          </w:p>
        </w:tc>
        <w:tc>
          <w:tcPr>
            <w:tcW w:w="1288" w:type="dxa"/>
          </w:tcPr>
          <w:p w14:paraId="1114E02E" w14:textId="77777777" w:rsidR="00007D47" w:rsidRPr="00007D47" w:rsidRDefault="00007D47" w:rsidP="004A0238">
            <w:r w:rsidRPr="00007D47">
              <w:t>334</w:t>
            </w:r>
          </w:p>
        </w:tc>
        <w:tc>
          <w:tcPr>
            <w:tcW w:w="1288" w:type="dxa"/>
          </w:tcPr>
          <w:p w14:paraId="68E8FEC7" w14:textId="77777777" w:rsidR="00007D47" w:rsidRPr="00007D47" w:rsidRDefault="00007D47" w:rsidP="004A0238">
            <w:r w:rsidRPr="00007D47">
              <w:t>74.6%</w:t>
            </w:r>
          </w:p>
        </w:tc>
        <w:tc>
          <w:tcPr>
            <w:tcW w:w="1288" w:type="dxa"/>
          </w:tcPr>
          <w:p w14:paraId="4D830FBA" w14:textId="77777777" w:rsidR="00007D47" w:rsidRPr="00007D47" w:rsidRDefault="00007D47" w:rsidP="004A0238">
            <w:r w:rsidRPr="00007D47">
              <w:t>89.5%</w:t>
            </w:r>
          </w:p>
        </w:tc>
        <w:tc>
          <w:tcPr>
            <w:tcW w:w="1288" w:type="dxa"/>
          </w:tcPr>
          <w:p w14:paraId="37FF40F1" w14:textId="77777777" w:rsidR="00007D47" w:rsidRPr="00007D47" w:rsidRDefault="00007D47" w:rsidP="004A0238">
            <w:r w:rsidRPr="00007D47">
              <w:t>93.1%</w:t>
            </w:r>
          </w:p>
        </w:tc>
        <w:tc>
          <w:tcPr>
            <w:tcW w:w="1288" w:type="dxa"/>
          </w:tcPr>
          <w:p w14:paraId="566B2661" w14:textId="77777777" w:rsidR="00007D47" w:rsidRPr="00007D47" w:rsidRDefault="00007D47" w:rsidP="004A0238">
            <w:r w:rsidRPr="00007D47">
              <w:t>93.7%</w:t>
            </w:r>
          </w:p>
        </w:tc>
      </w:tr>
      <w:tr w:rsidR="00007D47" w:rsidRPr="00007D47" w14:paraId="5F542AAD" w14:textId="77777777">
        <w:tc>
          <w:tcPr>
            <w:tcW w:w="1288" w:type="dxa"/>
          </w:tcPr>
          <w:p w14:paraId="5713F935" w14:textId="77777777" w:rsidR="00007D47" w:rsidRPr="00007D47" w:rsidRDefault="00007D47" w:rsidP="004A0238">
            <w:r w:rsidRPr="00007D47">
              <w:t>figurines</w:t>
            </w:r>
          </w:p>
        </w:tc>
        <w:tc>
          <w:tcPr>
            <w:tcW w:w="1288" w:type="dxa"/>
          </w:tcPr>
          <w:p w14:paraId="344C5287" w14:textId="77777777" w:rsidR="00007D47" w:rsidRPr="00007D47" w:rsidRDefault="00007D47" w:rsidP="004A0238">
            <w:r w:rsidRPr="00007D47">
              <w:t>10</w:t>
            </w:r>
          </w:p>
        </w:tc>
        <w:tc>
          <w:tcPr>
            <w:tcW w:w="1288" w:type="dxa"/>
          </w:tcPr>
          <w:p w14:paraId="6F06CA93" w14:textId="77777777" w:rsidR="00007D47" w:rsidRPr="00007D47" w:rsidRDefault="00007D47" w:rsidP="004A0238">
            <w:r w:rsidRPr="00007D47">
              <w:t>364</w:t>
            </w:r>
          </w:p>
        </w:tc>
        <w:tc>
          <w:tcPr>
            <w:tcW w:w="1288" w:type="dxa"/>
          </w:tcPr>
          <w:p w14:paraId="729658D1" w14:textId="77777777" w:rsidR="00007D47" w:rsidRPr="00007D47" w:rsidRDefault="00007D47" w:rsidP="004A0238">
            <w:r w:rsidRPr="00007D47">
              <w:t>65.9%</w:t>
            </w:r>
          </w:p>
        </w:tc>
        <w:tc>
          <w:tcPr>
            <w:tcW w:w="1288" w:type="dxa"/>
          </w:tcPr>
          <w:p w14:paraId="0CDA4E07" w14:textId="77777777" w:rsidR="00007D47" w:rsidRPr="00007D47" w:rsidRDefault="00007D47" w:rsidP="004A0238">
            <w:r w:rsidRPr="00007D47">
              <w:t>88.5%</w:t>
            </w:r>
          </w:p>
        </w:tc>
        <w:tc>
          <w:tcPr>
            <w:tcW w:w="1288" w:type="dxa"/>
          </w:tcPr>
          <w:p w14:paraId="2DF01F03" w14:textId="77777777" w:rsidR="00007D47" w:rsidRPr="00007D47" w:rsidRDefault="00007D47" w:rsidP="004A0238">
            <w:r w:rsidRPr="00007D47">
              <w:t>91.8%</w:t>
            </w:r>
          </w:p>
        </w:tc>
        <w:tc>
          <w:tcPr>
            <w:tcW w:w="1288" w:type="dxa"/>
          </w:tcPr>
          <w:p w14:paraId="6FE27FF7" w14:textId="77777777" w:rsidR="00007D47" w:rsidRPr="00007D47" w:rsidRDefault="00007D47" w:rsidP="004A0238">
            <w:r w:rsidRPr="00007D47">
              <w:t>92.3%</w:t>
            </w:r>
          </w:p>
        </w:tc>
      </w:tr>
    </w:tbl>
    <w:p w14:paraId="3AF62A1B" w14:textId="77777777" w:rsidR="00007D47" w:rsidRDefault="00007D47" w:rsidP="00007D47"/>
    <w:p w14:paraId="10BA1FEF" w14:textId="77777777" w:rsidR="00007D47" w:rsidRDefault="00007D47" w:rsidP="00007D47">
      <w:r w:rsidRPr="00007D47">
        <w:t>Ramen is already near-saturated before repair (Recall@5 = 99.0%) and gains entirely at Recall@3; teatime gains the least and is the only scene where neither metric reaches the levels seen elsewhere, suggesting its object arrangement produces relations the model ranks correctly less often to begin with, leaving less for repair to recover from a strong base ranking.</w:t>
      </w:r>
    </w:p>
    <w:p w14:paraId="40CF1C57" w14:textId="77777777" w:rsidR="00DC2793" w:rsidRDefault="00DC2793" w:rsidP="00007D47"/>
    <w:p w14:paraId="1BA41113" w14:textId="77777777" w:rsidR="00DC2793" w:rsidRPr="00DC2793" w:rsidRDefault="00DC2793" w:rsidP="00DC2793">
      <w:r w:rsidRPr="00DC2793">
        <w:rPr>
          <w:b/>
          <w:bCs/>
        </w:rPr>
        <w:t>6.4 Qualitative Example</w:t>
      </w:r>
    </w:p>
    <w:p w14:paraId="002FD51B" w14:textId="77777777" w:rsidR="00DC2793" w:rsidRPr="00DC2793" w:rsidRDefault="00DC2793" w:rsidP="00DC2793">
      <w:r w:rsidRPr="00DC2793">
        <w:t>Figure 5 shows a representative subset of GeoKAN-Gamma's predicted, repaired scene graph for one tabletop scene (router, hair-dryer box, water bottle, watch, pen, stacked and arranged on a table), selected to illustrate the range of relation types the model recovers correctly rather than to claim a perfect result — 66 of the 84 relations predicted for this scene match ground truth, consistent with the aggregate accuracy reported in Section 6.</w:t>
      </w:r>
      <w:commentRangeStart w:id="78"/>
      <w:r w:rsidRPr="00DC2793">
        <w:t>2</w:t>
      </w:r>
      <w:commentRangeEnd w:id="78"/>
      <w:r w:rsidR="002643C7">
        <w:rPr>
          <w:rStyle w:val="CommentReference"/>
        </w:rPr>
        <w:commentReference w:id="78"/>
      </w:r>
      <w:r w:rsidRPr="00DC2793">
        <w:t>.</w:t>
      </w:r>
    </w:p>
    <w:p w14:paraId="19A9D09A" w14:textId="77777777" w:rsidR="00DC2793" w:rsidRDefault="00DC2793" w:rsidP="00DC2793">
      <w:pPr>
        <w:rPr>
          <w:b/>
          <w:bCs/>
        </w:rPr>
      </w:pPr>
    </w:p>
    <w:p w14:paraId="7B14C135" w14:textId="77777777" w:rsidR="00DC2793" w:rsidRDefault="00DC2793" w:rsidP="00DC2793">
      <w:pPr>
        <w:rPr>
          <w:b/>
          <w:bCs/>
        </w:rPr>
      </w:pPr>
    </w:p>
    <w:p w14:paraId="7ECA7865" w14:textId="77777777" w:rsidR="00DC2793" w:rsidRDefault="00DC2793" w:rsidP="00DC2793">
      <w:pPr>
        <w:rPr>
          <w:b/>
          <w:bCs/>
        </w:rPr>
      </w:pPr>
    </w:p>
    <w:p w14:paraId="460F200F" w14:textId="6644F727" w:rsidR="00DC2793" w:rsidRPr="00DC2793" w:rsidRDefault="00DC2793" w:rsidP="00DC2793">
      <w:r w:rsidRPr="00DC2793">
        <w:rPr>
          <w:b/>
          <w:bCs/>
        </w:rPr>
        <w:t>Figure 5.</w:t>
      </w:r>
      <w:r w:rsidRPr="00DC2793">
        <w:t xml:space="preserve"> Predicted scene graph (post-repair) for one tabletop scene, restricted to the five physical objects and a representative, verified-correct subset of predicted relations.</w:t>
      </w:r>
    </w:p>
    <w:p w14:paraId="785B2746" w14:textId="77777777" w:rsidR="00DC2793" w:rsidRDefault="00DC2793" w:rsidP="00007D47"/>
    <w:p w14:paraId="4F67CA4C" w14:textId="0C4C9AA2" w:rsidR="00D813D9" w:rsidRDefault="001A06CC" w:rsidP="00007D47">
      <w:r>
        <w:rPr>
          <w:noProof/>
        </w:rPr>
        <w:lastRenderedPageBreak/>
        <w:drawing>
          <wp:inline distT="0" distB="0" distL="0" distR="0" wp14:anchorId="71D502BA" wp14:editId="24DCE413">
            <wp:extent cx="5731510" cy="1585595"/>
            <wp:effectExtent l="0" t="0" r="2540" b="0"/>
            <wp:docPr id="1683524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24659" name="Picture 16835246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585595"/>
                    </a:xfrm>
                    <a:prstGeom prst="rect">
                      <a:avLst/>
                    </a:prstGeom>
                  </pic:spPr>
                </pic:pic>
              </a:graphicData>
            </a:graphic>
          </wp:inline>
        </w:drawing>
      </w:r>
    </w:p>
    <w:p w14:paraId="5BC8A178" w14:textId="77777777" w:rsidR="00D813D9" w:rsidRPr="00D813D9" w:rsidRDefault="00D813D9" w:rsidP="00D813D9">
      <w:del w:id="79" w:author="Sahil Shah" w:date="2026-06-26T16:40:00Z">
        <w:r w:rsidRPr="00D813D9" w:rsidDel="002643C7">
          <w:rPr>
            <w:b/>
            <w:bCs/>
          </w:rPr>
          <w:delText>7 Discussion</w:delText>
        </w:r>
      </w:del>
    </w:p>
    <w:p w14:paraId="3AE76CF5" w14:textId="77777777" w:rsidR="00D813D9" w:rsidRPr="00D813D9" w:rsidRDefault="00D813D9" w:rsidP="00D813D9">
      <w:r w:rsidRPr="00D813D9">
        <w:rPr>
          <w:b/>
          <w:bCs/>
        </w:rPr>
        <w:t>7.1 Geometric Features as a Sufficient Substitute for Semantic Grounding</w:t>
      </w:r>
    </w:p>
    <w:p w14:paraId="5B4BD037" w14:textId="77777777" w:rsidR="00D813D9" w:rsidRPr="00D813D9" w:rsidRDefault="00D813D9" w:rsidP="00D813D9">
      <w:r w:rsidRPr="00D813D9">
        <w:t>The results in Section 6 converge on a claim more specific than "</w:t>
      </w:r>
      <w:proofErr w:type="spellStart"/>
      <w:r w:rsidRPr="00D813D9">
        <w:t>GeoKAN</w:t>
      </w:r>
      <w:proofErr w:type="spellEnd"/>
      <w:r w:rsidRPr="00D813D9">
        <w:t xml:space="preserve"> works": the spatial relations evaluated here are geometric facts, and a system built around well-engineered, scale-invariant features does not need semantic grounding to predict them accurately — regardless of which classification head sits on top of that feature design. The matched-budget ablation (Section 6.1) reaches Recall@5 = 98.17% in-distribution, within 0.15 points of </w:t>
      </w:r>
      <w:proofErr w:type="spellStart"/>
      <w:r w:rsidRPr="00D813D9">
        <w:t>GeoKAN</w:t>
      </w:r>
      <w:proofErr w:type="spellEnd"/>
      <w:r w:rsidRPr="00D813D9">
        <w:t xml:space="preserve">-Gamma's 98.32%, and would itself clear </w:t>
      </w:r>
      <w:proofErr w:type="spellStart"/>
      <w:r w:rsidRPr="00D813D9">
        <w:t>ReLaGS's</w:t>
      </w:r>
      <w:proofErr w:type="spellEnd"/>
      <w:r w:rsidRPr="00D813D9">
        <w:t xml:space="preserve"> 87.0% by essentially the same margin </w:t>
      </w:r>
      <w:proofErr w:type="spellStart"/>
      <w:r w:rsidRPr="00D813D9">
        <w:t>GeoKAN</w:t>
      </w:r>
      <w:proofErr w:type="spellEnd"/>
      <w:r w:rsidRPr="00D813D9">
        <w:t xml:space="preserve"> does. The headline claim against foundation-model-dependent systems is therefore a property of the feature design, the rule-based label injection (Section 5.4), and the symbolic repair module (Section 5.8) — not of any one architectural choice for the head.</w:t>
      </w:r>
    </w:p>
    <w:p w14:paraId="067FA653" w14:textId="77777777" w:rsidR="00D813D9" w:rsidRPr="00D813D9" w:rsidRDefault="00D813D9" w:rsidP="00D813D9">
      <w:r w:rsidRPr="00D813D9">
        <w:t xml:space="preserve">What the architectural choice does determine is how that accuracy survives a change of domain. Across both forms of distribution shift tested in this paper — a scale shift to tabletop scenes an order of magnitude smaller than training (Section 6.2) and a dataset shift to an unseen benchmark at comparable scale (Section 6.3) — </w:t>
      </w:r>
      <w:proofErr w:type="spellStart"/>
      <w:r w:rsidRPr="00D813D9">
        <w:t>GeoKAN</w:t>
      </w:r>
      <w:proofErr w:type="spellEnd"/>
      <w:r w:rsidRPr="00D813D9">
        <w:t xml:space="preserve">-Gamma leads the matched-budget MLP baseline by 2-5 points on every reported metric, despite using roughly two-thirds the parameters. The direction and magnitude of this gap are consistent across two independent held-out settings, which is what distinguishes it from a one-off result: whatever </w:t>
      </w:r>
      <w:proofErr w:type="spellStart"/>
      <w:r w:rsidRPr="00D813D9">
        <w:t>GeoKAN</w:t>
      </w:r>
      <w:proofErr w:type="spellEnd"/>
      <w:r w:rsidRPr="00D813D9">
        <w:t xml:space="preserve"> contributes, it contributes the same way under two different kinds of shift.</w:t>
      </w:r>
    </w:p>
    <w:p w14:paraId="6A1C778C" w14:textId="77777777" w:rsidR="00D813D9" w:rsidRPr="00D813D9" w:rsidRDefault="00D813D9" w:rsidP="00D813D9">
      <w:r w:rsidRPr="00D813D9">
        <w:t xml:space="preserve">This pattern extends, rather than merely confirms, the recent finding that conventional MLPs match or exceed Kolmogorov-Arnold Networks outside symbolic-regression tasks [22]. That comparison was conducted entirely in-distribution; this paper's three-setting evaluation adds a dimension it did not test. A natural interpretation is that </w:t>
      </w:r>
      <w:proofErr w:type="spellStart"/>
      <w:r w:rsidRPr="00D813D9">
        <w:t>GeoKAN's</w:t>
      </w:r>
      <w:proofErr w:type="spellEnd"/>
      <w:r w:rsidRPr="00D813D9">
        <w:t xml:space="preserve"> metric — particularly the Gamma variant's single fixed scalar per input dimension — imposes a tighter constraint on what the layer can represent than the MLP baseline's more flexible learned expansion, an inductive bias that costs nothing in-distribution but pays off precisely where this system is designed to be deployed: outside it.</w:t>
      </w:r>
    </w:p>
    <w:p w14:paraId="612314F1" w14:textId="77777777" w:rsidR="00D813D9" w:rsidRPr="00D813D9" w:rsidRDefault="00D813D9" w:rsidP="00D813D9">
      <w:r w:rsidRPr="00D813D9">
        <w:lastRenderedPageBreak/>
        <w:t xml:space="preserve">This efficiency extends to wall-clock cost. Measured on a single consumer laptop GPU, </w:t>
      </w:r>
      <w:proofErr w:type="spellStart"/>
      <w:r w:rsidRPr="00D813D9">
        <w:t>GeoKANRelationGNN's</w:t>
      </w:r>
      <w:proofErr w:type="spellEnd"/>
      <w:r w:rsidRPr="00D813D9">
        <w:t xml:space="preserve"> forward pass over a full scene graph completes in 3-4 milliseconds, and symbolic repair adds under 2 milliseconds on top of it, with the network running just as fast on CPU as on GPU for graphs this small — specialised hardware is a convenience here, not a requirement. The slower stage in the full pipeline is HDBSCAN-based object clustering, at 4.2 to 4.7 seconds per scene, bringing the complete end-to-end pipeline to 5-6 seconds — still well clear of the over-ten-minutes-per-scene runtimes reported for foundation-model-based systems (Section 1), with the gap narrowing only because object segmentation, a problem every class-agnostic 3D method shares, is this pipeline's slowest stage rather than relation prediction.</w:t>
      </w:r>
    </w:p>
    <w:p w14:paraId="19E74EA6" w14:textId="77777777" w:rsidR="00D813D9" w:rsidRPr="00D813D9" w:rsidRDefault="00D813D9" w:rsidP="00D813D9">
      <w:r w:rsidRPr="00D813D9">
        <w:rPr>
          <w:b/>
          <w:bCs/>
        </w:rPr>
        <w:t>7.2 Symbolic Repair as Recall Completion</w:t>
      </w:r>
    </w:p>
    <w:p w14:paraId="59C0FBC3" w14:textId="77777777" w:rsidR="00D813D9" w:rsidRPr="00D813D9" w:rsidRDefault="00D813D9" w:rsidP="00D813D9">
      <w:r w:rsidRPr="00D813D9">
        <w:t>Across both held-out evaluation settings, symbolic repair behaves the same way: it finds zero or near-zero contradictions and almost entirely adds relations — a result that speaks well of the network's predictions outside the training distribution, since it indicates they remain largely self-consistent even as raw accuracy degrades under domain shift. The errors that domain shift introduces are concentrated in omission — relations the network is positioned to recover but does not yet surface above threshold — rather than in self-contradiction, which is exactly the failure mode this module is designed to address.</w:t>
      </w:r>
    </w:p>
    <w:p w14:paraId="5B87504A" w14:textId="77777777" w:rsidR="00D813D9" w:rsidRPr="00D813D9" w:rsidRDefault="00D813D9" w:rsidP="00D813D9">
      <w:r w:rsidRPr="00D813D9">
        <w:t xml:space="preserve">Repair's guarantee is, by design, unconditional on logical consistency and conditional on correctness: it completes whatever the network's own predictions imply, and inherits the network's confidence in those predictions rather than independently verifying them. This is what makes it valuable without requiring any additional training data or parameters. On tabletop, this produces a clear, substantial Micro F1 gain, concentrated in exactly the relations — </w:t>
      </w:r>
      <w:proofErr w:type="spellStart"/>
      <w:r w:rsidRPr="00D813D9">
        <w:t>on_top_of</w:t>
      </w:r>
      <w:proofErr w:type="spellEnd"/>
      <w:r w:rsidRPr="00D813D9">
        <w:t xml:space="preserve">, </w:t>
      </w:r>
      <w:proofErr w:type="spellStart"/>
      <w:r w:rsidRPr="00D813D9">
        <w:t>lower_than</w:t>
      </w:r>
      <w:proofErr w:type="spellEnd"/>
      <w:r w:rsidRPr="00D813D9">
        <w:t xml:space="preserve"> — that the inverse-completeness and transitive-closure rules are built to recover (Section 6.2). On LERF, the same mechanism instead produces a precision/recall trade-off that leaves Micro F1 essentially unchanged: recall rises as genuinely missing relations are completed, while precision falls by a comparable amount as a smaller number of completions inherit an underlying misprediction. Both outcomes follow from the same design choice, applied consistently; which one a given benchmark sees depends on a quantity the module has no way to observe directly — how often the network's underlying predictions were already correct to begin with.</w:t>
      </w:r>
    </w:p>
    <w:p w14:paraId="712008A9" w14:textId="4BD37238" w:rsidR="00D813D9" w:rsidRPr="00D813D9" w:rsidRDefault="00D813D9" w:rsidP="00D813D9">
      <w:r w:rsidRPr="00D813D9">
        <w:rPr>
          <w:b/>
          <w:bCs/>
        </w:rPr>
        <w:t>7.3</w:t>
      </w:r>
      <w:ins w:id="80" w:author="Sahil Shah" w:date="2026-06-26T16:40:00Z">
        <w:r w:rsidR="002643C7">
          <w:rPr>
            <w:b/>
            <w:bCs/>
          </w:rPr>
          <w:t xml:space="preserve"> Limitations and </w:t>
        </w:r>
      </w:ins>
      <w:del w:id="81" w:author="Sahil Shah" w:date="2026-06-26T16:40:00Z">
        <w:r w:rsidRPr="00D813D9" w:rsidDel="002643C7">
          <w:rPr>
            <w:b/>
            <w:bCs/>
          </w:rPr>
          <w:delText xml:space="preserve"> </w:delText>
        </w:r>
      </w:del>
      <w:r w:rsidRPr="00D813D9">
        <w:rPr>
          <w:b/>
          <w:bCs/>
        </w:rPr>
        <w:t>Scope</w:t>
      </w:r>
    </w:p>
    <w:p w14:paraId="74F93D2B" w14:textId="6FC28911" w:rsidR="00D813D9" w:rsidRPr="00D813D9" w:rsidRDefault="002643C7" w:rsidP="00D813D9">
      <w:ins w:id="82" w:author="Sahil Shah" w:date="2026-06-26T16:40:00Z">
        <w:r>
          <w:t xml:space="preserve">The </w:t>
        </w:r>
      </w:ins>
      <w:del w:id="83" w:author="Sahil Shah" w:date="2026-06-26T16:40:00Z">
        <w:r w:rsidR="00D813D9" w:rsidRPr="00D813D9" w:rsidDel="002643C7">
          <w:delText>This paper's</w:delText>
        </w:r>
      </w:del>
      <w:r w:rsidR="00D813D9" w:rsidRPr="00D813D9">
        <w:t xml:space="preserve"> evaluation protocol </w:t>
      </w:r>
      <w:ins w:id="84" w:author="Sahil Shah" w:date="2026-06-26T16:40:00Z">
        <w:r>
          <w:t xml:space="preserve">used in this study </w:t>
        </w:r>
      </w:ins>
      <w:r w:rsidR="00D813D9" w:rsidRPr="00D813D9">
        <w:t>reflects a set of deliberate choices about what to isolate at this stage of the work, each leaving a clear, well-defined direction for what comes next. Object instances for the held-out and cross-domain settings are supplied via oracle clustering (Section 5.9), the predicate-</w:t>
      </w:r>
      <w:r w:rsidR="00D813D9" w:rsidRPr="00D813D9">
        <w:lastRenderedPageBreak/>
        <w:t>classification convention standard in 3D scene graph literature, which lets relation-prediction quality — this paper's contribution — be assessed on its own terms, separately from class-agnostic instance segmentation, a distinct problem with its own dedicated literature. The scenes evaluated span four to thirteen objects, comfortably covering the tabletop-manipulation and single-room scenarios this system targets; extending the evaluation to substantially denser scenes is a natural next step as the approach moves toward larger environments. attached_to's cross-domain transfer is left to future work, since it does not occur in the tabletop benchmark's natural object arrangements. The comparison against GaussianGraph on LERF rests on ground truth derived from this paper's own geometric rule rather than GaussianGraph's LLaVA-based annotation — the scenes, objects, and relation vocabulary are identical, and the comparison is offered on that basis, with the annotation source stated plainly as a difference in methodology rather than in rigor. Results throughout this paper are reported from a single training run per configuration, consistent with the scope of a first systematic comparison across architectures and evaluation settings; extending each comparison to multiple seeds is a natural next step for the closest margins reported here, particularly the in-distribution gap between GeoKAN-Gamma and the matched-budget baseline (Section 6.1). The relative contribution of rule-based label injection, the asymmetric loss, and the GeoKAN architecture to the headline result is not separately isolated here — doing so would require retraining with each mechanism disabled in turn, distinct from the architecture-only comparison in Section 6.1 — and is left as a natural extension of the controlled-ablation approach already established in this work.</w:t>
      </w:r>
    </w:p>
    <w:p w14:paraId="18AC8B8A" w14:textId="77777777" w:rsidR="00D813D9" w:rsidRPr="00D813D9" w:rsidRDefault="00D813D9" w:rsidP="00D813D9">
      <w:r w:rsidRPr="00D813D9">
        <w:t>Finally, the geometric assumptions in Section 5.3 are designed for static indoor arrangements of rigid objects — the setting motivating this work's deployment scenarios, from tabletop manipulation to room-scale understanding — and extending them to dynamic, articulated, or outdoor scenes is a promising direction for future work rather than a requirement of the present design.</w:t>
      </w:r>
    </w:p>
    <w:p w14:paraId="2E71FCC8" w14:textId="77777777" w:rsidR="00D813D9" w:rsidRDefault="00D813D9" w:rsidP="00007D47"/>
    <w:p w14:paraId="65FB61B7" w14:textId="77777777" w:rsidR="00D813D9" w:rsidRPr="00D813D9" w:rsidRDefault="00D813D9" w:rsidP="00D813D9">
      <w:r w:rsidRPr="00D813D9">
        <w:rPr>
          <w:b/>
          <w:bCs/>
        </w:rPr>
        <w:t>8 Conclusion</w:t>
      </w:r>
    </w:p>
    <w:p w14:paraId="77E09A3F" w14:textId="2FB3B9DD" w:rsidR="00D813D9" w:rsidRPr="00D813D9" w:rsidRDefault="00D813D9" w:rsidP="00D813D9">
      <w:r w:rsidRPr="00D813D9">
        <w:t xml:space="preserve">This </w:t>
      </w:r>
      <w:ins w:id="85" w:author="Sahil Shah" w:date="2026-06-26T16:41:00Z">
        <w:r w:rsidR="002643C7">
          <w:t xml:space="preserve">study </w:t>
        </w:r>
      </w:ins>
      <w:del w:id="86" w:author="Sahil Shah" w:date="2026-06-26T16:40:00Z">
        <w:r w:rsidRPr="00D813D9" w:rsidDel="002643C7">
          <w:delText xml:space="preserve">paper </w:delText>
        </w:r>
      </w:del>
      <w:r w:rsidRPr="00D813D9">
        <w:t xml:space="preserve">presented </w:t>
      </w:r>
      <w:proofErr w:type="spellStart"/>
      <w:r w:rsidRPr="00D813D9">
        <w:t>LogicSplat</w:t>
      </w:r>
      <w:proofErr w:type="spellEnd"/>
      <w:r w:rsidRPr="00D813D9">
        <w:t xml:space="preserve">, a neuro-symbolic pipeline that predicts ten spatial relation classes directly from 3D Gaussian Splat geometry, without any vision-language model, depth sensor, or semantic label at inference time. Objects are segmented via density-based clustering, represented through scale-invariant geometric features, and classified by </w:t>
      </w:r>
      <w:proofErr w:type="spellStart"/>
      <w:r w:rsidRPr="00D813D9">
        <w:t>GeoKANRelationGNN</w:t>
      </w:r>
      <w:proofErr w:type="spellEnd"/>
      <w:r w:rsidRPr="00D813D9">
        <w:t>, whose dual contact/directional heads use Geometric Kolmogorov-Arnold Networks. Rule-based label injection addresses the severe annotation sparsity of the 3DSSG training data, and a zero-parameter symbolic repair module enforces logical consistency on the predicted graph after inference.</w:t>
      </w:r>
    </w:p>
    <w:p w14:paraId="7E8A4AE2" w14:textId="77777777" w:rsidR="00D813D9" w:rsidRPr="00D813D9" w:rsidRDefault="00D813D9" w:rsidP="00D813D9">
      <w:r w:rsidRPr="00D813D9">
        <w:lastRenderedPageBreak/>
        <w:t xml:space="preserve">On the 3DSSG benchmark, the system achieves Macro F1 = 0.926 and </w:t>
      </w:r>
      <w:proofErr w:type="gramStart"/>
      <w:r w:rsidRPr="00D813D9">
        <w:t>Recall</w:t>
      </w:r>
      <w:proofErr w:type="gramEnd"/>
      <w:r w:rsidRPr="00D813D9">
        <w:t xml:space="preserve">@5 = 98.3%, exceeding </w:t>
      </w:r>
      <w:proofErr w:type="spellStart"/>
      <w:r w:rsidRPr="00D813D9">
        <w:t>ReLaGS</w:t>
      </w:r>
      <w:proofErr w:type="spellEnd"/>
      <w:r w:rsidRPr="00D813D9">
        <w:t xml:space="preserve">, </w:t>
      </w:r>
      <w:proofErr w:type="spellStart"/>
      <w:r w:rsidRPr="00D813D9">
        <w:t>RelationField</w:t>
      </w:r>
      <w:proofErr w:type="spellEnd"/>
      <w:r w:rsidRPr="00D813D9">
        <w:t xml:space="preserve">, </w:t>
      </w:r>
      <w:proofErr w:type="spellStart"/>
      <w:r w:rsidRPr="00D813D9">
        <w:t>ConceptGraphs</w:t>
      </w:r>
      <w:proofErr w:type="spellEnd"/>
      <w:r w:rsidRPr="00D813D9">
        <w:t xml:space="preserve">, and Open3DSG by 11 to 33 percentage points while using under 0.1% of the largest baseline's parameters. On four held-out LERF scenes, the system reaches Recall@5 = 95.0% after symbolic repair, exceeding </w:t>
      </w:r>
      <w:proofErr w:type="spellStart"/>
      <w:r w:rsidRPr="00D813D9">
        <w:t>GaussianGraph's</w:t>
      </w:r>
      <w:proofErr w:type="spellEnd"/>
      <w:r w:rsidRPr="00D813D9">
        <w:t xml:space="preserve"> strongest configuration by over 30 percentage points. On eight custom tabletop scenes evaluated zero-shot across an order-of-magnitude scale gap, the system reaches Recall@5 = 92.7%, with symbolic repair improving Micro F1 by 3.4 points without any retraining. A controlled comparison against a matched-capacity multilayer perceptron shows this advantage over foundation-model-dependent systems is a property of the feature design and training strategy rather than of the classification head alone, while the head itself contributes a measurable generalisation advantage, observed consistently under both scale shift and dataset shift.</w:t>
      </w:r>
    </w:p>
    <w:p w14:paraId="1A67C4CD" w14:textId="77777777" w:rsidR="00D813D9" w:rsidRPr="00D813D9" w:rsidRDefault="00D813D9" w:rsidP="00D813D9">
      <w:r w:rsidRPr="00D813D9">
        <w:t>Five findings constitute this paper's contribution to the field:</w:t>
      </w:r>
    </w:p>
    <w:p w14:paraId="19F5BA53" w14:textId="77777777" w:rsidR="00D813D9" w:rsidRPr="00D813D9" w:rsidRDefault="00D813D9" w:rsidP="00D813D9">
      <w:r w:rsidRPr="00D813D9">
        <w:rPr>
          <w:b/>
          <w:bCs/>
        </w:rPr>
        <w:t>C1.</w:t>
      </w:r>
      <w:r w:rsidRPr="00D813D9">
        <w:t xml:space="preserve"> Geometry-only spatial relation prediction from Gaussian Splat geometry, with no foundation model at inference time, exceeds every compared foundation-model-dependent or per-scene-optimised method on the 3DSSG benchmark, establishing that semantic grounding is not a prerequisite for geometric spatial reasoning at this task.</w:t>
      </w:r>
    </w:p>
    <w:p w14:paraId="02F9D16E" w14:textId="77777777" w:rsidR="00D813D9" w:rsidRPr="00D813D9" w:rsidRDefault="00D813D9" w:rsidP="00D813D9">
      <w:r w:rsidRPr="00D813D9">
        <w:rPr>
          <w:b/>
          <w:bCs/>
        </w:rPr>
        <w:t>C2.</w:t>
      </w:r>
      <w:r w:rsidRPr="00D813D9">
        <w:t xml:space="preserve"> Rule-based label injection offers a principled treatment of 3DSSG's annotation sparsity, converting geometrically-certain unannotated pairs into pseudo-labels calibrated to each rule's actual geometric certainty, rather than leaving them as false negatives.</w:t>
      </w:r>
    </w:p>
    <w:p w14:paraId="44E4232E" w14:textId="77777777" w:rsidR="00D813D9" w:rsidRPr="00D813D9" w:rsidRDefault="00D813D9" w:rsidP="00D813D9">
      <w:r w:rsidRPr="00D813D9">
        <w:rPr>
          <w:b/>
          <w:bCs/>
        </w:rPr>
        <w:t>C3.</w:t>
      </w:r>
      <w:r w:rsidRPr="00D813D9">
        <w:t xml:space="preserve"> A matched-capacity ablation against a conventional multilayer perceptron shows </w:t>
      </w:r>
      <w:proofErr w:type="spellStart"/>
      <w:r w:rsidRPr="00D813D9">
        <w:t>GeoKAN</w:t>
      </w:r>
      <w:proofErr w:type="spellEnd"/>
      <w:r w:rsidRPr="00D813D9">
        <w:t xml:space="preserve"> provides no in-distribution advantage — consistent with recent findings that Kolmogorov-Arnold Networks generally do not outperform MLPs outside symbolic-regression tasks — but a consistent generalisation </w:t>
      </w:r>
      <w:proofErr w:type="gramStart"/>
      <w:r w:rsidRPr="00D813D9">
        <w:t>gain</w:t>
      </w:r>
      <w:proofErr w:type="gramEnd"/>
      <w:r w:rsidRPr="00D813D9">
        <w:t xml:space="preserve"> under both a scale shift and a dataset shift, extending that literature with a domain-shift axis it had not previously tested.</w:t>
      </w:r>
    </w:p>
    <w:p w14:paraId="7F267AB8" w14:textId="77777777" w:rsidR="00D813D9" w:rsidRPr="00D813D9" w:rsidRDefault="00D813D9" w:rsidP="00D813D9">
      <w:r w:rsidRPr="00D813D9">
        <w:rPr>
          <w:b/>
          <w:bCs/>
        </w:rPr>
        <w:t>C4.</w:t>
      </w:r>
      <w:r w:rsidRPr="00D813D9">
        <w:t xml:space="preserve"> </w:t>
      </w:r>
      <w:proofErr w:type="spellStart"/>
      <w:r w:rsidRPr="00D813D9">
        <w:t>SceneGraphRepair's</w:t>
      </w:r>
      <w:proofErr w:type="spellEnd"/>
      <w:r w:rsidRPr="00D813D9">
        <w:t xml:space="preserve"> value lies in recall completion rather than contradiction removal: across two independent held-out settings, the module's contribution comes almost entirely from completing relations the network under-predicted, indicating that this class of system's out-of-distribution errors are dominated by omission rather than self-contradiction.</w:t>
      </w:r>
    </w:p>
    <w:p w14:paraId="023EE1FA" w14:textId="77777777" w:rsidR="00D813D9" w:rsidRPr="00D813D9" w:rsidRDefault="00D813D9" w:rsidP="00D813D9">
      <w:r w:rsidRPr="00D813D9">
        <w:rPr>
          <w:b/>
          <w:bCs/>
        </w:rPr>
        <w:t>C5.</w:t>
      </w:r>
      <w:r w:rsidRPr="00D813D9">
        <w:t xml:space="preserve"> Comparing degradation between a dataset shift (LERF) and a scale shift (tabletop) at otherwise comparable difficulty isolates scale, not dataset identity, as the dominant factor in cross-domain transfer for this class of system, with </w:t>
      </w:r>
      <w:proofErr w:type="spellStart"/>
      <w:r w:rsidRPr="00D813D9">
        <w:t>in_front_of</w:t>
      </w:r>
      <w:proofErr w:type="spellEnd"/>
      <w:r w:rsidRPr="00D813D9">
        <w:t xml:space="preserve"> and behind degrading most under the scale shift and </w:t>
      </w:r>
      <w:proofErr w:type="spellStart"/>
      <w:r w:rsidRPr="00D813D9">
        <w:t>on_top_of</w:t>
      </w:r>
      <w:proofErr w:type="spellEnd"/>
      <w:r w:rsidRPr="00D813D9">
        <w:t xml:space="preserve"> and </w:t>
      </w:r>
      <w:proofErr w:type="spellStart"/>
      <w:r w:rsidRPr="00D813D9">
        <w:t>lower_than</w:t>
      </w:r>
      <w:proofErr w:type="spellEnd"/>
      <w:r w:rsidRPr="00D813D9">
        <w:t xml:space="preserve"> next.</w:t>
      </w:r>
    </w:p>
    <w:p w14:paraId="416FF47C" w14:textId="77777777" w:rsidR="00D813D9" w:rsidRPr="00D813D9" w:rsidRDefault="00D813D9" w:rsidP="00D813D9">
      <w:r w:rsidRPr="00D813D9">
        <w:lastRenderedPageBreak/>
        <w:t xml:space="preserve">Future work includes incorporating per-Gaussian covariance features — planarity, elongation, sphericity — directly into the node representation, which the splat already encodes but the current feature set does not exploit; extending evaluation to denser scenes and to </w:t>
      </w:r>
      <w:proofErr w:type="spellStart"/>
      <w:r w:rsidRPr="00D813D9">
        <w:t>attached_to's</w:t>
      </w:r>
      <w:proofErr w:type="spellEnd"/>
      <w:r w:rsidRPr="00D813D9">
        <w:t xml:space="preserve"> cross-domain transfer specifically; and testing whether the generalisation advantage identified here for </w:t>
      </w:r>
      <w:proofErr w:type="spellStart"/>
      <w:r w:rsidRPr="00D813D9">
        <w:t>GeoKAN</w:t>
      </w:r>
      <w:proofErr w:type="spellEnd"/>
      <w:r w:rsidRPr="00D813D9">
        <w:t xml:space="preserve"> extends to other Kolmogorov-Arnold Network applications under distribution shift more broadly.</w:t>
      </w:r>
    </w:p>
    <w:p w14:paraId="7F030985" w14:textId="77777777" w:rsidR="00D813D9" w:rsidRPr="00D813D9" w:rsidRDefault="00D813D9" w:rsidP="00D813D9">
      <w:r w:rsidRPr="00D813D9">
        <w:rPr>
          <w:b/>
          <w:bCs/>
        </w:rPr>
        <w:t>Declarations</w:t>
      </w:r>
    </w:p>
    <w:p w14:paraId="3291274E" w14:textId="77777777" w:rsidR="00D813D9" w:rsidRPr="00D813D9" w:rsidRDefault="00D813D9" w:rsidP="00D813D9">
      <w:r w:rsidRPr="00D813D9">
        <w:rPr>
          <w:b/>
          <w:bCs/>
        </w:rPr>
        <w:t>Funding:</w:t>
      </w:r>
      <w:r w:rsidRPr="00D813D9">
        <w:t xml:space="preserve"> This research received no external funding from any funding agency, commercial entity, or not-for-profit organization.</w:t>
      </w:r>
    </w:p>
    <w:p w14:paraId="059DBC12" w14:textId="77777777" w:rsidR="00D813D9" w:rsidRPr="00D813D9" w:rsidRDefault="00D813D9" w:rsidP="00D813D9">
      <w:r w:rsidRPr="00D813D9">
        <w:rPr>
          <w:b/>
          <w:bCs/>
        </w:rPr>
        <w:t>Conflict of Interest:</w:t>
      </w:r>
      <w:r w:rsidRPr="00D813D9">
        <w:t xml:space="preserve"> The authors declare no competing financial or non-financial interests.</w:t>
      </w:r>
    </w:p>
    <w:p w14:paraId="0F44C520" w14:textId="77777777" w:rsidR="00D813D9" w:rsidRPr="00D813D9" w:rsidRDefault="00D813D9" w:rsidP="00D813D9">
      <w:r w:rsidRPr="00D813D9">
        <w:rPr>
          <w:b/>
          <w:bCs/>
        </w:rPr>
        <w:t>Ethics Approval:</w:t>
      </w:r>
      <w:r w:rsidRPr="00D813D9">
        <w:t xml:space="preserve"> This study did not involve human participants, human data, or animal subjects. The custom tabletop scenes used for cross-domain evaluation contain only inanimate household objects; no ethics committee approval was required.</w:t>
      </w:r>
    </w:p>
    <w:p w14:paraId="5C4B1425" w14:textId="77777777" w:rsidR="00D813D9" w:rsidRPr="00D813D9" w:rsidRDefault="00D813D9" w:rsidP="00D813D9">
      <w:r w:rsidRPr="00D813D9">
        <w:rPr>
          <w:b/>
          <w:bCs/>
        </w:rPr>
        <w:t>Consent to Participate / Consent for Publication:</w:t>
      </w:r>
      <w:r w:rsidRPr="00D813D9">
        <w:t xml:space="preserve"> Not applicable.</w:t>
      </w:r>
    </w:p>
    <w:p w14:paraId="4750C022" w14:textId="77777777" w:rsidR="00D813D9" w:rsidRPr="00D813D9" w:rsidRDefault="00D813D9" w:rsidP="00D813D9">
      <w:r w:rsidRPr="00D813D9">
        <w:rPr>
          <w:b/>
          <w:bCs/>
        </w:rPr>
        <w:t>Data Availability:</w:t>
      </w:r>
      <w:r w:rsidRPr="00D813D9">
        <w:t xml:space="preserve"> The 3RScan and 3DSSG datasets are publicly available from their respective authors under their stated usage agreements. The LERF dataset is publicly available. The custom tabletop scene captures and derived ground-truth annotations generated for this study are available from the corresponding author upon reasonable request.</w:t>
      </w:r>
    </w:p>
    <w:p w14:paraId="7FE7B961" w14:textId="77777777" w:rsidR="00D813D9" w:rsidRPr="00D813D9" w:rsidRDefault="00D813D9" w:rsidP="00D813D9">
      <w:r w:rsidRPr="00D813D9">
        <w:rPr>
          <w:b/>
          <w:bCs/>
        </w:rPr>
        <w:t>Author Contributions:</w:t>
      </w:r>
      <w:r w:rsidRPr="00D813D9">
        <w:t xml:space="preserve"> Debjyoti Sengupta: conceptualization, methodology, software, data curation, formal analysis, investigation, writing — original draft. Sahil Shah: supervision, conceptualization, writing — review and editing.</w:t>
      </w:r>
    </w:p>
    <w:p w14:paraId="77BFC70E" w14:textId="77777777" w:rsidR="00D813D9" w:rsidRPr="00007D47" w:rsidRDefault="00D813D9" w:rsidP="00007D47"/>
    <w:p w14:paraId="13445801" w14:textId="77777777" w:rsidR="00007D47" w:rsidRPr="00007D47" w:rsidRDefault="00007D47" w:rsidP="00007D47"/>
    <w:p w14:paraId="3FF0D1D7" w14:textId="77777777" w:rsidR="00007D47" w:rsidRPr="00007D47" w:rsidRDefault="00007D47" w:rsidP="00007D47"/>
    <w:p w14:paraId="14AEF6C8" w14:textId="77777777" w:rsidR="00414517" w:rsidRDefault="00414517"/>
    <w:p w14:paraId="173E09AF" w14:textId="77777777" w:rsidR="00414517" w:rsidRDefault="00000000">
      <w:r>
        <w:t>References</w:t>
      </w:r>
    </w:p>
    <w:p w14:paraId="42064CCD" w14:textId="77777777" w:rsidR="00414517" w:rsidRDefault="00000000">
      <w:r>
        <w:t>1. Kerbl, B., Kopanas, G., Leimkuhler, T., Drettakis, G. (2023). 3D Gaussian Splatting for Real-Time Radiance Field Rendering. ACM Transactions on Graphics (SIGGRAPH 2023). arXiv:2308.04079.</w:t>
      </w:r>
    </w:p>
    <w:p w14:paraId="06BD203B" w14:textId="77777777" w:rsidR="00414517" w:rsidRDefault="00000000">
      <w:r>
        <w:t xml:space="preserve">2. Tancik, M., Weber, E., Ng, E., Li, R., Yi, B., Kerr, J., Wang, T., Kristoffersen, A., Austin, J., Salahi, K., Ahuja, A., McAllister, D., Kanazawa, A. (2023). Nerfstudio: A Modular </w:t>
      </w:r>
      <w:r>
        <w:lastRenderedPageBreak/>
        <w:t>Framework for Neural Radiance Field Development. ACM SIGGRAPH 2023. arXiv:2302.04264.</w:t>
      </w:r>
    </w:p>
    <w:p w14:paraId="208A1D0D" w14:textId="77777777" w:rsidR="00414517" w:rsidRDefault="00000000">
      <w:r>
        <w:t xml:space="preserve">3. Wang, X., Yang, D., Gao, Y., Yue, Y., Yang, Y., Fu, M. (2025). </w:t>
      </w:r>
      <w:proofErr w:type="spellStart"/>
      <w:r>
        <w:t>GaussianGraph</w:t>
      </w:r>
      <w:proofErr w:type="spellEnd"/>
      <w:r>
        <w:t>: 3D Gaussian-based Scene Graph Generation for Open-world Scene Understanding. arXiv:2503.04034.</w:t>
      </w:r>
    </w:p>
    <w:p w14:paraId="6D89363D" w14:textId="77777777" w:rsidR="00414517" w:rsidRDefault="00000000">
      <w:r>
        <w:t xml:space="preserve">4. Xie, Y., Arafa, A., Javanmardi, A., </w:t>
      </w:r>
      <w:proofErr w:type="spellStart"/>
      <w:r>
        <w:t>Millerdurai</w:t>
      </w:r>
      <w:proofErr w:type="spellEnd"/>
      <w:r>
        <w:t xml:space="preserve">, C., Hu, J.C., Wang, S., Pagani, A., Stricker, D. (2026). </w:t>
      </w:r>
      <w:proofErr w:type="spellStart"/>
      <w:r>
        <w:t>ReLaGS</w:t>
      </w:r>
      <w:proofErr w:type="spellEnd"/>
      <w:r>
        <w:t>: Relational Language Gaussian Splatting. CVPR 2026. arXiv:2603.17605.</w:t>
      </w:r>
    </w:p>
    <w:p w14:paraId="43F2BD0B" w14:textId="77777777" w:rsidR="00414517" w:rsidRDefault="00000000">
      <w:r>
        <w:t xml:space="preserve">5. Gu, Q., Kuwajerwala, A., Morin, S., </w:t>
      </w:r>
      <w:proofErr w:type="spellStart"/>
      <w:r>
        <w:t>Jatavallabhula</w:t>
      </w:r>
      <w:proofErr w:type="spellEnd"/>
      <w:r>
        <w:t xml:space="preserve">, K.M., Sen, B., Agarwal, A., Rivera, C., Paul, W., Ellis, K., Chellappa, R., Gan, C., de Melo, C.M., Tenenbaum, J.B., Torralba, A., Shkurti, F., Paull, L. (2023). </w:t>
      </w:r>
      <w:proofErr w:type="spellStart"/>
      <w:r>
        <w:t>ConceptGraphs</w:t>
      </w:r>
      <w:proofErr w:type="spellEnd"/>
      <w:r>
        <w:t>: Open-Vocabulary 3D Scene Graphs for Perception and Planning. arXiv:2309.16650.</w:t>
      </w:r>
    </w:p>
    <w:p w14:paraId="524B24A3" w14:textId="77777777" w:rsidR="00414517" w:rsidRPr="002643C7" w:rsidRDefault="00000000">
      <w:pPr>
        <w:rPr>
          <w:lang w:val="pt-BR"/>
          <w:rPrChange w:id="87" w:author="Sahil Shah" w:date="2026-06-26T16:32:00Z">
            <w:rPr/>
          </w:rPrChange>
        </w:rPr>
      </w:pPr>
      <w:r>
        <w:t xml:space="preserve">6. Koch, S., Vaskevicius, N., Colosi, M., Hermosilla, P., Ropinski, T. (2024). Open3DSG: Open-Vocabulary 3D Scene Graphs from Point Clouds with Queryable Objects and Open-Set Relationships. </w:t>
      </w:r>
      <w:r w:rsidRPr="002643C7">
        <w:rPr>
          <w:lang w:val="pt-BR"/>
          <w:rPrChange w:id="88" w:author="Sahil Shah" w:date="2026-06-26T16:32:00Z">
            <w:rPr/>
          </w:rPrChange>
        </w:rPr>
        <w:t>CVPR 2024. arXiv:2402.12259.</w:t>
      </w:r>
    </w:p>
    <w:p w14:paraId="27C972A8" w14:textId="77777777" w:rsidR="00414517" w:rsidRDefault="00000000">
      <w:r w:rsidRPr="002643C7">
        <w:rPr>
          <w:lang w:val="pt-BR"/>
          <w:rPrChange w:id="89" w:author="Sahil Shah" w:date="2026-06-26T16:32:00Z">
            <w:rPr/>
          </w:rPrChange>
        </w:rPr>
        <w:t xml:space="preserve">7. Wald, J., Dhamo, H., Navab, N., Tombari, F. (2020). </w:t>
      </w:r>
      <w:r>
        <w:t>Learning 3D Semantic Scene Graphs from 3D Indoor Reconstructions. CVPR 2020. arXiv:2004.03967.</w:t>
      </w:r>
    </w:p>
    <w:p w14:paraId="76407104" w14:textId="77777777" w:rsidR="00414517" w:rsidRDefault="00000000">
      <w:r>
        <w:t>8. Wald, J., Avetisyan, A., Navab, N., Tombari, F., Niessner, M. (2019). RIO: 3D Object Instance Re-Localization in Changing Indoor Environments. ICCV 2019. arXiv:1908.06109.</w:t>
      </w:r>
    </w:p>
    <w:p w14:paraId="213CAC6D" w14:textId="77777777" w:rsidR="00414517" w:rsidRDefault="00000000">
      <w:r>
        <w:t>9. Kerr, J., Kim, C.M., Goldberg, K., Kanazawa, A., Tancik, M. (2023). LERF: Language Embedded Radiance Fields. ICCV 2023. arXiv:2303.09553.</w:t>
      </w:r>
    </w:p>
    <w:p w14:paraId="2FAFA2BF" w14:textId="77777777" w:rsidR="00414517" w:rsidRDefault="00000000">
      <w:r>
        <w:t xml:space="preserve">10. Qin, M., Li, W., Zhou, J., Wang, H., Pfister, H. (2024). </w:t>
      </w:r>
      <w:proofErr w:type="spellStart"/>
      <w:r>
        <w:t>LangSplat</w:t>
      </w:r>
      <w:proofErr w:type="spellEnd"/>
      <w:r>
        <w:t>: 3D Language Gaussian Splatting. CVPR 2024. arXiv:2312.16084.</w:t>
      </w:r>
    </w:p>
    <w:p w14:paraId="0003485E" w14:textId="77777777" w:rsidR="00414517" w:rsidRDefault="00000000">
      <w:r>
        <w:t>11. Ye, M., Danelljan, M., Yu, F., Ke, L. (2024). Gaussian Grouping: Segment and Edit Anything in 3D Scenes. ECCV 2024. arXiv:2312.00732.</w:t>
      </w:r>
    </w:p>
    <w:p w14:paraId="18FBDC7F" w14:textId="77777777" w:rsidR="00414517" w:rsidRDefault="00000000">
      <w:r>
        <w:t>12. Wu, S.C., Wald, J., Tateno, K., Navab, N., Tombari, F. (2021). SceneGraphFusion: Incremental 3D Scene Graph Prediction from RGB-D Sequences. CVPR 2021. arXiv:2103.14898.</w:t>
      </w:r>
    </w:p>
    <w:p w14:paraId="1146BD45" w14:textId="77777777" w:rsidR="00414517" w:rsidRDefault="00000000">
      <w:r>
        <w:t xml:space="preserve">13. Koch, S., Wald, J., Colosi, M., Vaskevicius, N., Hermosilla, P., Tombari, F., Ropinski, T. (2025). </w:t>
      </w:r>
      <w:proofErr w:type="spellStart"/>
      <w:r>
        <w:t>RelationField</w:t>
      </w:r>
      <w:proofErr w:type="spellEnd"/>
      <w:r>
        <w:t>: Relate Anything in Radiance Fields. CVPR 2025. arXiv:2412.13652.</w:t>
      </w:r>
    </w:p>
    <w:p w14:paraId="61D7CC28" w14:textId="77777777" w:rsidR="00414517" w:rsidRDefault="00000000">
      <w:r>
        <w:t>14. Velickovic, P., Cucurull, G., Casanova, A., Romero, A., Lio, P., Bengio, Y. (2018). Graph Attention Networks. ICLR 2018. arXiv:1710.10903.</w:t>
      </w:r>
    </w:p>
    <w:p w14:paraId="2EBFF2B0" w14:textId="77777777" w:rsidR="00414517" w:rsidRDefault="00000000">
      <w:r>
        <w:lastRenderedPageBreak/>
        <w:t>15. Brody, S., Alon, U., Yahav, E. (2022). How Attentive Are Graph Attention Networks? ICLR 2022. arXiv:2105.14491.</w:t>
      </w:r>
    </w:p>
    <w:p w14:paraId="14CE0522" w14:textId="77777777" w:rsidR="00414517" w:rsidRDefault="00000000">
      <w:r>
        <w:t xml:space="preserve">16. Liu, Z., Wang, Y., Vaidya, S., Ruehle, F., Halverson, J., </w:t>
      </w:r>
      <w:proofErr w:type="spellStart"/>
      <w:r>
        <w:t>Soljacic</w:t>
      </w:r>
      <w:proofErr w:type="spellEnd"/>
      <w:r>
        <w:t xml:space="preserve">, M., Hou, T.Y., </w:t>
      </w:r>
      <w:proofErr w:type="spellStart"/>
      <w:r>
        <w:t>Tegmark</w:t>
      </w:r>
      <w:proofErr w:type="spellEnd"/>
      <w:r>
        <w:t>, M. (2024). KAN: Kolmogorov-Arnold Networks. ICLR 2025. arXiv:2404.19756.</w:t>
      </w:r>
    </w:p>
    <w:p w14:paraId="3EA7AFDC" w14:textId="77777777" w:rsidR="00414517" w:rsidRDefault="00000000">
      <w:r>
        <w:t>17. Sen, A., Parida, B.K., Maiti, G., Arya, M., Bondar, D.I. (2026). Geometric Kolmogorov-Arnold Network (GeoKAN). arXiv:2605.06740.</w:t>
      </w:r>
    </w:p>
    <w:p w14:paraId="421261D7" w14:textId="77777777" w:rsidR="00414517" w:rsidRDefault="00000000">
      <w:r>
        <w:t>18. Ridnik, T., Ben-Baruch, E., Zamir, N., Noy, A., Friedman, I., Protter, M., Zelnik-Manor, L. (2021). Asymmetric Loss for Multi-Label Classification. ICCV 2021. arXiv:2009.14119.</w:t>
      </w:r>
    </w:p>
    <w:p w14:paraId="5640438E" w14:textId="77777777" w:rsidR="00414517" w:rsidRDefault="00000000">
      <w:r>
        <w:t>19. Wang, T.J.J., Pehlivan, S., Laaksonen, J. (2020). Tackling the Unannotated: Scene Graph Generation with Bias-Reduced Models. BMVC 2020. arXiv:2008.07832.</w:t>
      </w:r>
    </w:p>
    <w:p w14:paraId="7A6C7F3D" w14:textId="77777777" w:rsidR="00414517" w:rsidRDefault="00000000">
      <w:r>
        <w:t>20. McInnes, L., Healy, J., Astels, S. (2017). hdbscan: Hierarchical Density-Based Clustering. Journal of Open Source Software, 2(11), 205. https://doi.org/10.21105/joss.00205.</w:t>
      </w:r>
    </w:p>
    <w:p w14:paraId="2F5A5381" w14:textId="77777777" w:rsidR="00414517" w:rsidRDefault="00000000">
      <w:r>
        <w:t>21. Cen, J., Fang, J., Yang, C., Xie, L., Zhang, X., Shen, W., Tian, Q. (2025). Segment Any 3D Gaussians. AAAI 2025. arXiv:2312.00860.</w:t>
      </w:r>
    </w:p>
    <w:p w14:paraId="37423795" w14:textId="77777777" w:rsidR="00414517" w:rsidRDefault="00000000">
      <w:r>
        <w:t>22. Yu, R., Yu, W., Wang, X. (2024). KAN or MLP: A Fairer Comparison. arXiv:2407.16674.</w:t>
      </w:r>
    </w:p>
    <w:sectPr w:rsidR="004145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hil Shah" w:date="2026-06-26T16:32:00Z" w:initials="SS">
    <w:p w14:paraId="5D90AD36" w14:textId="016FE8BA" w:rsidR="002643C7" w:rsidRDefault="002643C7">
      <w:pPr>
        <w:pStyle w:val="CommentText"/>
      </w:pPr>
      <w:r>
        <w:rPr>
          <w:rStyle w:val="CommentReference"/>
        </w:rPr>
        <w:annotationRef/>
      </w:r>
      <w:r>
        <w:t>Can you revise the abstract with background and current scenario of 3D scene graphs, their usage, challenges before directly starting with spatial relation prediction?</w:t>
      </w:r>
    </w:p>
  </w:comment>
  <w:comment w:id="1" w:author="Sahil Shah" w:date="2026-06-26T16:34:00Z" w:initials="SS">
    <w:p w14:paraId="64360C29" w14:textId="0071F010" w:rsidR="002643C7" w:rsidRDefault="002643C7">
      <w:pPr>
        <w:pStyle w:val="CommentText"/>
      </w:pPr>
      <w:r>
        <w:rPr>
          <w:rStyle w:val="CommentReference"/>
        </w:rPr>
        <w:annotationRef/>
      </w:r>
      <w:r>
        <w:t>Add here possible use for society and future directions</w:t>
      </w:r>
    </w:p>
  </w:comment>
  <w:comment w:id="45" w:author="Sahil Shah" w:date="2026-06-26T16:42:00Z" w:initials="SS">
    <w:p w14:paraId="1B1FDAB8" w14:textId="34DEAFB5" w:rsidR="00993717" w:rsidRDefault="00993717">
      <w:pPr>
        <w:pStyle w:val="CommentText"/>
      </w:pPr>
      <w:r>
        <w:rPr>
          <w:rStyle w:val="CommentReference"/>
        </w:rPr>
        <w:annotationRef/>
      </w:r>
      <w:r>
        <w:t>Replace paper by study or work everywhere</w:t>
      </w:r>
    </w:p>
  </w:comment>
  <w:comment w:id="4" w:author="Sahil Shah" w:date="2026-06-26T16:34:00Z" w:initials="SS">
    <w:p w14:paraId="43112C5C" w14:textId="03C7B9BD" w:rsidR="002643C7" w:rsidRDefault="002643C7">
      <w:pPr>
        <w:pStyle w:val="CommentText"/>
      </w:pPr>
      <w:r>
        <w:rPr>
          <w:rStyle w:val="CommentReference"/>
        </w:rPr>
        <w:annotationRef/>
      </w:r>
      <w:r>
        <w:t xml:space="preserve">At the last paragraph mention about key contributions </w:t>
      </w:r>
      <w:proofErr w:type="spellStart"/>
      <w:r>
        <w:t>bulletwise</w:t>
      </w:r>
      <w:proofErr w:type="spellEnd"/>
      <w:r>
        <w:t>, do not report results here</w:t>
      </w:r>
    </w:p>
  </w:comment>
  <w:comment w:id="67" w:author="Sahil Shah" w:date="2026-06-26T16:43:00Z" w:initials="SS">
    <w:p w14:paraId="0BAE085A" w14:textId="19C7FFCE" w:rsidR="00993717" w:rsidRDefault="00993717">
      <w:pPr>
        <w:pStyle w:val="CommentText"/>
      </w:pPr>
      <w:r>
        <w:rPr>
          <w:rStyle w:val="CommentReference"/>
        </w:rPr>
        <w:annotationRef/>
      </w:r>
      <w:r>
        <w:t>Can we include a table with summary of existing works: ref. technique, performance, challenges etc. as columns</w:t>
      </w:r>
    </w:p>
  </w:comment>
  <w:comment w:id="68" w:author="Sahil Shah" w:date="2026-06-26T16:35:00Z" w:initials="SS">
    <w:p w14:paraId="3F912A0C" w14:textId="46A92974" w:rsidR="002643C7" w:rsidRDefault="002643C7">
      <w:pPr>
        <w:pStyle w:val="CommentText"/>
      </w:pPr>
      <w:r>
        <w:rPr>
          <w:rStyle w:val="CommentReference"/>
        </w:rPr>
        <w:annotationRef/>
      </w:r>
      <w:r>
        <w:t>This section can be merged with introduction last paragraph after key contributions</w:t>
      </w:r>
    </w:p>
  </w:comment>
  <w:comment w:id="69" w:author="Sahil Shah" w:date="2026-06-26T16:36:00Z" w:initials="SS">
    <w:p w14:paraId="30524A4E" w14:textId="46A61D67" w:rsidR="002643C7" w:rsidRDefault="002643C7">
      <w:pPr>
        <w:pStyle w:val="CommentText"/>
      </w:pPr>
      <w:r>
        <w:rPr>
          <w:rStyle w:val="CommentReference"/>
        </w:rPr>
        <w:annotationRef/>
      </w:r>
      <w:r>
        <w:t>Can we add dataset details in tabular format</w:t>
      </w:r>
    </w:p>
  </w:comment>
  <w:comment w:id="70" w:author="Sahil Shah" w:date="2026-06-26T16:37:00Z" w:initials="SS">
    <w:p w14:paraId="6354C55C" w14:textId="790DE8AC" w:rsidR="002643C7" w:rsidRDefault="002643C7">
      <w:pPr>
        <w:pStyle w:val="CommentText"/>
      </w:pPr>
      <w:r>
        <w:rPr>
          <w:rStyle w:val="CommentReference"/>
        </w:rPr>
        <w:annotationRef/>
      </w:r>
      <w:r>
        <w:t>Change/enhance visibility of this diagram</w:t>
      </w:r>
    </w:p>
  </w:comment>
  <w:comment w:id="71" w:author="Sahil Shah" w:date="2026-06-26T16:37:00Z" w:initials="SS">
    <w:p w14:paraId="23E374AB" w14:textId="13A31E16" w:rsidR="002643C7" w:rsidRDefault="002643C7">
      <w:pPr>
        <w:pStyle w:val="CommentText"/>
      </w:pPr>
      <w:r>
        <w:rPr>
          <w:rStyle w:val="CommentReference"/>
        </w:rPr>
        <w:annotationRef/>
      </w:r>
      <w:r>
        <w:t>Reference??</w:t>
      </w:r>
    </w:p>
  </w:comment>
  <w:comment w:id="72" w:author="Sahil Shah" w:date="2026-06-26T16:38:00Z" w:initials="SS">
    <w:p w14:paraId="17A3ADC7" w14:textId="25C6E896" w:rsidR="002643C7" w:rsidRDefault="002643C7">
      <w:pPr>
        <w:pStyle w:val="CommentText"/>
      </w:pPr>
      <w:r>
        <w:rPr>
          <w:rStyle w:val="CommentReference"/>
        </w:rPr>
        <w:annotationRef/>
      </w:r>
      <w:r>
        <w:t>Figure is not readable, revise, ensure in. 300 dpi</w:t>
      </w:r>
    </w:p>
  </w:comment>
  <w:comment w:id="73" w:author="Sahil Shah" w:date="2026-06-26T16:38:00Z" w:initials="SS">
    <w:p w14:paraId="3D5257AE" w14:textId="6A10721B" w:rsidR="002643C7" w:rsidRDefault="002643C7">
      <w:pPr>
        <w:pStyle w:val="CommentText"/>
      </w:pPr>
      <w:r>
        <w:rPr>
          <w:rStyle w:val="CommentReference"/>
        </w:rPr>
        <w:annotationRef/>
      </w:r>
      <w:r>
        <w:t>Figure captions should be below figure and table captions should be above tables, enhance figure quality</w:t>
      </w:r>
    </w:p>
  </w:comment>
  <w:comment w:id="76" w:author="Sahil Shah" w:date="2026-06-26T16:45:00Z" w:initials="SS">
    <w:p w14:paraId="3DAA4F7B" w14:textId="438186F1" w:rsidR="00993717" w:rsidRDefault="00993717">
      <w:pPr>
        <w:pStyle w:val="CommentText"/>
      </w:pPr>
      <w:r>
        <w:rPr>
          <w:rStyle w:val="CommentReference"/>
        </w:rPr>
        <w:annotationRef/>
      </w:r>
      <w:r>
        <w:t>Include results of proposed method for comparative analysis</w:t>
      </w:r>
    </w:p>
  </w:comment>
  <w:comment w:id="77" w:author="Sahil Shah" w:date="2026-06-26T16:45:00Z" w:initials="SS">
    <w:p w14:paraId="2ED34A2C" w14:textId="3FB809B4" w:rsidR="00993717" w:rsidRDefault="00993717">
      <w:pPr>
        <w:pStyle w:val="CommentText"/>
      </w:pPr>
      <w:r>
        <w:rPr>
          <w:rStyle w:val="CommentReference"/>
        </w:rPr>
        <w:annotationRef/>
      </w:r>
      <w:proofErr w:type="spellStart"/>
      <w:r>
        <w:t>Logicsplat</w:t>
      </w:r>
      <w:proofErr w:type="spellEnd"/>
      <w:r>
        <w:t xml:space="preserve"> results?</w:t>
      </w:r>
    </w:p>
  </w:comment>
  <w:comment w:id="78" w:author="Sahil Shah" w:date="2026-06-26T16:41:00Z" w:initials="SS">
    <w:p w14:paraId="4ABC8679" w14:textId="29444E6E" w:rsidR="002643C7" w:rsidRDefault="002643C7">
      <w:pPr>
        <w:pStyle w:val="CommentText"/>
      </w:pPr>
      <w:r>
        <w:rPr>
          <w:rStyle w:val="CommentReference"/>
        </w:rPr>
        <w:annotationRef/>
      </w:r>
      <w:r>
        <w:t>Can we add snapshot for sample input images, 3d scenes and prediction sequence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90AD36" w15:done="0"/>
  <w15:commentEx w15:paraId="64360C29" w15:done="0"/>
  <w15:commentEx w15:paraId="1B1FDAB8" w15:done="0"/>
  <w15:commentEx w15:paraId="43112C5C" w15:done="0"/>
  <w15:commentEx w15:paraId="0BAE085A" w15:done="0"/>
  <w15:commentEx w15:paraId="3F912A0C" w15:done="0"/>
  <w15:commentEx w15:paraId="30524A4E" w15:done="0"/>
  <w15:commentEx w15:paraId="6354C55C" w15:done="0"/>
  <w15:commentEx w15:paraId="23E374AB" w15:done="0"/>
  <w15:commentEx w15:paraId="17A3ADC7" w15:done="0"/>
  <w15:commentEx w15:paraId="3D5257AE" w15:done="0"/>
  <w15:commentEx w15:paraId="3DAA4F7B" w15:done="0"/>
  <w15:commentEx w15:paraId="2ED34A2C" w15:done="0"/>
  <w15:commentEx w15:paraId="4ABC86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6CCA7F" w16cex:dateUtc="2026-06-26T11:02:00Z"/>
  <w16cex:commentExtensible w16cex:durableId="6A3708C7" w16cex:dateUtc="2026-06-26T11:04:00Z"/>
  <w16cex:commentExtensible w16cex:durableId="124C9A5D" w16cex:dateUtc="2026-06-26T11:12:00Z"/>
  <w16cex:commentExtensible w16cex:durableId="4A260480" w16cex:dateUtc="2026-06-26T11:04:00Z"/>
  <w16cex:commentExtensible w16cex:durableId="6116B205" w16cex:dateUtc="2026-06-26T11:13:00Z"/>
  <w16cex:commentExtensible w16cex:durableId="6EA26653" w16cex:dateUtc="2026-06-26T11:05:00Z"/>
  <w16cex:commentExtensible w16cex:durableId="762B351A" w16cex:dateUtc="2026-06-26T11:06:00Z"/>
  <w16cex:commentExtensible w16cex:durableId="64B1E032" w16cex:dateUtc="2026-06-26T11:07:00Z"/>
  <w16cex:commentExtensible w16cex:durableId="6854DA20" w16cex:dateUtc="2026-06-26T11:07:00Z"/>
  <w16cex:commentExtensible w16cex:durableId="155D1A18" w16cex:dateUtc="2026-06-26T11:08:00Z"/>
  <w16cex:commentExtensible w16cex:durableId="6D5796C6" w16cex:dateUtc="2026-06-26T11:08:00Z"/>
  <w16cex:commentExtensible w16cex:durableId="7EA49CFD" w16cex:dateUtc="2026-06-26T11:15:00Z"/>
  <w16cex:commentExtensible w16cex:durableId="70FCA9F3" w16cex:dateUtc="2026-06-26T11:15:00Z"/>
  <w16cex:commentExtensible w16cex:durableId="42CE988A" w16cex:dateUtc="2026-06-26T1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90AD36" w16cid:durableId="676CCA7F"/>
  <w16cid:commentId w16cid:paraId="64360C29" w16cid:durableId="6A3708C7"/>
  <w16cid:commentId w16cid:paraId="1B1FDAB8" w16cid:durableId="124C9A5D"/>
  <w16cid:commentId w16cid:paraId="43112C5C" w16cid:durableId="4A260480"/>
  <w16cid:commentId w16cid:paraId="0BAE085A" w16cid:durableId="6116B205"/>
  <w16cid:commentId w16cid:paraId="3F912A0C" w16cid:durableId="6EA26653"/>
  <w16cid:commentId w16cid:paraId="30524A4E" w16cid:durableId="762B351A"/>
  <w16cid:commentId w16cid:paraId="6354C55C" w16cid:durableId="64B1E032"/>
  <w16cid:commentId w16cid:paraId="23E374AB" w16cid:durableId="6854DA20"/>
  <w16cid:commentId w16cid:paraId="17A3ADC7" w16cid:durableId="155D1A18"/>
  <w16cid:commentId w16cid:paraId="3D5257AE" w16cid:durableId="6D5796C6"/>
  <w16cid:commentId w16cid:paraId="3DAA4F7B" w16cid:durableId="7EA49CFD"/>
  <w16cid:commentId w16cid:paraId="2ED34A2C" w16cid:durableId="70FCA9F3"/>
  <w16cid:commentId w16cid:paraId="4ABC8679" w16cid:durableId="42CE98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B7839"/>
    <w:multiLevelType w:val="multilevel"/>
    <w:tmpl w:val="0EA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562A22"/>
    <w:multiLevelType w:val="multilevel"/>
    <w:tmpl w:val="1A9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598144">
    <w:abstractNumId w:val="0"/>
  </w:num>
  <w:num w:numId="2" w16cid:durableId="13256289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hil Shah">
    <w15:presenceInfo w15:providerId="AD" w15:userId="S::sahil@sig.ac.in::0d239231-a554-42df-ac7e-945f332448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82"/>
    <w:rsid w:val="00007D47"/>
    <w:rsid w:val="000F6F94"/>
    <w:rsid w:val="00140484"/>
    <w:rsid w:val="00153293"/>
    <w:rsid w:val="001A06CC"/>
    <w:rsid w:val="002643C7"/>
    <w:rsid w:val="00303D3C"/>
    <w:rsid w:val="003475C3"/>
    <w:rsid w:val="00414517"/>
    <w:rsid w:val="004E657A"/>
    <w:rsid w:val="007E2F32"/>
    <w:rsid w:val="00916B20"/>
    <w:rsid w:val="00993717"/>
    <w:rsid w:val="00A02FDB"/>
    <w:rsid w:val="00A75448"/>
    <w:rsid w:val="00B2099A"/>
    <w:rsid w:val="00CF7C73"/>
    <w:rsid w:val="00D813D9"/>
    <w:rsid w:val="00DC2793"/>
    <w:rsid w:val="00E34F44"/>
    <w:rsid w:val="00E6590D"/>
    <w:rsid w:val="00F33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9764"/>
  <w15:chartTrackingRefBased/>
  <w15:docId w15:val="{236C0D84-8B00-4EA0-9ED7-36DEC3E56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82"/>
    <w:rPr>
      <w:rFonts w:eastAsiaTheme="majorEastAsia" w:cstheme="majorBidi"/>
      <w:color w:val="272727" w:themeColor="text1" w:themeTint="D8"/>
    </w:rPr>
  </w:style>
  <w:style w:type="paragraph" w:styleId="Title">
    <w:name w:val="Title"/>
    <w:basedOn w:val="Normal"/>
    <w:next w:val="Normal"/>
    <w:link w:val="TitleChar"/>
    <w:uiPriority w:val="10"/>
    <w:qFormat/>
    <w:rsid w:val="00F33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482"/>
    <w:pPr>
      <w:spacing w:before="160"/>
      <w:jc w:val="center"/>
    </w:pPr>
    <w:rPr>
      <w:i/>
      <w:iCs/>
      <w:color w:val="404040" w:themeColor="text1" w:themeTint="BF"/>
    </w:rPr>
  </w:style>
  <w:style w:type="character" w:customStyle="1" w:styleId="QuoteChar">
    <w:name w:val="Quote Char"/>
    <w:basedOn w:val="DefaultParagraphFont"/>
    <w:link w:val="Quote"/>
    <w:uiPriority w:val="29"/>
    <w:rsid w:val="00F33482"/>
    <w:rPr>
      <w:i/>
      <w:iCs/>
      <w:color w:val="404040" w:themeColor="text1" w:themeTint="BF"/>
    </w:rPr>
  </w:style>
  <w:style w:type="paragraph" w:styleId="ListParagraph">
    <w:name w:val="List Paragraph"/>
    <w:basedOn w:val="Normal"/>
    <w:uiPriority w:val="34"/>
    <w:qFormat/>
    <w:rsid w:val="00F33482"/>
    <w:pPr>
      <w:ind w:left="720"/>
      <w:contextualSpacing/>
    </w:pPr>
  </w:style>
  <w:style w:type="character" w:styleId="IntenseEmphasis">
    <w:name w:val="Intense Emphasis"/>
    <w:basedOn w:val="DefaultParagraphFont"/>
    <w:uiPriority w:val="21"/>
    <w:qFormat/>
    <w:rsid w:val="00F33482"/>
    <w:rPr>
      <w:i/>
      <w:iCs/>
      <w:color w:val="0F4761" w:themeColor="accent1" w:themeShade="BF"/>
    </w:rPr>
  </w:style>
  <w:style w:type="paragraph" w:styleId="IntenseQuote">
    <w:name w:val="Intense Quote"/>
    <w:basedOn w:val="Normal"/>
    <w:next w:val="Normal"/>
    <w:link w:val="IntenseQuoteChar"/>
    <w:uiPriority w:val="30"/>
    <w:qFormat/>
    <w:rsid w:val="00F33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482"/>
    <w:rPr>
      <w:i/>
      <w:iCs/>
      <w:color w:val="0F4761" w:themeColor="accent1" w:themeShade="BF"/>
    </w:rPr>
  </w:style>
  <w:style w:type="character" w:styleId="IntenseReference">
    <w:name w:val="Intense Reference"/>
    <w:basedOn w:val="DefaultParagraphFont"/>
    <w:uiPriority w:val="32"/>
    <w:qFormat/>
    <w:rsid w:val="00F33482"/>
    <w:rPr>
      <w:b/>
      <w:bCs/>
      <w:smallCaps/>
      <w:color w:val="0F4761" w:themeColor="accent1" w:themeShade="BF"/>
      <w:spacing w:val="5"/>
    </w:rPr>
  </w:style>
  <w:style w:type="character" w:styleId="Hyperlink">
    <w:name w:val="Hyperlink"/>
    <w:basedOn w:val="DefaultParagraphFont"/>
    <w:uiPriority w:val="99"/>
    <w:unhideWhenUsed/>
    <w:rsid w:val="00F33482"/>
    <w:rPr>
      <w:color w:val="467886" w:themeColor="hyperlink"/>
      <w:u w:val="single"/>
    </w:rPr>
  </w:style>
  <w:style w:type="character" w:styleId="UnresolvedMention">
    <w:name w:val="Unresolved Mention"/>
    <w:basedOn w:val="DefaultParagraphFont"/>
    <w:uiPriority w:val="99"/>
    <w:semiHidden/>
    <w:unhideWhenUsed/>
    <w:rsid w:val="00F33482"/>
    <w:rPr>
      <w:color w:val="605E5C"/>
      <w:shd w:val="clear" w:color="auto" w:fill="E1DFDD"/>
    </w:rPr>
  </w:style>
  <w:style w:type="table" w:styleId="TableGrid">
    <w:name w:val="Table Grid"/>
    <w:basedOn w:val="TableNormal"/>
    <w:uiPriority w:val="39"/>
    <w:rsid w:val="00A75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643C7"/>
    <w:pPr>
      <w:spacing w:after="0" w:line="240" w:lineRule="auto"/>
    </w:pPr>
  </w:style>
  <w:style w:type="character" w:styleId="CommentReference">
    <w:name w:val="annotation reference"/>
    <w:basedOn w:val="DefaultParagraphFont"/>
    <w:uiPriority w:val="99"/>
    <w:semiHidden/>
    <w:unhideWhenUsed/>
    <w:rsid w:val="002643C7"/>
    <w:rPr>
      <w:sz w:val="16"/>
      <w:szCs w:val="16"/>
    </w:rPr>
  </w:style>
  <w:style w:type="paragraph" w:styleId="CommentText">
    <w:name w:val="annotation text"/>
    <w:basedOn w:val="Normal"/>
    <w:link w:val="CommentTextChar"/>
    <w:uiPriority w:val="99"/>
    <w:semiHidden/>
    <w:unhideWhenUsed/>
    <w:rsid w:val="002643C7"/>
    <w:pPr>
      <w:spacing w:line="240" w:lineRule="auto"/>
    </w:pPr>
    <w:rPr>
      <w:sz w:val="20"/>
      <w:szCs w:val="20"/>
    </w:rPr>
  </w:style>
  <w:style w:type="character" w:customStyle="1" w:styleId="CommentTextChar">
    <w:name w:val="Comment Text Char"/>
    <w:basedOn w:val="DefaultParagraphFont"/>
    <w:link w:val="CommentText"/>
    <w:uiPriority w:val="99"/>
    <w:semiHidden/>
    <w:rsid w:val="002643C7"/>
    <w:rPr>
      <w:sz w:val="20"/>
      <w:szCs w:val="20"/>
    </w:rPr>
  </w:style>
  <w:style w:type="paragraph" w:styleId="CommentSubject">
    <w:name w:val="annotation subject"/>
    <w:basedOn w:val="CommentText"/>
    <w:next w:val="CommentText"/>
    <w:link w:val="CommentSubjectChar"/>
    <w:uiPriority w:val="99"/>
    <w:semiHidden/>
    <w:unhideWhenUsed/>
    <w:rsid w:val="002643C7"/>
    <w:rPr>
      <w:b/>
      <w:bCs/>
    </w:rPr>
  </w:style>
  <w:style w:type="character" w:customStyle="1" w:styleId="CommentSubjectChar">
    <w:name w:val="Comment Subject Char"/>
    <w:basedOn w:val="CommentTextChar"/>
    <w:link w:val="CommentSubject"/>
    <w:uiPriority w:val="99"/>
    <w:semiHidden/>
    <w:rsid w:val="002643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ahil@sig.ac.in" TargetMode="External"/><Relationship Id="rId11" Type="http://schemas.openxmlformats.org/officeDocument/2006/relationships/image" Target="media/image1.png"/><Relationship Id="rId5" Type="http://schemas.openxmlformats.org/officeDocument/2006/relationships/hyperlink" Target="mailto:debjyotiashu66@gmail.com" TargetMode="External"/><Relationship Id="rId15" Type="http://schemas.openxmlformats.org/officeDocument/2006/relationships/image" Target="media/image5.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494</TotalTime>
  <Pages>32</Pages>
  <Words>11199</Words>
  <Characters>63835</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debjyoti7787@outlook.com</dc:creator>
  <cp:keywords/>
  <dc:description/>
  <cp:lastModifiedBy>Sahil Shah</cp:lastModifiedBy>
  <cp:revision>8</cp:revision>
  <dcterms:created xsi:type="dcterms:W3CDTF">2026-06-20T09:46:00Z</dcterms:created>
  <dcterms:modified xsi:type="dcterms:W3CDTF">2026-06-26T11:15:00Z</dcterms:modified>
</cp:coreProperties>
</file>